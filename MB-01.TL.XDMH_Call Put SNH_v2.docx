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LXDMHTable0"/>
        <w:tblW w:w="5000" w:type="pct"/>
        <w:tblLook w:val="04A0" w:firstRow="1" w:lastRow="0" w:firstColumn="1" w:lastColumn="0" w:noHBand="0" w:noVBand="1"/>
      </w:tblPr>
      <w:tblGrid>
        <w:gridCol w:w="1275"/>
        <w:gridCol w:w="426"/>
        <w:gridCol w:w="5813"/>
        <w:gridCol w:w="1651"/>
        <w:gridCol w:w="229"/>
        <w:gridCol w:w="1095"/>
      </w:tblGrid>
      <w:tr w:rsidR="00402CE6" w:rsidRPr="00F84A52" w14:paraId="4797C173" w14:textId="77777777" w:rsidTr="00756E23">
        <w:tc>
          <w:tcPr>
            <w:tcW w:w="5000" w:type="pct"/>
            <w:gridSpan w:val="6"/>
            <w:tcBorders>
              <w:top w:val="nil"/>
              <w:bottom w:val="nil"/>
            </w:tcBorders>
          </w:tcPr>
          <w:p w14:paraId="42C98247" w14:textId="58808F60" w:rsidR="00402CE6" w:rsidRPr="00EC6E2F" w:rsidRDefault="00F47D4F" w:rsidP="003F4856">
            <w:pPr>
              <w:pStyle w:val="Title"/>
              <w:jc w:val="center"/>
              <w:rPr>
                <w:rFonts w:ascii="Times New Roman" w:hAnsi="Times New Roman" w:cs="Times New Roman"/>
                <w:b/>
                <w:sz w:val="22"/>
                <w:szCs w:val="22"/>
                <w:lang w:val="es-NI"/>
              </w:rPr>
            </w:pPr>
            <w:bookmarkStart w:id="0" w:name="_Toc513462488"/>
            <w:bookmarkStart w:id="1" w:name="_Toc198024668"/>
            <w:r>
              <w:rPr>
                <w:rFonts w:ascii="Times New Roman" w:hAnsi="Times New Roman" w:cs="Times New Roman"/>
                <w:b/>
                <w:sz w:val="22"/>
                <w:szCs w:val="22"/>
                <w:lang w:val="es-NI"/>
              </w:rPr>
              <w:t xml:space="preserve"> </w:t>
            </w:r>
            <w:r w:rsidR="00402CE6" w:rsidRPr="00EC6E2F">
              <w:rPr>
                <w:rFonts w:ascii="Times New Roman" w:hAnsi="Times New Roman" w:cs="Times New Roman"/>
                <w:b/>
                <w:sz w:val="22"/>
                <w:szCs w:val="22"/>
                <w:lang w:val="es-NI"/>
              </w:rPr>
              <w:t>PHỤ LỤC MB-01: MẪU TÀI LIỆU KỸ THUẬT MÔ HÌNH (MODEL DOCUMENTATION)</w:t>
            </w:r>
            <w:bookmarkEnd w:id="0"/>
            <w:bookmarkEnd w:id="1"/>
          </w:p>
        </w:tc>
      </w:tr>
      <w:tr w:rsidR="00402CE6" w:rsidRPr="00F84A52" w14:paraId="77A19D4A" w14:textId="77777777" w:rsidTr="00FE1FC5">
        <w:tc>
          <w:tcPr>
            <w:tcW w:w="811" w:type="pct"/>
            <w:gridSpan w:val="2"/>
            <w:vMerge w:val="restart"/>
            <w:tcBorders>
              <w:top w:val="nil"/>
              <w:bottom w:val="nil"/>
            </w:tcBorders>
          </w:tcPr>
          <w:p w14:paraId="23E52295" w14:textId="77777777" w:rsidR="00402CE6" w:rsidRPr="00F84A52" w:rsidRDefault="00402CE6" w:rsidP="00027B2E">
            <w:pPr>
              <w:rPr>
                <w:lang w:val="es-NI"/>
              </w:rPr>
            </w:pPr>
            <w:r>
              <w:rPr>
                <w:noProof/>
              </w:rPr>
              <w:drawing>
                <wp:anchor distT="0" distB="0" distL="114300" distR="114300" simplePos="0" relativeHeight="251658240" behindDoc="1" locked="0" layoutInCell="1" allowOverlap="1" wp14:anchorId="290AA67A" wp14:editId="18A160BA">
                  <wp:simplePos x="0" y="0"/>
                  <wp:positionH relativeFrom="column">
                    <wp:posOffset>-48895</wp:posOffset>
                  </wp:positionH>
                  <wp:positionV relativeFrom="paragraph">
                    <wp:posOffset>23495</wp:posOffset>
                  </wp:positionV>
                  <wp:extent cx="1137285" cy="380365"/>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7285" cy="380365"/>
                          </a:xfrm>
                          <a:prstGeom prst="rect">
                            <a:avLst/>
                          </a:prstGeom>
                          <a:noFill/>
                        </pic:spPr>
                      </pic:pic>
                    </a:graphicData>
                  </a:graphic>
                  <wp14:sizeRelH relativeFrom="page">
                    <wp14:pctWidth>0</wp14:pctWidth>
                  </wp14:sizeRelH>
                  <wp14:sizeRelV relativeFrom="page">
                    <wp14:pctHeight>0</wp14:pctHeight>
                  </wp14:sizeRelV>
                </wp:anchor>
              </w:drawing>
            </w:r>
          </w:p>
        </w:tc>
        <w:tc>
          <w:tcPr>
            <w:tcW w:w="3667" w:type="pct"/>
            <w:gridSpan w:val="3"/>
            <w:tcBorders>
              <w:top w:val="nil"/>
              <w:bottom w:val="nil"/>
            </w:tcBorders>
          </w:tcPr>
          <w:p w14:paraId="286C84BF" w14:textId="66BC3947" w:rsidR="00402CE6" w:rsidRPr="003F4856" w:rsidRDefault="00402CE6" w:rsidP="00027B2E">
            <w:pPr>
              <w:rPr>
                <w:rFonts w:eastAsia="Arial"/>
                <w:i/>
                <w:lang w:val="vi-VN"/>
              </w:rPr>
            </w:pPr>
            <w:r w:rsidRPr="003F4856">
              <w:rPr>
                <w:i/>
                <w:lang w:val="es-NI"/>
              </w:rPr>
              <w:t xml:space="preserve">(ban hành kèm theo Quy định </w:t>
            </w:r>
            <w:r w:rsidR="00940F1A" w:rsidRPr="003F4856">
              <w:rPr>
                <w:i/>
                <w:lang w:val="es-NI"/>
              </w:rPr>
              <w:t>số 469</w:t>
            </w:r>
            <w:r w:rsidRPr="003F4856">
              <w:rPr>
                <w:i/>
                <w:lang w:val="es-NI"/>
              </w:rPr>
              <w:t xml:space="preserve">/QĐ-VCB-QLRRTH </w:t>
            </w:r>
            <w:r w:rsidR="00940F1A" w:rsidRPr="003F4856">
              <w:rPr>
                <w:i/>
                <w:lang w:val="es-NI"/>
              </w:rPr>
              <w:t>ngày 15/03</w:t>
            </w:r>
            <w:r w:rsidRPr="003F4856">
              <w:rPr>
                <w:i/>
                <w:lang w:val="es-NI"/>
              </w:rPr>
              <w:t>/</w:t>
            </w:r>
            <w:r w:rsidR="00940F1A" w:rsidRPr="003F4856">
              <w:rPr>
                <w:i/>
                <w:lang w:val="es-NI"/>
              </w:rPr>
              <w:t xml:space="preserve">2022 </w:t>
            </w:r>
            <w:r w:rsidRPr="003F4856">
              <w:rPr>
                <w:i/>
                <w:lang w:val="es-NI"/>
              </w:rPr>
              <w:t>về Hướng dẫn quản lý rủi ro mô hình của VCB</w:t>
            </w:r>
            <w:r w:rsidRPr="003F4856">
              <w:rPr>
                <w:i/>
                <w:lang w:val="vi-VN"/>
              </w:rPr>
              <w:t>)</w:t>
            </w:r>
          </w:p>
        </w:tc>
        <w:tc>
          <w:tcPr>
            <w:tcW w:w="522" w:type="pct"/>
            <w:tcBorders>
              <w:top w:val="nil"/>
              <w:bottom w:val="nil"/>
            </w:tcBorders>
          </w:tcPr>
          <w:p w14:paraId="662D6C53" w14:textId="77777777" w:rsidR="00402CE6" w:rsidRPr="00F84A52" w:rsidRDefault="00402CE6" w:rsidP="00027B2E">
            <w:pPr>
              <w:rPr>
                <w:i/>
              </w:rPr>
            </w:pPr>
            <w:r w:rsidRPr="00F84A52">
              <w:t>Mẫu 1.0</w:t>
            </w:r>
          </w:p>
        </w:tc>
      </w:tr>
      <w:tr w:rsidR="00402CE6" w:rsidRPr="00F84A52" w14:paraId="3715987E" w14:textId="77777777" w:rsidTr="00FE1FC5">
        <w:trPr>
          <w:trHeight w:val="470"/>
        </w:trPr>
        <w:tc>
          <w:tcPr>
            <w:tcW w:w="811" w:type="pct"/>
            <w:gridSpan w:val="2"/>
            <w:vMerge/>
            <w:tcBorders>
              <w:top w:val="nil"/>
              <w:bottom w:val="dotted" w:sz="4" w:space="0" w:color="auto"/>
            </w:tcBorders>
          </w:tcPr>
          <w:p w14:paraId="0E1C2ABA" w14:textId="77777777" w:rsidR="00402CE6" w:rsidRPr="00F84A52" w:rsidRDefault="00402CE6" w:rsidP="00027B2E"/>
        </w:tc>
        <w:tc>
          <w:tcPr>
            <w:tcW w:w="4189" w:type="pct"/>
            <w:gridSpan w:val="4"/>
            <w:tcBorders>
              <w:top w:val="nil"/>
              <w:bottom w:val="dotted" w:sz="4" w:space="0" w:color="auto"/>
            </w:tcBorders>
          </w:tcPr>
          <w:p w14:paraId="699FEB5F" w14:textId="6ABD7C24" w:rsidR="00402CE6" w:rsidRPr="00F84A52" w:rsidRDefault="00402CE6" w:rsidP="00027B2E"/>
        </w:tc>
      </w:tr>
      <w:tr w:rsidR="00402CE6" w:rsidRPr="00F84A52" w14:paraId="5EEC4472" w14:textId="77777777" w:rsidTr="00FE1FC5">
        <w:trPr>
          <w:trHeight w:val="417"/>
        </w:trPr>
        <w:tc>
          <w:tcPr>
            <w:tcW w:w="608" w:type="pct"/>
            <w:tcBorders>
              <w:top w:val="dotted" w:sz="4" w:space="0" w:color="auto"/>
            </w:tcBorders>
          </w:tcPr>
          <w:p w14:paraId="5287F2B6" w14:textId="77777777" w:rsidR="00402CE6" w:rsidRPr="00193544" w:rsidRDefault="00402CE6" w:rsidP="00027B2E">
            <w:pPr>
              <w:rPr>
                <w:b/>
                <w:lang w:eastAsia="zh-TW"/>
              </w:rPr>
            </w:pPr>
            <w:r w:rsidRPr="00193544">
              <w:rPr>
                <w:b/>
                <w:lang w:eastAsia="zh-TW"/>
              </w:rPr>
              <w:t>TÊN MÔ HÌNH</w:t>
            </w:r>
          </w:p>
        </w:tc>
        <w:tc>
          <w:tcPr>
            <w:tcW w:w="2974" w:type="pct"/>
            <w:gridSpan w:val="2"/>
            <w:tcBorders>
              <w:top w:val="dotted" w:sz="4" w:space="0" w:color="auto"/>
            </w:tcBorders>
          </w:tcPr>
          <w:p w14:paraId="44772142" w14:textId="6D5BF732" w:rsidR="00402CE6" w:rsidRPr="00FE1FC5" w:rsidRDefault="00FE1FC5" w:rsidP="00FE1FC5">
            <w:pPr>
              <w:rPr>
                <w:rFonts w:cs="Times New Roman"/>
                <w:b/>
                <w:bCs/>
                <w:szCs w:val="24"/>
                <w:lang w:eastAsia="zh-TW"/>
              </w:rPr>
            </w:pPr>
            <w:r w:rsidRPr="00FE1FC5">
              <w:rPr>
                <w:b/>
                <w:bCs/>
                <w:lang w:val="vi-VN"/>
              </w:rPr>
              <w:t xml:space="preserve">MÔ HÌNH ĐỊNH GIÁ QUYỀN CHỌN </w:t>
            </w:r>
            <w:del w:id="2" w:author="Quant Department - HO" w:date="2026-09-04T15:26:00Z" w16du:dateUtc="2026-09-04T08:26:00Z">
              <w:r w:rsidRPr="00FE1FC5" w:rsidDel="00933F24">
                <w:rPr>
                  <w:b/>
                  <w:bCs/>
                  <w:lang w:val="vi-VN"/>
                </w:rPr>
                <w:delText xml:space="preserve">CALL/PUT </w:delText>
              </w:r>
            </w:del>
            <w:r w:rsidRPr="00FE1FC5">
              <w:rPr>
                <w:b/>
                <w:bCs/>
                <w:lang w:val="vi-VN"/>
              </w:rPr>
              <w:t>ĐÍNH KÈM TRONG CHỨNG KHOÁN ĐẦU TƯ VÀ GIẤY TỜ CÓ GIÁ VCB PHÁT HÀNH TRÊN SỔ NGÂN HÀNG</w:t>
            </w:r>
          </w:p>
        </w:tc>
        <w:tc>
          <w:tcPr>
            <w:tcW w:w="787" w:type="pct"/>
            <w:tcBorders>
              <w:top w:val="dotted" w:sz="4" w:space="0" w:color="auto"/>
            </w:tcBorders>
          </w:tcPr>
          <w:p w14:paraId="2943C575" w14:textId="77777777" w:rsidR="00402CE6" w:rsidRPr="00193544" w:rsidRDefault="00402CE6" w:rsidP="00027B2E">
            <w:pPr>
              <w:rPr>
                <w:b/>
                <w:lang w:eastAsia="zh-TW"/>
              </w:rPr>
            </w:pPr>
            <w:r w:rsidRPr="00193544">
              <w:rPr>
                <w:b/>
                <w:lang w:eastAsia="zh-TW"/>
              </w:rPr>
              <w:t>MÃ HIỆU MÔ HÌNH (nếu có)</w:t>
            </w:r>
          </w:p>
        </w:tc>
        <w:tc>
          <w:tcPr>
            <w:tcW w:w="631" w:type="pct"/>
            <w:gridSpan w:val="2"/>
            <w:tcBorders>
              <w:top w:val="dotted" w:sz="4" w:space="0" w:color="auto"/>
            </w:tcBorders>
          </w:tcPr>
          <w:p w14:paraId="27FAE33C" w14:textId="472088C8" w:rsidR="00402CE6" w:rsidRPr="00F84A52" w:rsidRDefault="00402CE6" w:rsidP="000E066D">
            <w:pPr>
              <w:rPr>
                <w:lang w:eastAsia="zh-TW"/>
              </w:rPr>
            </w:pPr>
          </w:p>
        </w:tc>
      </w:tr>
    </w:tbl>
    <w:p w14:paraId="530DC6D9" w14:textId="5292580F" w:rsidR="00193544" w:rsidRDefault="00193544">
      <w:pPr>
        <w:spacing w:before="60" w:after="60" w:line="288" w:lineRule="auto"/>
      </w:pPr>
      <w:r>
        <w:br w:type="page"/>
      </w:r>
    </w:p>
    <w:p w14:paraId="4D6C0300" w14:textId="77777777" w:rsidR="00C472CC" w:rsidRPr="00193544" w:rsidRDefault="00C472CC" w:rsidP="00193544">
      <w:pPr>
        <w:pStyle w:val="TLXDMHHeading10"/>
        <w:numPr>
          <w:ilvl w:val="0"/>
          <w:numId w:val="0"/>
        </w:numPr>
        <w:ind w:left="851" w:hanging="851"/>
      </w:pPr>
      <w:bookmarkStart w:id="3" w:name="_Toc215647818"/>
      <w:bookmarkStart w:id="4" w:name="_Toc236061200"/>
      <w:r w:rsidRPr="00193544">
        <w:lastRenderedPageBreak/>
        <w:t>QUẢN LÝ PHIÊN BẢN</w:t>
      </w:r>
      <w:bookmarkEnd w:id="3"/>
      <w:bookmarkEnd w:id="4"/>
    </w:p>
    <w:tbl>
      <w:tblPr>
        <w:tblStyle w:val="TLXDMHTable0"/>
        <w:tblW w:w="5000" w:type="pct"/>
        <w:tblLook w:val="04A0" w:firstRow="1" w:lastRow="0" w:firstColumn="1" w:lastColumn="0" w:noHBand="0" w:noVBand="1"/>
      </w:tblPr>
      <w:tblGrid>
        <w:gridCol w:w="755"/>
        <w:gridCol w:w="1219"/>
        <w:gridCol w:w="1995"/>
        <w:gridCol w:w="1844"/>
        <w:gridCol w:w="4676"/>
      </w:tblGrid>
      <w:tr w:rsidR="004E5BE9" w:rsidRPr="00F84A52" w14:paraId="7811048D" w14:textId="77777777" w:rsidTr="004B3731">
        <w:trPr>
          <w:trHeight w:val="300"/>
        </w:trPr>
        <w:tc>
          <w:tcPr>
            <w:tcW w:w="360" w:type="pct"/>
          </w:tcPr>
          <w:p w14:paraId="22167644" w14:textId="77777777" w:rsidR="004E5BE9" w:rsidRPr="00193544" w:rsidRDefault="004E5BE9" w:rsidP="00027B2E">
            <w:pPr>
              <w:rPr>
                <w:b/>
              </w:rPr>
            </w:pPr>
            <w:r w:rsidRPr="00193544">
              <w:rPr>
                <w:b/>
              </w:rPr>
              <w:t xml:space="preserve">Phiên bản </w:t>
            </w:r>
          </w:p>
        </w:tc>
        <w:tc>
          <w:tcPr>
            <w:tcW w:w="581" w:type="pct"/>
            <w:noWrap/>
            <w:hideMark/>
          </w:tcPr>
          <w:p w14:paraId="52C3C09B" w14:textId="77777777" w:rsidR="004E5BE9" w:rsidRPr="00193544" w:rsidRDefault="004E5BE9" w:rsidP="00027B2E">
            <w:pPr>
              <w:rPr>
                <w:b/>
              </w:rPr>
            </w:pPr>
            <w:r w:rsidRPr="00193544">
              <w:rPr>
                <w:b/>
              </w:rPr>
              <w:t>Ngày</w:t>
            </w:r>
          </w:p>
        </w:tc>
        <w:tc>
          <w:tcPr>
            <w:tcW w:w="951" w:type="pct"/>
          </w:tcPr>
          <w:p w14:paraId="3AC0D319" w14:textId="77777777" w:rsidR="004E5BE9" w:rsidRPr="00193544" w:rsidRDefault="004E5BE9" w:rsidP="00027B2E">
            <w:pPr>
              <w:rPr>
                <w:b/>
              </w:rPr>
            </w:pPr>
            <w:r w:rsidRPr="00193544">
              <w:rPr>
                <w:b/>
              </w:rPr>
              <w:t>Cán bộ thực hiện</w:t>
            </w:r>
          </w:p>
        </w:tc>
        <w:tc>
          <w:tcPr>
            <w:tcW w:w="879" w:type="pct"/>
            <w:noWrap/>
            <w:hideMark/>
          </w:tcPr>
          <w:p w14:paraId="126F494A" w14:textId="77777777" w:rsidR="004E5BE9" w:rsidRPr="00193544" w:rsidRDefault="004E5BE9" w:rsidP="00027B2E">
            <w:pPr>
              <w:rPr>
                <w:b/>
              </w:rPr>
            </w:pPr>
            <w:r w:rsidRPr="00193544">
              <w:rPr>
                <w:b/>
              </w:rPr>
              <w:t>Người phê duyệt</w:t>
            </w:r>
          </w:p>
        </w:tc>
        <w:tc>
          <w:tcPr>
            <w:tcW w:w="2229" w:type="pct"/>
            <w:noWrap/>
            <w:hideMark/>
          </w:tcPr>
          <w:p w14:paraId="16D4AD82" w14:textId="77777777" w:rsidR="004E5BE9" w:rsidRPr="00193544" w:rsidRDefault="004E5BE9" w:rsidP="00027B2E">
            <w:pPr>
              <w:rPr>
                <w:b/>
              </w:rPr>
            </w:pPr>
            <w:r w:rsidRPr="00193544">
              <w:rPr>
                <w:b/>
              </w:rPr>
              <w:t>Nội dung thay đổi so với phiên bản trước</w:t>
            </w:r>
          </w:p>
        </w:tc>
      </w:tr>
      <w:tr w:rsidR="00F21CA7" w:rsidRPr="00F84A52" w14:paraId="5223FC66" w14:textId="77777777" w:rsidTr="004B3731">
        <w:trPr>
          <w:trHeight w:val="353"/>
        </w:trPr>
        <w:tc>
          <w:tcPr>
            <w:tcW w:w="360" w:type="pct"/>
          </w:tcPr>
          <w:p w14:paraId="3FE89B7F" w14:textId="3E03E570" w:rsidR="00F21CA7" w:rsidRPr="00F84A52" w:rsidRDefault="00F21CA7" w:rsidP="00027B2E">
            <w:pPr>
              <w:rPr>
                <w:rFonts w:eastAsia="Times New Roman"/>
                <w:szCs w:val="24"/>
              </w:rPr>
            </w:pPr>
          </w:p>
        </w:tc>
        <w:tc>
          <w:tcPr>
            <w:tcW w:w="581" w:type="pct"/>
            <w:noWrap/>
          </w:tcPr>
          <w:p w14:paraId="59A21DCB" w14:textId="441D95AD" w:rsidR="00F21CA7" w:rsidRPr="00F84A52" w:rsidRDefault="00F21CA7" w:rsidP="00027B2E">
            <w:pPr>
              <w:rPr>
                <w:rFonts w:eastAsia="Times New Roman"/>
                <w:szCs w:val="24"/>
              </w:rPr>
            </w:pPr>
          </w:p>
        </w:tc>
        <w:tc>
          <w:tcPr>
            <w:tcW w:w="951" w:type="pct"/>
          </w:tcPr>
          <w:p w14:paraId="3B5DD99A" w14:textId="3685E07D" w:rsidR="00F21CA7" w:rsidRPr="00F84A52" w:rsidRDefault="00F21CA7" w:rsidP="009A0A32">
            <w:pPr>
              <w:rPr>
                <w:rFonts w:eastAsia="Times New Roman"/>
                <w:szCs w:val="24"/>
              </w:rPr>
            </w:pPr>
          </w:p>
        </w:tc>
        <w:tc>
          <w:tcPr>
            <w:tcW w:w="879" w:type="pct"/>
          </w:tcPr>
          <w:p w14:paraId="1A71AF28" w14:textId="1E0321C5" w:rsidR="00F21CA7" w:rsidRPr="00F84A52" w:rsidRDefault="00DD4808" w:rsidP="00027B2E">
            <w:pPr>
              <w:rPr>
                <w:szCs w:val="24"/>
              </w:rPr>
            </w:pPr>
            <w:r>
              <w:t>Nguyễn Tuấn Vũ</w:t>
            </w:r>
          </w:p>
        </w:tc>
        <w:tc>
          <w:tcPr>
            <w:tcW w:w="2229" w:type="pct"/>
          </w:tcPr>
          <w:p w14:paraId="7ADB8255" w14:textId="2F918EB0" w:rsidR="00F21CA7" w:rsidRPr="00F84A52" w:rsidRDefault="00F21CA7" w:rsidP="00027B2E">
            <w:pPr>
              <w:rPr>
                <w:rFonts w:eastAsia="Times New Roman"/>
                <w:szCs w:val="24"/>
              </w:rPr>
            </w:pPr>
            <w:r w:rsidRPr="00686A11">
              <w:t>Khởi tạo</w:t>
            </w:r>
          </w:p>
        </w:tc>
      </w:tr>
    </w:tbl>
    <w:p w14:paraId="1DC6A290" w14:textId="77777777" w:rsidR="00193544" w:rsidRDefault="00193544" w:rsidP="00027B2E"/>
    <w:p w14:paraId="72BAC86A" w14:textId="77777777" w:rsidR="00193544" w:rsidRDefault="00193544">
      <w:pPr>
        <w:spacing w:before="60" w:after="60" w:line="288" w:lineRule="auto"/>
      </w:pPr>
      <w:r>
        <w:br w:type="page"/>
      </w:r>
    </w:p>
    <w:p w14:paraId="2B072FC6" w14:textId="062A01FE" w:rsidR="007F078F" w:rsidRDefault="00193544" w:rsidP="00FC458E">
      <w:pPr>
        <w:pStyle w:val="TLXDMHHeading10"/>
        <w:numPr>
          <w:ilvl w:val="0"/>
          <w:numId w:val="0"/>
        </w:numPr>
        <w:tabs>
          <w:tab w:val="left" w:pos="1709"/>
        </w:tabs>
        <w:ind w:left="851" w:hanging="851"/>
      </w:pPr>
      <w:bookmarkStart w:id="5" w:name="_Toc236061201"/>
      <w:r>
        <w:lastRenderedPageBreak/>
        <w:t>MỤC LỤC</w:t>
      </w:r>
      <w:bookmarkEnd w:id="5"/>
    </w:p>
    <w:p w14:paraId="739A0A9B" w14:textId="5EBFB419" w:rsidR="00B016EF" w:rsidRDefault="00A95C5C">
      <w:pPr>
        <w:pStyle w:val="TOC1"/>
        <w:rPr>
          <w:rFonts w:asciiTheme="minorHAnsi" w:eastAsiaTheme="minorEastAsia" w:hAnsiTheme="minorHAnsi" w:cstheme="minorBidi"/>
          <w:b w:val="0"/>
          <w:kern w:val="2"/>
          <w:sz w:val="24"/>
          <w:szCs w:val="24"/>
          <w:lang w:val="en-US"/>
          <w14:ligatures w14:val="standardContextual"/>
        </w:rPr>
      </w:pPr>
      <w:r>
        <w:fldChar w:fldCharType="begin"/>
      </w:r>
      <w:r>
        <w:instrText xml:space="preserve"> TOC \o "1-2" \h \z \u </w:instrText>
      </w:r>
      <w:r>
        <w:fldChar w:fldCharType="separate"/>
      </w:r>
      <w:hyperlink w:anchor="_Toc236061200" w:history="1">
        <w:r w:rsidR="00B016EF" w:rsidRPr="001C3904">
          <w:rPr>
            <w:rStyle w:val="Hyperlink"/>
          </w:rPr>
          <w:t>QUẢN LÝ PHIÊN BẢN</w:t>
        </w:r>
        <w:r w:rsidR="00B016EF">
          <w:rPr>
            <w:webHidden/>
          </w:rPr>
          <w:tab/>
        </w:r>
        <w:r w:rsidR="00B016EF">
          <w:rPr>
            <w:webHidden/>
          </w:rPr>
          <w:fldChar w:fldCharType="begin"/>
        </w:r>
        <w:r w:rsidR="00B016EF">
          <w:rPr>
            <w:webHidden/>
          </w:rPr>
          <w:instrText xml:space="preserve"> PAGEREF _Toc236061200 \h </w:instrText>
        </w:r>
        <w:r w:rsidR="00B016EF">
          <w:rPr>
            <w:webHidden/>
          </w:rPr>
        </w:r>
        <w:r w:rsidR="00B016EF">
          <w:rPr>
            <w:webHidden/>
          </w:rPr>
          <w:fldChar w:fldCharType="separate"/>
        </w:r>
        <w:r w:rsidR="00ED1D57">
          <w:rPr>
            <w:webHidden/>
          </w:rPr>
          <w:t>2</w:t>
        </w:r>
        <w:r w:rsidR="00B016EF">
          <w:rPr>
            <w:webHidden/>
          </w:rPr>
          <w:fldChar w:fldCharType="end"/>
        </w:r>
      </w:hyperlink>
    </w:p>
    <w:p w14:paraId="7795DADC" w14:textId="68BE73EA" w:rsidR="00B016EF" w:rsidRDefault="00B016EF">
      <w:pPr>
        <w:pStyle w:val="TOC1"/>
        <w:rPr>
          <w:rFonts w:asciiTheme="minorHAnsi" w:eastAsiaTheme="minorEastAsia" w:hAnsiTheme="minorHAnsi" w:cstheme="minorBidi"/>
          <w:b w:val="0"/>
          <w:kern w:val="2"/>
          <w:sz w:val="24"/>
          <w:szCs w:val="24"/>
          <w:lang w:val="en-US"/>
          <w14:ligatures w14:val="standardContextual"/>
        </w:rPr>
      </w:pPr>
      <w:hyperlink w:anchor="_Toc236061201" w:history="1">
        <w:r w:rsidRPr="001C3904">
          <w:rPr>
            <w:rStyle w:val="Hyperlink"/>
          </w:rPr>
          <w:t>MỤC LỤC</w:t>
        </w:r>
        <w:r>
          <w:rPr>
            <w:webHidden/>
          </w:rPr>
          <w:tab/>
        </w:r>
        <w:r>
          <w:rPr>
            <w:webHidden/>
          </w:rPr>
          <w:fldChar w:fldCharType="begin"/>
        </w:r>
        <w:r>
          <w:rPr>
            <w:webHidden/>
          </w:rPr>
          <w:instrText xml:space="preserve"> PAGEREF _Toc236061201 \h </w:instrText>
        </w:r>
        <w:r>
          <w:rPr>
            <w:webHidden/>
          </w:rPr>
        </w:r>
        <w:r>
          <w:rPr>
            <w:webHidden/>
          </w:rPr>
          <w:fldChar w:fldCharType="separate"/>
        </w:r>
        <w:r w:rsidR="00ED1D57">
          <w:rPr>
            <w:webHidden/>
          </w:rPr>
          <w:t>3</w:t>
        </w:r>
        <w:r>
          <w:rPr>
            <w:webHidden/>
          </w:rPr>
          <w:fldChar w:fldCharType="end"/>
        </w:r>
      </w:hyperlink>
    </w:p>
    <w:p w14:paraId="4AFA222E" w14:textId="02416BD9" w:rsidR="00B016EF" w:rsidRDefault="00B016EF">
      <w:pPr>
        <w:pStyle w:val="TOC1"/>
        <w:rPr>
          <w:rFonts w:asciiTheme="minorHAnsi" w:eastAsiaTheme="minorEastAsia" w:hAnsiTheme="minorHAnsi" w:cstheme="minorBidi"/>
          <w:b w:val="0"/>
          <w:kern w:val="2"/>
          <w:sz w:val="24"/>
          <w:szCs w:val="24"/>
          <w:lang w:val="en-US"/>
          <w14:ligatures w14:val="standardContextual"/>
        </w:rPr>
      </w:pPr>
      <w:hyperlink w:anchor="_Toc236061202" w:history="1">
        <w:r w:rsidRPr="001C3904">
          <w:rPr>
            <w:rStyle w:val="Hyperlink"/>
          </w:rPr>
          <w:t>DANH MỤC TỪ NGỮ VIẾT TẮT (nếu có)</w:t>
        </w:r>
        <w:r>
          <w:rPr>
            <w:webHidden/>
          </w:rPr>
          <w:tab/>
        </w:r>
        <w:r>
          <w:rPr>
            <w:webHidden/>
          </w:rPr>
          <w:fldChar w:fldCharType="begin"/>
        </w:r>
        <w:r>
          <w:rPr>
            <w:webHidden/>
          </w:rPr>
          <w:instrText xml:space="preserve"> PAGEREF _Toc236061202 \h </w:instrText>
        </w:r>
        <w:r>
          <w:rPr>
            <w:webHidden/>
          </w:rPr>
        </w:r>
        <w:r>
          <w:rPr>
            <w:webHidden/>
          </w:rPr>
          <w:fldChar w:fldCharType="separate"/>
        </w:r>
        <w:r w:rsidR="00ED1D57">
          <w:rPr>
            <w:webHidden/>
          </w:rPr>
          <w:t>5</w:t>
        </w:r>
        <w:r>
          <w:rPr>
            <w:webHidden/>
          </w:rPr>
          <w:fldChar w:fldCharType="end"/>
        </w:r>
      </w:hyperlink>
    </w:p>
    <w:p w14:paraId="78FE2D14" w14:textId="01B9C35C" w:rsidR="00B016EF" w:rsidRDefault="00B016EF">
      <w:pPr>
        <w:pStyle w:val="TOC1"/>
        <w:rPr>
          <w:rFonts w:asciiTheme="minorHAnsi" w:eastAsiaTheme="minorEastAsia" w:hAnsiTheme="minorHAnsi" w:cstheme="minorBidi"/>
          <w:b w:val="0"/>
          <w:kern w:val="2"/>
          <w:sz w:val="24"/>
          <w:szCs w:val="24"/>
          <w:lang w:val="en-US"/>
          <w14:ligatures w14:val="standardContextual"/>
        </w:rPr>
      </w:pPr>
      <w:hyperlink w:anchor="_Toc236061203" w:history="1">
        <w:r w:rsidRPr="001C3904">
          <w:rPr>
            <w:rStyle w:val="Hyperlink"/>
          </w:rPr>
          <w:t>NỘI DUNG TÀI LIỆU KỸ THUẬT</w:t>
        </w:r>
        <w:r>
          <w:rPr>
            <w:webHidden/>
          </w:rPr>
          <w:tab/>
        </w:r>
        <w:r>
          <w:rPr>
            <w:webHidden/>
          </w:rPr>
          <w:fldChar w:fldCharType="begin"/>
        </w:r>
        <w:r>
          <w:rPr>
            <w:webHidden/>
          </w:rPr>
          <w:instrText xml:space="preserve"> PAGEREF _Toc236061203 \h </w:instrText>
        </w:r>
        <w:r>
          <w:rPr>
            <w:webHidden/>
          </w:rPr>
        </w:r>
        <w:r>
          <w:rPr>
            <w:webHidden/>
          </w:rPr>
          <w:fldChar w:fldCharType="separate"/>
        </w:r>
        <w:r w:rsidR="00ED1D57">
          <w:rPr>
            <w:webHidden/>
          </w:rPr>
          <w:t>6</w:t>
        </w:r>
        <w:r>
          <w:rPr>
            <w:webHidden/>
          </w:rPr>
          <w:fldChar w:fldCharType="end"/>
        </w:r>
      </w:hyperlink>
    </w:p>
    <w:p w14:paraId="4A144775" w14:textId="14FD835B" w:rsidR="00B016EF" w:rsidRDefault="00B016EF">
      <w:pPr>
        <w:pStyle w:val="TOC1"/>
        <w:rPr>
          <w:rFonts w:asciiTheme="minorHAnsi" w:eastAsiaTheme="minorEastAsia" w:hAnsiTheme="minorHAnsi" w:cstheme="minorBidi"/>
          <w:b w:val="0"/>
          <w:kern w:val="2"/>
          <w:sz w:val="24"/>
          <w:szCs w:val="24"/>
          <w:lang w:val="en-US"/>
          <w14:ligatures w14:val="standardContextual"/>
        </w:rPr>
      </w:pPr>
      <w:hyperlink w:anchor="_Toc236061204" w:history="1">
        <w:r w:rsidRPr="001C3904">
          <w:rPr>
            <w:rStyle w:val="Hyperlink"/>
          </w:rPr>
          <w:t>1.</w:t>
        </w:r>
        <w:r>
          <w:rPr>
            <w:rFonts w:asciiTheme="minorHAnsi" w:eastAsiaTheme="minorEastAsia" w:hAnsiTheme="minorHAnsi" w:cstheme="minorBidi"/>
            <w:b w:val="0"/>
            <w:kern w:val="2"/>
            <w:sz w:val="24"/>
            <w:szCs w:val="24"/>
            <w:lang w:val="en-US"/>
            <w14:ligatures w14:val="standardContextual"/>
          </w:rPr>
          <w:tab/>
        </w:r>
        <w:r w:rsidRPr="001C3904">
          <w:rPr>
            <w:rStyle w:val="Hyperlink"/>
          </w:rPr>
          <w:t>THÔNG TIN CHUNG VỀ MÔ HÌNH</w:t>
        </w:r>
        <w:r>
          <w:rPr>
            <w:webHidden/>
          </w:rPr>
          <w:tab/>
        </w:r>
        <w:r>
          <w:rPr>
            <w:webHidden/>
          </w:rPr>
          <w:fldChar w:fldCharType="begin"/>
        </w:r>
        <w:r>
          <w:rPr>
            <w:webHidden/>
          </w:rPr>
          <w:instrText xml:space="preserve"> PAGEREF _Toc236061204 \h </w:instrText>
        </w:r>
        <w:r>
          <w:rPr>
            <w:webHidden/>
          </w:rPr>
        </w:r>
        <w:r>
          <w:rPr>
            <w:webHidden/>
          </w:rPr>
          <w:fldChar w:fldCharType="separate"/>
        </w:r>
        <w:r w:rsidR="00ED1D57">
          <w:rPr>
            <w:webHidden/>
          </w:rPr>
          <w:t>6</w:t>
        </w:r>
        <w:r>
          <w:rPr>
            <w:webHidden/>
          </w:rPr>
          <w:fldChar w:fldCharType="end"/>
        </w:r>
      </w:hyperlink>
    </w:p>
    <w:p w14:paraId="070642A0" w14:textId="45422003" w:rsidR="00B016EF" w:rsidRDefault="00B016EF">
      <w:pPr>
        <w:pStyle w:val="TOC2"/>
        <w:rPr>
          <w:rFonts w:asciiTheme="minorHAnsi" w:eastAsiaTheme="minorEastAsia" w:hAnsiTheme="minorHAnsi" w:cstheme="minorBidi"/>
          <w:kern w:val="2"/>
          <w:sz w:val="24"/>
          <w:szCs w:val="24"/>
          <w:lang w:val="en-US"/>
          <w14:ligatures w14:val="standardContextual"/>
        </w:rPr>
      </w:pPr>
      <w:hyperlink w:anchor="_Toc236061205" w:history="1">
        <w:r w:rsidRPr="001C3904">
          <w:rPr>
            <w:rStyle w:val="Hyperlink"/>
          </w:rPr>
          <w:t>1.1.</w:t>
        </w:r>
        <w:r>
          <w:rPr>
            <w:rFonts w:asciiTheme="minorHAnsi" w:eastAsiaTheme="minorEastAsia" w:hAnsiTheme="minorHAnsi" w:cstheme="minorBidi"/>
            <w:kern w:val="2"/>
            <w:sz w:val="24"/>
            <w:szCs w:val="24"/>
            <w:lang w:val="en-US"/>
            <w14:ligatures w14:val="standardContextual"/>
          </w:rPr>
          <w:tab/>
        </w:r>
        <w:r w:rsidRPr="001C3904">
          <w:rPr>
            <w:rStyle w:val="Hyperlink"/>
          </w:rPr>
          <w:t>Bối cảnh xây dựng</w:t>
        </w:r>
        <w:r>
          <w:rPr>
            <w:webHidden/>
          </w:rPr>
          <w:tab/>
        </w:r>
        <w:r>
          <w:rPr>
            <w:webHidden/>
          </w:rPr>
          <w:fldChar w:fldCharType="begin"/>
        </w:r>
        <w:r>
          <w:rPr>
            <w:webHidden/>
          </w:rPr>
          <w:instrText xml:space="preserve"> PAGEREF _Toc236061205 \h </w:instrText>
        </w:r>
        <w:r>
          <w:rPr>
            <w:webHidden/>
          </w:rPr>
        </w:r>
        <w:r>
          <w:rPr>
            <w:webHidden/>
          </w:rPr>
          <w:fldChar w:fldCharType="separate"/>
        </w:r>
        <w:r w:rsidR="00ED1D57">
          <w:rPr>
            <w:webHidden/>
          </w:rPr>
          <w:t>6</w:t>
        </w:r>
        <w:r>
          <w:rPr>
            <w:webHidden/>
          </w:rPr>
          <w:fldChar w:fldCharType="end"/>
        </w:r>
      </w:hyperlink>
    </w:p>
    <w:p w14:paraId="1636B5EA" w14:textId="53BD5956" w:rsidR="00B016EF" w:rsidRDefault="00B016EF">
      <w:pPr>
        <w:pStyle w:val="TOC2"/>
        <w:rPr>
          <w:rFonts w:asciiTheme="minorHAnsi" w:eastAsiaTheme="minorEastAsia" w:hAnsiTheme="minorHAnsi" w:cstheme="minorBidi"/>
          <w:kern w:val="2"/>
          <w:sz w:val="24"/>
          <w:szCs w:val="24"/>
          <w:lang w:val="en-US"/>
          <w14:ligatures w14:val="standardContextual"/>
        </w:rPr>
      </w:pPr>
      <w:hyperlink w:anchor="_Toc236061206" w:history="1">
        <w:r w:rsidRPr="001C3904">
          <w:rPr>
            <w:rStyle w:val="Hyperlink"/>
          </w:rPr>
          <w:t>1.2.</w:t>
        </w:r>
        <w:r>
          <w:rPr>
            <w:rFonts w:asciiTheme="minorHAnsi" w:eastAsiaTheme="minorEastAsia" w:hAnsiTheme="minorHAnsi" w:cstheme="minorBidi"/>
            <w:kern w:val="2"/>
            <w:sz w:val="24"/>
            <w:szCs w:val="24"/>
            <w:lang w:val="en-US"/>
            <w14:ligatures w14:val="standardContextual"/>
          </w:rPr>
          <w:tab/>
        </w:r>
        <w:r w:rsidRPr="001C3904">
          <w:rPr>
            <w:rStyle w:val="Hyperlink"/>
          </w:rPr>
          <w:t>Thành phần tham gia XDMH</w:t>
        </w:r>
        <w:r>
          <w:rPr>
            <w:webHidden/>
          </w:rPr>
          <w:tab/>
        </w:r>
        <w:r>
          <w:rPr>
            <w:webHidden/>
          </w:rPr>
          <w:fldChar w:fldCharType="begin"/>
        </w:r>
        <w:r>
          <w:rPr>
            <w:webHidden/>
          </w:rPr>
          <w:instrText xml:space="preserve"> PAGEREF _Toc236061206 \h </w:instrText>
        </w:r>
        <w:r>
          <w:rPr>
            <w:webHidden/>
          </w:rPr>
        </w:r>
        <w:r>
          <w:rPr>
            <w:webHidden/>
          </w:rPr>
          <w:fldChar w:fldCharType="separate"/>
        </w:r>
        <w:r w:rsidR="00ED1D57">
          <w:rPr>
            <w:webHidden/>
          </w:rPr>
          <w:t>6</w:t>
        </w:r>
        <w:r>
          <w:rPr>
            <w:webHidden/>
          </w:rPr>
          <w:fldChar w:fldCharType="end"/>
        </w:r>
      </w:hyperlink>
    </w:p>
    <w:p w14:paraId="4BED97EA" w14:textId="5CE02B6E" w:rsidR="00B016EF" w:rsidRDefault="00B016EF">
      <w:pPr>
        <w:pStyle w:val="TOC2"/>
        <w:rPr>
          <w:rFonts w:asciiTheme="minorHAnsi" w:eastAsiaTheme="minorEastAsia" w:hAnsiTheme="minorHAnsi" w:cstheme="minorBidi"/>
          <w:kern w:val="2"/>
          <w:sz w:val="24"/>
          <w:szCs w:val="24"/>
          <w:lang w:val="en-US"/>
          <w14:ligatures w14:val="standardContextual"/>
        </w:rPr>
      </w:pPr>
      <w:hyperlink w:anchor="_Toc236061207" w:history="1">
        <w:r w:rsidRPr="001C3904">
          <w:rPr>
            <w:rStyle w:val="Hyperlink"/>
          </w:rPr>
          <w:t>1.3.</w:t>
        </w:r>
        <w:r>
          <w:rPr>
            <w:rFonts w:asciiTheme="minorHAnsi" w:eastAsiaTheme="minorEastAsia" w:hAnsiTheme="minorHAnsi" w:cstheme="minorBidi"/>
            <w:kern w:val="2"/>
            <w:sz w:val="24"/>
            <w:szCs w:val="24"/>
            <w:lang w:val="en-US"/>
            <w14:ligatures w14:val="standardContextual"/>
          </w:rPr>
          <w:tab/>
        </w:r>
        <w:r w:rsidRPr="001C3904">
          <w:rPr>
            <w:rStyle w:val="Hyperlink"/>
          </w:rPr>
          <w:t>Phạm vi đo lường của mô hình</w:t>
        </w:r>
        <w:r>
          <w:rPr>
            <w:webHidden/>
          </w:rPr>
          <w:tab/>
        </w:r>
        <w:r>
          <w:rPr>
            <w:webHidden/>
          </w:rPr>
          <w:fldChar w:fldCharType="begin"/>
        </w:r>
        <w:r>
          <w:rPr>
            <w:webHidden/>
          </w:rPr>
          <w:instrText xml:space="preserve"> PAGEREF _Toc236061207 \h </w:instrText>
        </w:r>
        <w:r>
          <w:rPr>
            <w:webHidden/>
          </w:rPr>
        </w:r>
        <w:r>
          <w:rPr>
            <w:webHidden/>
          </w:rPr>
          <w:fldChar w:fldCharType="separate"/>
        </w:r>
        <w:r w:rsidR="00ED1D57">
          <w:rPr>
            <w:webHidden/>
          </w:rPr>
          <w:t>6</w:t>
        </w:r>
        <w:r>
          <w:rPr>
            <w:webHidden/>
          </w:rPr>
          <w:fldChar w:fldCharType="end"/>
        </w:r>
      </w:hyperlink>
    </w:p>
    <w:p w14:paraId="74E9D7E7" w14:textId="363B6F57" w:rsidR="00B016EF" w:rsidRDefault="00B016EF">
      <w:pPr>
        <w:pStyle w:val="TOC2"/>
        <w:rPr>
          <w:rFonts w:asciiTheme="minorHAnsi" w:eastAsiaTheme="minorEastAsia" w:hAnsiTheme="minorHAnsi" w:cstheme="minorBidi"/>
          <w:kern w:val="2"/>
          <w:sz w:val="24"/>
          <w:szCs w:val="24"/>
          <w:lang w:val="en-US"/>
          <w14:ligatures w14:val="standardContextual"/>
        </w:rPr>
      </w:pPr>
      <w:hyperlink w:anchor="_Toc236061208" w:history="1">
        <w:r w:rsidRPr="001C3904">
          <w:rPr>
            <w:rStyle w:val="Hyperlink"/>
          </w:rPr>
          <w:t>1.4.</w:t>
        </w:r>
        <w:r>
          <w:rPr>
            <w:rFonts w:asciiTheme="minorHAnsi" w:eastAsiaTheme="minorEastAsia" w:hAnsiTheme="minorHAnsi" w:cstheme="minorBidi"/>
            <w:kern w:val="2"/>
            <w:sz w:val="24"/>
            <w:szCs w:val="24"/>
            <w:lang w:val="en-US"/>
            <w14:ligatures w14:val="standardContextual"/>
          </w:rPr>
          <w:tab/>
        </w:r>
        <w:r w:rsidRPr="001C3904">
          <w:rPr>
            <w:rStyle w:val="Hyperlink"/>
          </w:rPr>
          <w:t>Tóm tắt quá trình xây dựng mô hình</w:t>
        </w:r>
        <w:r>
          <w:rPr>
            <w:webHidden/>
          </w:rPr>
          <w:tab/>
        </w:r>
        <w:r>
          <w:rPr>
            <w:webHidden/>
          </w:rPr>
          <w:fldChar w:fldCharType="begin"/>
        </w:r>
        <w:r>
          <w:rPr>
            <w:webHidden/>
          </w:rPr>
          <w:instrText xml:space="preserve"> PAGEREF _Toc236061208 \h </w:instrText>
        </w:r>
        <w:r>
          <w:rPr>
            <w:webHidden/>
          </w:rPr>
        </w:r>
        <w:r>
          <w:rPr>
            <w:webHidden/>
          </w:rPr>
          <w:fldChar w:fldCharType="separate"/>
        </w:r>
        <w:r w:rsidR="00ED1D57">
          <w:rPr>
            <w:webHidden/>
          </w:rPr>
          <w:t>7</w:t>
        </w:r>
        <w:r>
          <w:rPr>
            <w:webHidden/>
          </w:rPr>
          <w:fldChar w:fldCharType="end"/>
        </w:r>
      </w:hyperlink>
    </w:p>
    <w:p w14:paraId="4A0CA856" w14:textId="04AC45E0" w:rsidR="00B016EF" w:rsidRDefault="00B016EF">
      <w:pPr>
        <w:pStyle w:val="TOC1"/>
        <w:rPr>
          <w:rFonts w:asciiTheme="minorHAnsi" w:eastAsiaTheme="minorEastAsia" w:hAnsiTheme="minorHAnsi" w:cstheme="minorBidi"/>
          <w:b w:val="0"/>
          <w:kern w:val="2"/>
          <w:sz w:val="24"/>
          <w:szCs w:val="24"/>
          <w:lang w:val="en-US"/>
          <w14:ligatures w14:val="standardContextual"/>
        </w:rPr>
      </w:pPr>
      <w:hyperlink w:anchor="_Toc236061209" w:history="1">
        <w:r w:rsidRPr="001C3904">
          <w:rPr>
            <w:rStyle w:val="Hyperlink"/>
          </w:rPr>
          <w:t>2.</w:t>
        </w:r>
        <w:r>
          <w:rPr>
            <w:rFonts w:asciiTheme="minorHAnsi" w:eastAsiaTheme="minorEastAsia" w:hAnsiTheme="minorHAnsi" w:cstheme="minorBidi"/>
            <w:b w:val="0"/>
            <w:kern w:val="2"/>
            <w:sz w:val="24"/>
            <w:szCs w:val="24"/>
            <w:lang w:val="en-US"/>
            <w14:ligatures w14:val="standardContextual"/>
          </w:rPr>
          <w:tab/>
        </w:r>
        <w:r w:rsidRPr="001C3904">
          <w:rPr>
            <w:rStyle w:val="Hyperlink"/>
          </w:rPr>
          <w:t>PHƯƠNG PHÁP LUẬN MÔ HÌNH</w:t>
        </w:r>
        <w:r>
          <w:rPr>
            <w:webHidden/>
          </w:rPr>
          <w:tab/>
        </w:r>
        <w:r>
          <w:rPr>
            <w:webHidden/>
          </w:rPr>
          <w:fldChar w:fldCharType="begin"/>
        </w:r>
        <w:r>
          <w:rPr>
            <w:webHidden/>
          </w:rPr>
          <w:instrText xml:space="preserve"> PAGEREF _Toc236061209 \h </w:instrText>
        </w:r>
        <w:r>
          <w:rPr>
            <w:webHidden/>
          </w:rPr>
        </w:r>
        <w:r>
          <w:rPr>
            <w:webHidden/>
          </w:rPr>
          <w:fldChar w:fldCharType="separate"/>
        </w:r>
        <w:r w:rsidR="00ED1D57">
          <w:rPr>
            <w:webHidden/>
          </w:rPr>
          <w:t>7</w:t>
        </w:r>
        <w:r>
          <w:rPr>
            <w:webHidden/>
          </w:rPr>
          <w:fldChar w:fldCharType="end"/>
        </w:r>
      </w:hyperlink>
    </w:p>
    <w:p w14:paraId="62A2C8FA" w14:textId="3B28C84A" w:rsidR="00B016EF" w:rsidRDefault="00B016EF">
      <w:pPr>
        <w:pStyle w:val="TOC2"/>
        <w:rPr>
          <w:rFonts w:asciiTheme="minorHAnsi" w:eastAsiaTheme="minorEastAsia" w:hAnsiTheme="minorHAnsi" w:cstheme="minorBidi"/>
          <w:kern w:val="2"/>
          <w:sz w:val="24"/>
          <w:szCs w:val="24"/>
          <w:lang w:val="en-US"/>
          <w14:ligatures w14:val="standardContextual"/>
        </w:rPr>
      </w:pPr>
      <w:hyperlink w:anchor="_Toc236061210" w:history="1">
        <w:r w:rsidRPr="001C3904">
          <w:rPr>
            <w:rStyle w:val="Hyperlink"/>
          </w:rPr>
          <w:t>2.1.</w:t>
        </w:r>
        <w:r>
          <w:rPr>
            <w:rFonts w:asciiTheme="minorHAnsi" w:eastAsiaTheme="minorEastAsia" w:hAnsiTheme="minorHAnsi" w:cstheme="minorBidi"/>
            <w:kern w:val="2"/>
            <w:sz w:val="24"/>
            <w:szCs w:val="24"/>
            <w:lang w:val="en-US"/>
            <w14:ligatures w14:val="standardContextual"/>
          </w:rPr>
          <w:tab/>
        </w:r>
        <w:r w:rsidRPr="001C3904">
          <w:rPr>
            <w:rStyle w:val="Hyperlink"/>
          </w:rPr>
          <w:t>Quy trình xây dựng mô hình</w:t>
        </w:r>
        <w:r>
          <w:rPr>
            <w:webHidden/>
          </w:rPr>
          <w:tab/>
        </w:r>
        <w:r>
          <w:rPr>
            <w:webHidden/>
          </w:rPr>
          <w:fldChar w:fldCharType="begin"/>
        </w:r>
        <w:r>
          <w:rPr>
            <w:webHidden/>
          </w:rPr>
          <w:instrText xml:space="preserve"> PAGEREF _Toc236061210 \h </w:instrText>
        </w:r>
        <w:r>
          <w:rPr>
            <w:webHidden/>
          </w:rPr>
        </w:r>
        <w:r>
          <w:rPr>
            <w:webHidden/>
          </w:rPr>
          <w:fldChar w:fldCharType="separate"/>
        </w:r>
        <w:r w:rsidR="00ED1D57">
          <w:rPr>
            <w:webHidden/>
          </w:rPr>
          <w:t>7</w:t>
        </w:r>
        <w:r>
          <w:rPr>
            <w:webHidden/>
          </w:rPr>
          <w:fldChar w:fldCharType="end"/>
        </w:r>
      </w:hyperlink>
    </w:p>
    <w:p w14:paraId="1A050194" w14:textId="6D08315E" w:rsidR="00B016EF" w:rsidRDefault="00B016EF">
      <w:pPr>
        <w:pStyle w:val="TOC2"/>
        <w:rPr>
          <w:rFonts w:asciiTheme="minorHAnsi" w:eastAsiaTheme="minorEastAsia" w:hAnsiTheme="minorHAnsi" w:cstheme="minorBidi"/>
          <w:kern w:val="2"/>
          <w:sz w:val="24"/>
          <w:szCs w:val="24"/>
          <w:lang w:val="en-US"/>
          <w14:ligatures w14:val="standardContextual"/>
        </w:rPr>
      </w:pPr>
      <w:hyperlink w:anchor="_Toc236061211" w:history="1">
        <w:r w:rsidRPr="001C3904">
          <w:rPr>
            <w:rStyle w:val="Hyperlink"/>
          </w:rPr>
          <w:t>2.2.</w:t>
        </w:r>
        <w:r>
          <w:rPr>
            <w:rFonts w:asciiTheme="minorHAnsi" w:eastAsiaTheme="minorEastAsia" w:hAnsiTheme="minorHAnsi" w:cstheme="minorBidi"/>
            <w:kern w:val="2"/>
            <w:sz w:val="24"/>
            <w:szCs w:val="24"/>
            <w:lang w:val="en-US"/>
            <w14:ligatures w14:val="standardContextual"/>
          </w:rPr>
          <w:tab/>
        </w:r>
        <w:r w:rsidRPr="001C3904">
          <w:rPr>
            <w:rStyle w:val="Hyperlink"/>
          </w:rPr>
          <w:t>Các phương pháp mô hình hóa</w:t>
        </w:r>
        <w:r>
          <w:rPr>
            <w:webHidden/>
          </w:rPr>
          <w:tab/>
        </w:r>
        <w:r>
          <w:rPr>
            <w:webHidden/>
          </w:rPr>
          <w:fldChar w:fldCharType="begin"/>
        </w:r>
        <w:r>
          <w:rPr>
            <w:webHidden/>
          </w:rPr>
          <w:instrText xml:space="preserve"> PAGEREF _Toc236061211 \h </w:instrText>
        </w:r>
        <w:r>
          <w:rPr>
            <w:webHidden/>
          </w:rPr>
        </w:r>
        <w:r>
          <w:rPr>
            <w:webHidden/>
          </w:rPr>
          <w:fldChar w:fldCharType="separate"/>
        </w:r>
        <w:r w:rsidR="00ED1D57">
          <w:rPr>
            <w:webHidden/>
          </w:rPr>
          <w:t>8</w:t>
        </w:r>
        <w:r>
          <w:rPr>
            <w:webHidden/>
          </w:rPr>
          <w:fldChar w:fldCharType="end"/>
        </w:r>
      </w:hyperlink>
    </w:p>
    <w:p w14:paraId="4D1A4DAD" w14:textId="1CFE6000" w:rsidR="00B016EF" w:rsidRDefault="00B016EF">
      <w:pPr>
        <w:pStyle w:val="TOC2"/>
        <w:rPr>
          <w:rFonts w:asciiTheme="minorHAnsi" w:eastAsiaTheme="minorEastAsia" w:hAnsiTheme="minorHAnsi" w:cstheme="minorBidi"/>
          <w:kern w:val="2"/>
          <w:sz w:val="24"/>
          <w:szCs w:val="24"/>
          <w:lang w:val="en-US"/>
          <w14:ligatures w14:val="standardContextual"/>
        </w:rPr>
      </w:pPr>
      <w:hyperlink w:anchor="_Toc236061212" w:history="1">
        <w:r w:rsidRPr="001C3904">
          <w:rPr>
            <w:rStyle w:val="Hyperlink"/>
          </w:rPr>
          <w:t>2.3.</w:t>
        </w:r>
        <w:r>
          <w:rPr>
            <w:rFonts w:asciiTheme="minorHAnsi" w:eastAsiaTheme="minorEastAsia" w:hAnsiTheme="minorHAnsi" w:cstheme="minorBidi"/>
            <w:kern w:val="2"/>
            <w:sz w:val="24"/>
            <w:szCs w:val="24"/>
            <w:lang w:val="en-US"/>
            <w14:ligatures w14:val="standardContextual"/>
          </w:rPr>
          <w:tab/>
        </w:r>
        <w:r w:rsidRPr="001C3904">
          <w:rPr>
            <w:rStyle w:val="Hyperlink"/>
          </w:rPr>
          <w:t>Mô tả phương pháp mô hình hóa được lựa chọn</w:t>
        </w:r>
        <w:r>
          <w:rPr>
            <w:webHidden/>
          </w:rPr>
          <w:tab/>
        </w:r>
        <w:r>
          <w:rPr>
            <w:webHidden/>
          </w:rPr>
          <w:fldChar w:fldCharType="begin"/>
        </w:r>
        <w:r>
          <w:rPr>
            <w:webHidden/>
          </w:rPr>
          <w:instrText xml:space="preserve"> PAGEREF _Toc236061212 \h </w:instrText>
        </w:r>
        <w:r>
          <w:rPr>
            <w:webHidden/>
          </w:rPr>
        </w:r>
        <w:r>
          <w:rPr>
            <w:webHidden/>
          </w:rPr>
          <w:fldChar w:fldCharType="separate"/>
        </w:r>
        <w:r w:rsidR="00ED1D57">
          <w:rPr>
            <w:webHidden/>
          </w:rPr>
          <w:t>10</w:t>
        </w:r>
        <w:r>
          <w:rPr>
            <w:webHidden/>
          </w:rPr>
          <w:fldChar w:fldCharType="end"/>
        </w:r>
      </w:hyperlink>
    </w:p>
    <w:p w14:paraId="0522C78F" w14:textId="69852D0D"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"_Toc236061213"</w:instrText>
      </w:r>
      <w:r>
        <w:fldChar w:fldCharType="separate"/>
      </w:r>
      <w:r w:rsidRPr="001C3904">
        <w:rPr>
          <w:rStyle w:val="Hyperlink"/>
        </w:rPr>
        <w:t>2.4.</w:t>
      </w:r>
      <w:r>
        <w:rPr>
          <w:rFonts w:asciiTheme="minorHAnsi" w:eastAsiaTheme="minorEastAsia" w:hAnsiTheme="minorHAnsi" w:cstheme="minorBidi"/>
          <w:kern w:val="2"/>
          <w:sz w:val="24"/>
          <w:szCs w:val="24"/>
          <w:lang w:val="en-US"/>
          <w14:ligatures w14:val="standardContextual"/>
        </w:rPr>
        <w:tab/>
      </w:r>
      <w:r w:rsidRPr="001C3904">
        <w:rPr>
          <w:rStyle w:val="Hyperlink"/>
        </w:rPr>
        <w:t>Kiểm thử mô hình</w:t>
      </w:r>
      <w:r>
        <w:rPr>
          <w:webHidden/>
        </w:rPr>
        <w:tab/>
      </w:r>
      <w:r>
        <w:rPr>
          <w:webHidden/>
        </w:rPr>
        <w:fldChar w:fldCharType="begin"/>
      </w:r>
      <w:r>
        <w:rPr>
          <w:webHidden/>
        </w:rPr>
        <w:instrText xml:space="preserve"> PAGEREF _Toc236061213 \h </w:instrText>
      </w:r>
      <w:r>
        <w:rPr>
          <w:webHidden/>
        </w:rPr>
      </w:r>
      <w:r>
        <w:rPr>
          <w:webHidden/>
        </w:rPr>
        <w:fldChar w:fldCharType="separate"/>
      </w:r>
      <w:ins w:id="6" w:author="Quant Department - HO" w:date="2026-09-16T09:04:00Z" w16du:dateUtc="2026-09-16T02:04:00Z">
        <w:r w:rsidR="00ED1D57">
          <w:rPr>
            <w:webHidden/>
          </w:rPr>
          <w:t>26</w:t>
        </w:r>
      </w:ins>
      <w:del w:id="7" w:author="Quant Department - HO" w:date="2026-09-16T09:04:00Z" w16du:dateUtc="2026-09-16T02:04:00Z">
        <w:r w:rsidDel="00ED1D57">
          <w:rPr>
            <w:webHidden/>
          </w:rPr>
          <w:delText>15</w:delText>
        </w:r>
      </w:del>
      <w:r>
        <w:rPr>
          <w:webHidden/>
        </w:rPr>
        <w:fldChar w:fldCharType="end"/>
      </w:r>
      <w:r>
        <w:fldChar w:fldCharType="end"/>
      </w:r>
    </w:p>
    <w:p w14:paraId="224E6708" w14:textId="78A9B6C6"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"_Toc236061214"</w:instrText>
      </w:r>
      <w:r>
        <w:fldChar w:fldCharType="separate"/>
      </w:r>
      <w:r w:rsidRPr="001C3904">
        <w:rPr>
          <w:rStyle w:val="Hyperlink"/>
        </w:rPr>
        <w:t>2.5.</w:t>
      </w:r>
      <w:r>
        <w:rPr>
          <w:rFonts w:asciiTheme="minorHAnsi" w:eastAsiaTheme="minorEastAsia" w:hAnsiTheme="minorHAnsi" w:cstheme="minorBidi"/>
          <w:kern w:val="2"/>
          <w:sz w:val="24"/>
          <w:szCs w:val="24"/>
          <w:lang w:val="en-US"/>
          <w14:ligatures w14:val="standardContextual"/>
        </w:rPr>
        <w:tab/>
      </w:r>
      <w:r w:rsidRPr="001C3904">
        <w:rPr>
          <w:rStyle w:val="Hyperlink"/>
        </w:rPr>
        <w:t>Kiểm tra đối chiếu</w:t>
      </w:r>
      <w:r>
        <w:rPr>
          <w:webHidden/>
        </w:rPr>
        <w:tab/>
      </w:r>
      <w:r>
        <w:rPr>
          <w:webHidden/>
        </w:rPr>
        <w:fldChar w:fldCharType="begin"/>
      </w:r>
      <w:r>
        <w:rPr>
          <w:webHidden/>
        </w:rPr>
        <w:instrText xml:space="preserve"> PAGEREF _Toc236061214 \h </w:instrText>
      </w:r>
      <w:r>
        <w:rPr>
          <w:webHidden/>
        </w:rPr>
      </w:r>
      <w:r>
        <w:rPr>
          <w:webHidden/>
        </w:rPr>
        <w:fldChar w:fldCharType="separate"/>
      </w:r>
      <w:ins w:id="8" w:author="Quant Department - HO" w:date="2026-09-16T09:04:00Z" w16du:dateUtc="2026-09-16T02:04:00Z">
        <w:r w:rsidR="00ED1D57">
          <w:rPr>
            <w:webHidden/>
          </w:rPr>
          <w:t>26</w:t>
        </w:r>
      </w:ins>
      <w:del w:id="9" w:author="Quant Department - HO" w:date="2026-09-16T09:04:00Z" w16du:dateUtc="2026-09-16T02:04:00Z">
        <w:r w:rsidDel="00ED1D57">
          <w:rPr>
            <w:webHidden/>
          </w:rPr>
          <w:delText>15</w:delText>
        </w:r>
      </w:del>
      <w:r>
        <w:rPr>
          <w:webHidden/>
        </w:rPr>
        <w:fldChar w:fldCharType="end"/>
      </w:r>
      <w:r>
        <w:fldChar w:fldCharType="end"/>
      </w:r>
    </w:p>
    <w:p w14:paraId="34D36C95" w14:textId="79269188" w:rsidR="00B016EF" w:rsidRDefault="00B016EF">
      <w:pPr>
        <w:pStyle w:val="TOC1"/>
        <w:rPr>
          <w:rFonts w:asciiTheme="minorHAnsi" w:eastAsiaTheme="minorEastAsia" w:hAnsiTheme="minorHAnsi" w:cstheme="minorBidi"/>
          <w:b w:val="0"/>
          <w:kern w:val="2"/>
          <w:sz w:val="24"/>
          <w:szCs w:val="24"/>
          <w:lang w:val="en-US"/>
          <w14:ligatures w14:val="standardContextual"/>
        </w:rPr>
      </w:pPr>
      <w:r>
        <w:fldChar w:fldCharType="begin"/>
      </w:r>
      <w:r>
        <w:instrText>HYPERLINK \l "_Toc236061215"</w:instrText>
      </w:r>
      <w:r>
        <w:fldChar w:fldCharType="separate"/>
      </w:r>
      <w:r w:rsidRPr="001C3904">
        <w:rPr>
          <w:rStyle w:val="Hyperlink"/>
        </w:rPr>
        <w:t>3.</w:t>
      </w:r>
      <w:r>
        <w:rPr>
          <w:rFonts w:asciiTheme="minorHAnsi" w:eastAsiaTheme="minorEastAsia" w:hAnsiTheme="minorHAnsi" w:cstheme="minorBidi"/>
          <w:b w:val="0"/>
          <w:kern w:val="2"/>
          <w:sz w:val="24"/>
          <w:szCs w:val="24"/>
          <w:lang w:val="en-US"/>
          <w14:ligatures w14:val="standardContextual"/>
        </w:rPr>
        <w:tab/>
      </w:r>
      <w:r w:rsidRPr="001C3904">
        <w:rPr>
          <w:rStyle w:val="Hyperlink"/>
        </w:rPr>
        <w:t>CHUẨN BỊ DỮ LIỆU VÀ CÁC BƯỚC XỬ LÝ</w:t>
      </w:r>
      <w:r>
        <w:rPr>
          <w:webHidden/>
        </w:rPr>
        <w:tab/>
      </w:r>
      <w:r>
        <w:rPr>
          <w:webHidden/>
        </w:rPr>
        <w:fldChar w:fldCharType="begin"/>
      </w:r>
      <w:r>
        <w:rPr>
          <w:webHidden/>
        </w:rPr>
        <w:instrText xml:space="preserve"> PAGEREF _Toc236061215 \h </w:instrText>
      </w:r>
      <w:r>
        <w:rPr>
          <w:webHidden/>
        </w:rPr>
      </w:r>
      <w:r>
        <w:rPr>
          <w:webHidden/>
        </w:rPr>
        <w:fldChar w:fldCharType="separate"/>
      </w:r>
      <w:ins w:id="10" w:author="Quant Department - HO" w:date="2026-09-16T09:04:00Z" w16du:dateUtc="2026-09-16T02:04:00Z">
        <w:r w:rsidR="00ED1D57">
          <w:rPr>
            <w:webHidden/>
          </w:rPr>
          <w:t>26</w:t>
        </w:r>
      </w:ins>
      <w:del w:id="11" w:author="Quant Department - HO" w:date="2026-09-16T09:04:00Z" w16du:dateUtc="2026-09-16T02:04:00Z">
        <w:r w:rsidDel="00ED1D57">
          <w:rPr>
            <w:webHidden/>
          </w:rPr>
          <w:delText>15</w:delText>
        </w:r>
      </w:del>
      <w:r>
        <w:rPr>
          <w:webHidden/>
        </w:rPr>
        <w:fldChar w:fldCharType="end"/>
      </w:r>
      <w:r>
        <w:fldChar w:fldCharType="end"/>
      </w:r>
    </w:p>
    <w:p w14:paraId="2DF95F54" w14:textId="020AE2AC"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"_Toc236061216"</w:instrText>
      </w:r>
      <w:r>
        <w:fldChar w:fldCharType="separate"/>
      </w:r>
      <w:r w:rsidRPr="001C3904">
        <w:rPr>
          <w:rStyle w:val="Hyperlink"/>
        </w:rPr>
        <w:t>3.1.</w:t>
      </w:r>
      <w:r>
        <w:rPr>
          <w:rFonts w:asciiTheme="minorHAnsi" w:eastAsiaTheme="minorEastAsia" w:hAnsiTheme="minorHAnsi" w:cstheme="minorBidi"/>
          <w:kern w:val="2"/>
          <w:sz w:val="24"/>
          <w:szCs w:val="24"/>
          <w:lang w:val="en-US"/>
          <w14:ligatures w14:val="standardContextual"/>
        </w:rPr>
        <w:tab/>
      </w:r>
      <w:r w:rsidRPr="001C3904">
        <w:rPr>
          <w:rStyle w:val="Hyperlink"/>
        </w:rPr>
        <w:t>Mô tả dữ liệu mô hình</w:t>
      </w:r>
      <w:r>
        <w:rPr>
          <w:webHidden/>
        </w:rPr>
        <w:tab/>
      </w:r>
      <w:r>
        <w:rPr>
          <w:webHidden/>
        </w:rPr>
        <w:fldChar w:fldCharType="begin"/>
      </w:r>
      <w:r>
        <w:rPr>
          <w:webHidden/>
        </w:rPr>
        <w:instrText xml:space="preserve"> PAGEREF _Toc236061216 \h </w:instrText>
      </w:r>
      <w:r>
        <w:rPr>
          <w:webHidden/>
        </w:rPr>
      </w:r>
      <w:r>
        <w:rPr>
          <w:webHidden/>
        </w:rPr>
        <w:fldChar w:fldCharType="separate"/>
      </w:r>
      <w:ins w:id="12" w:author="Quant Department - HO" w:date="2026-09-16T09:04:00Z" w16du:dateUtc="2026-09-16T02:04:00Z">
        <w:r w:rsidR="00ED1D57">
          <w:rPr>
            <w:webHidden/>
          </w:rPr>
          <w:t>26</w:t>
        </w:r>
      </w:ins>
      <w:del w:id="13" w:author="Quant Department - HO" w:date="2026-09-16T09:04:00Z" w16du:dateUtc="2026-09-16T02:04:00Z">
        <w:r w:rsidDel="00ED1D57">
          <w:rPr>
            <w:webHidden/>
          </w:rPr>
          <w:delText>15</w:delText>
        </w:r>
      </w:del>
      <w:r>
        <w:rPr>
          <w:webHidden/>
        </w:rPr>
        <w:fldChar w:fldCharType="end"/>
      </w:r>
      <w:r>
        <w:fldChar w:fldCharType="end"/>
      </w:r>
    </w:p>
    <w:p w14:paraId="52CAF321" w14:textId="7126A842"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"_Toc236061217"</w:instrText>
      </w:r>
      <w:r>
        <w:fldChar w:fldCharType="separate"/>
      </w:r>
      <w:r w:rsidRPr="001C3904">
        <w:rPr>
          <w:rStyle w:val="Hyperlink"/>
        </w:rPr>
        <w:t>3.2.</w:t>
      </w:r>
      <w:r>
        <w:rPr>
          <w:rFonts w:asciiTheme="minorHAnsi" w:eastAsiaTheme="minorEastAsia" w:hAnsiTheme="minorHAnsi" w:cstheme="minorBidi"/>
          <w:kern w:val="2"/>
          <w:sz w:val="24"/>
          <w:szCs w:val="24"/>
          <w:lang w:val="en-US"/>
          <w14:ligatures w14:val="standardContextual"/>
        </w:rPr>
        <w:tab/>
      </w:r>
      <w:r w:rsidRPr="001C3904">
        <w:rPr>
          <w:rStyle w:val="Hyperlink"/>
        </w:rPr>
        <w:t>Nguồn dữ liệu</w:t>
      </w:r>
      <w:r>
        <w:rPr>
          <w:webHidden/>
        </w:rPr>
        <w:tab/>
      </w:r>
      <w:r>
        <w:rPr>
          <w:webHidden/>
        </w:rPr>
        <w:fldChar w:fldCharType="begin"/>
      </w:r>
      <w:r>
        <w:rPr>
          <w:webHidden/>
        </w:rPr>
        <w:instrText xml:space="preserve"> PAGEREF _Toc236061217 \h </w:instrText>
      </w:r>
      <w:r>
        <w:rPr>
          <w:webHidden/>
        </w:rPr>
      </w:r>
      <w:r>
        <w:rPr>
          <w:webHidden/>
        </w:rPr>
        <w:fldChar w:fldCharType="separate"/>
      </w:r>
      <w:ins w:id="14" w:author="Quant Department - HO" w:date="2026-09-16T09:04:00Z" w16du:dateUtc="2026-09-16T02:04:00Z">
        <w:r w:rsidR="00ED1D57">
          <w:rPr>
            <w:webHidden/>
          </w:rPr>
          <w:t>26</w:t>
        </w:r>
      </w:ins>
      <w:del w:id="15" w:author="Quant Department - HO" w:date="2026-09-16T09:04:00Z" w16du:dateUtc="2026-09-16T02:04:00Z">
        <w:r w:rsidDel="00ED1D57">
          <w:rPr>
            <w:webHidden/>
          </w:rPr>
          <w:delText>15</w:delText>
        </w:r>
      </w:del>
      <w:r>
        <w:rPr>
          <w:webHidden/>
        </w:rPr>
        <w:fldChar w:fldCharType="end"/>
      </w:r>
      <w:r>
        <w:fldChar w:fldCharType="end"/>
      </w:r>
    </w:p>
    <w:p w14:paraId="4EDE1C1E" w14:textId="6B7CE59D"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"_Toc236061218"</w:instrText>
      </w:r>
      <w:r>
        <w:fldChar w:fldCharType="separate"/>
      </w:r>
      <w:r w:rsidRPr="001C3904">
        <w:rPr>
          <w:rStyle w:val="Hyperlink"/>
        </w:rPr>
        <w:t>3.3.</w:t>
      </w:r>
      <w:r>
        <w:rPr>
          <w:rFonts w:asciiTheme="minorHAnsi" w:eastAsiaTheme="minorEastAsia" w:hAnsiTheme="minorHAnsi" w:cstheme="minorBidi"/>
          <w:kern w:val="2"/>
          <w:sz w:val="24"/>
          <w:szCs w:val="24"/>
          <w:lang w:val="en-US"/>
          <w14:ligatures w14:val="standardContextual"/>
        </w:rPr>
        <w:tab/>
      </w:r>
      <w:r w:rsidRPr="001C3904">
        <w:rPr>
          <w:rStyle w:val="Hyperlink"/>
        </w:rPr>
        <w:t>Quá trình xử lý dữ liệu</w:t>
      </w:r>
      <w:r>
        <w:rPr>
          <w:webHidden/>
        </w:rPr>
        <w:tab/>
      </w:r>
      <w:r>
        <w:rPr>
          <w:webHidden/>
        </w:rPr>
        <w:fldChar w:fldCharType="begin"/>
      </w:r>
      <w:r>
        <w:rPr>
          <w:webHidden/>
        </w:rPr>
        <w:instrText xml:space="preserve"> PAGEREF _Toc236061218 \h </w:instrText>
      </w:r>
      <w:r>
        <w:rPr>
          <w:webHidden/>
        </w:rPr>
      </w:r>
      <w:r>
        <w:rPr>
          <w:webHidden/>
        </w:rPr>
        <w:fldChar w:fldCharType="separate"/>
      </w:r>
      <w:ins w:id="16" w:author="Quant Department - HO" w:date="2026-09-16T09:04:00Z" w16du:dateUtc="2026-09-16T02:04:00Z">
        <w:r w:rsidR="00ED1D57">
          <w:rPr>
            <w:webHidden/>
          </w:rPr>
          <w:t>26</w:t>
        </w:r>
      </w:ins>
      <w:del w:id="17" w:author="Quant Department - HO" w:date="2026-09-16T09:04:00Z" w16du:dateUtc="2026-09-16T02:04:00Z">
        <w:r w:rsidDel="00ED1D57">
          <w:rPr>
            <w:webHidden/>
          </w:rPr>
          <w:delText>15</w:delText>
        </w:r>
      </w:del>
      <w:r>
        <w:rPr>
          <w:webHidden/>
        </w:rPr>
        <w:fldChar w:fldCharType="end"/>
      </w:r>
      <w:r>
        <w:fldChar w:fldCharType="end"/>
      </w:r>
    </w:p>
    <w:p w14:paraId="39E990A7" w14:textId="4C2485BB"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"_Toc236061219"</w:instrText>
      </w:r>
      <w:r>
        <w:fldChar w:fldCharType="separate"/>
      </w:r>
      <w:r w:rsidRPr="001C3904">
        <w:rPr>
          <w:rStyle w:val="Hyperlink"/>
        </w:rPr>
        <w:t>3.4.</w:t>
      </w:r>
      <w:r>
        <w:rPr>
          <w:rFonts w:asciiTheme="minorHAnsi" w:eastAsiaTheme="minorEastAsia" w:hAnsiTheme="minorHAnsi" w:cstheme="minorBidi"/>
          <w:kern w:val="2"/>
          <w:sz w:val="24"/>
          <w:szCs w:val="24"/>
          <w:lang w:val="en-US"/>
          <w14:ligatures w14:val="standardContextual"/>
        </w:rPr>
        <w:tab/>
      </w:r>
      <w:r w:rsidRPr="001C3904">
        <w:rPr>
          <w:rStyle w:val="Hyperlink"/>
        </w:rPr>
        <w:t>Hạn chế của dữ liệu</w:t>
      </w:r>
      <w:r>
        <w:rPr>
          <w:webHidden/>
        </w:rPr>
        <w:tab/>
      </w:r>
      <w:r>
        <w:rPr>
          <w:webHidden/>
        </w:rPr>
        <w:fldChar w:fldCharType="begin"/>
      </w:r>
      <w:r>
        <w:rPr>
          <w:webHidden/>
        </w:rPr>
        <w:instrText xml:space="preserve"> PAGEREF _Toc236061219 \h </w:instrText>
      </w:r>
      <w:r>
        <w:rPr>
          <w:webHidden/>
        </w:rPr>
      </w:r>
      <w:r>
        <w:rPr>
          <w:webHidden/>
        </w:rPr>
        <w:fldChar w:fldCharType="separate"/>
      </w:r>
      <w:ins w:id="18" w:author="Quant Department - HO" w:date="2026-09-16T09:04:00Z" w16du:dateUtc="2026-09-16T02:04:00Z">
        <w:r w:rsidR="00ED1D57">
          <w:rPr>
            <w:webHidden/>
          </w:rPr>
          <w:t>26</w:t>
        </w:r>
      </w:ins>
      <w:del w:id="19" w:author="Quant Department - HO" w:date="2026-09-16T09:04:00Z" w16du:dateUtc="2026-09-16T02:04:00Z">
        <w:r w:rsidDel="00ED1D57">
          <w:rPr>
            <w:webHidden/>
          </w:rPr>
          <w:delText>15</w:delText>
        </w:r>
      </w:del>
      <w:r>
        <w:rPr>
          <w:webHidden/>
        </w:rPr>
        <w:fldChar w:fldCharType="end"/>
      </w:r>
      <w:r>
        <w:fldChar w:fldCharType="end"/>
      </w:r>
    </w:p>
    <w:p w14:paraId="505F23C5" w14:textId="34703280" w:rsidR="00B016EF" w:rsidRDefault="00B016EF">
      <w:pPr>
        <w:pStyle w:val="TOC1"/>
        <w:rPr>
          <w:rFonts w:asciiTheme="minorHAnsi" w:eastAsiaTheme="minorEastAsia" w:hAnsiTheme="minorHAnsi" w:cstheme="minorBidi"/>
          <w:b w:val="0"/>
          <w:kern w:val="2"/>
          <w:sz w:val="24"/>
          <w:szCs w:val="24"/>
          <w:lang w:val="en-US"/>
          <w14:ligatures w14:val="standardContextual"/>
        </w:rPr>
      </w:pPr>
      <w:r>
        <w:fldChar w:fldCharType="begin"/>
      </w:r>
      <w:r>
        <w:instrText>HYPERLINK \l "_Toc236061220"</w:instrText>
      </w:r>
      <w:r>
        <w:fldChar w:fldCharType="separate"/>
      </w:r>
      <w:r w:rsidRPr="001C3904">
        <w:rPr>
          <w:rStyle w:val="Hyperlink"/>
        </w:rPr>
        <w:t>4.</w:t>
      </w:r>
      <w:r>
        <w:rPr>
          <w:rFonts w:asciiTheme="minorHAnsi" w:eastAsiaTheme="minorEastAsia" w:hAnsiTheme="minorHAnsi" w:cstheme="minorBidi"/>
          <w:b w:val="0"/>
          <w:kern w:val="2"/>
          <w:sz w:val="24"/>
          <w:szCs w:val="24"/>
          <w:lang w:val="en-US"/>
          <w14:ligatures w14:val="standardContextual"/>
        </w:rPr>
        <w:tab/>
      </w:r>
      <w:r w:rsidRPr="001C3904">
        <w:rPr>
          <w:rStyle w:val="Hyperlink"/>
        </w:rPr>
        <w:t>KẾT QUẢ MÔ HÌNH</w:t>
      </w:r>
      <w:r>
        <w:rPr>
          <w:webHidden/>
        </w:rPr>
        <w:tab/>
      </w:r>
      <w:r>
        <w:rPr>
          <w:webHidden/>
        </w:rPr>
        <w:fldChar w:fldCharType="begin"/>
      </w:r>
      <w:r>
        <w:rPr>
          <w:webHidden/>
        </w:rPr>
        <w:instrText xml:space="preserve"> PAGEREF _Toc236061220 \h </w:instrText>
      </w:r>
      <w:r>
        <w:rPr>
          <w:webHidden/>
        </w:rPr>
      </w:r>
      <w:r>
        <w:rPr>
          <w:webHidden/>
        </w:rPr>
        <w:fldChar w:fldCharType="separate"/>
      </w:r>
      <w:ins w:id="20" w:author="Quant Department - HO" w:date="2026-09-16T09:04:00Z" w16du:dateUtc="2026-09-16T02:04:00Z">
        <w:r w:rsidR="00ED1D57">
          <w:rPr>
            <w:webHidden/>
          </w:rPr>
          <w:t>26</w:t>
        </w:r>
      </w:ins>
      <w:del w:id="21" w:author="Quant Department - HO" w:date="2026-09-16T09:04:00Z" w16du:dateUtc="2026-09-16T02:04:00Z">
        <w:r w:rsidDel="00ED1D57">
          <w:rPr>
            <w:webHidden/>
          </w:rPr>
          <w:delText>16</w:delText>
        </w:r>
      </w:del>
      <w:r>
        <w:rPr>
          <w:webHidden/>
        </w:rPr>
        <w:fldChar w:fldCharType="end"/>
      </w:r>
      <w:r>
        <w:fldChar w:fldCharType="end"/>
      </w:r>
    </w:p>
    <w:p w14:paraId="6CEC12E2" w14:textId="40D27DEA"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"_Toc236061221"</w:instrText>
      </w:r>
      <w:r>
        <w:fldChar w:fldCharType="separate"/>
      </w:r>
      <w:r w:rsidRPr="001C3904">
        <w:rPr>
          <w:rStyle w:val="Hyperlink"/>
        </w:rPr>
        <w:t>4.1.</w:t>
      </w:r>
      <w:r>
        <w:rPr>
          <w:rFonts w:asciiTheme="minorHAnsi" w:eastAsiaTheme="minorEastAsia" w:hAnsiTheme="minorHAnsi" w:cstheme="minorBidi"/>
          <w:kern w:val="2"/>
          <w:sz w:val="24"/>
          <w:szCs w:val="24"/>
          <w:lang w:val="en-US"/>
          <w14:ligatures w14:val="standardContextual"/>
        </w:rPr>
        <w:tab/>
      </w:r>
      <w:r w:rsidRPr="001C3904">
        <w:rPr>
          <w:rStyle w:val="Hyperlink"/>
        </w:rPr>
        <w:t>Giả thiết trong quá trình xây dựng mô hình</w:t>
      </w:r>
      <w:r>
        <w:rPr>
          <w:webHidden/>
        </w:rPr>
        <w:tab/>
      </w:r>
      <w:r>
        <w:rPr>
          <w:webHidden/>
        </w:rPr>
        <w:fldChar w:fldCharType="begin"/>
      </w:r>
      <w:r>
        <w:rPr>
          <w:webHidden/>
        </w:rPr>
        <w:instrText xml:space="preserve"> PAGEREF _Toc236061221 \h </w:instrText>
      </w:r>
      <w:r>
        <w:rPr>
          <w:webHidden/>
        </w:rPr>
      </w:r>
      <w:r>
        <w:rPr>
          <w:webHidden/>
        </w:rPr>
        <w:fldChar w:fldCharType="separate"/>
      </w:r>
      <w:ins w:id="22" w:author="Quant Department - HO" w:date="2026-09-16T09:04:00Z" w16du:dateUtc="2026-09-16T02:04:00Z">
        <w:r w:rsidR="00ED1D57">
          <w:rPr>
            <w:webHidden/>
          </w:rPr>
          <w:t>26</w:t>
        </w:r>
      </w:ins>
      <w:del w:id="23" w:author="Quant Department - HO" w:date="2026-09-16T09:04:00Z" w16du:dateUtc="2026-09-16T02:04:00Z">
        <w:r w:rsidDel="00ED1D57">
          <w:rPr>
            <w:webHidden/>
          </w:rPr>
          <w:delText>16</w:delText>
        </w:r>
      </w:del>
      <w:r>
        <w:rPr>
          <w:webHidden/>
        </w:rPr>
        <w:fldChar w:fldCharType="end"/>
      </w:r>
      <w:r>
        <w:fldChar w:fldCharType="end"/>
      </w:r>
    </w:p>
    <w:p w14:paraId="379D4B88" w14:textId="584D30E0"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"_Toc236061222"</w:instrText>
      </w:r>
      <w:r>
        <w:fldChar w:fldCharType="separate"/>
      </w:r>
      <w:r w:rsidRPr="001C3904">
        <w:rPr>
          <w:rStyle w:val="Hyperlink"/>
        </w:rPr>
        <w:t>4.2.</w:t>
      </w:r>
      <w:r>
        <w:rPr>
          <w:rFonts w:asciiTheme="minorHAnsi" w:eastAsiaTheme="minorEastAsia" w:hAnsiTheme="minorHAnsi" w:cstheme="minorBidi"/>
          <w:kern w:val="2"/>
          <w:sz w:val="24"/>
          <w:szCs w:val="24"/>
          <w:lang w:val="en-US"/>
          <w14:ligatures w14:val="standardContextual"/>
        </w:rPr>
        <w:tab/>
      </w:r>
      <w:r w:rsidRPr="001C3904">
        <w:rPr>
          <w:rStyle w:val="Hyperlink"/>
        </w:rPr>
        <w:t>Kết quả tính toán, ước lượng các tham số</w:t>
      </w:r>
      <w:r>
        <w:rPr>
          <w:webHidden/>
        </w:rPr>
        <w:tab/>
      </w:r>
      <w:r>
        <w:rPr>
          <w:webHidden/>
        </w:rPr>
        <w:fldChar w:fldCharType="begin"/>
      </w:r>
      <w:r>
        <w:rPr>
          <w:webHidden/>
        </w:rPr>
        <w:instrText xml:space="preserve"> PAGEREF _Toc236061222 \h </w:instrText>
      </w:r>
      <w:r>
        <w:rPr>
          <w:webHidden/>
        </w:rPr>
      </w:r>
      <w:r>
        <w:rPr>
          <w:webHidden/>
        </w:rPr>
        <w:fldChar w:fldCharType="separate"/>
      </w:r>
      <w:ins w:id="24" w:author="Quant Department - HO" w:date="2026-09-16T09:04:00Z" w16du:dateUtc="2026-09-16T02:04:00Z">
        <w:r w:rsidR="00ED1D57">
          <w:rPr>
            <w:webHidden/>
          </w:rPr>
          <w:t>26</w:t>
        </w:r>
      </w:ins>
      <w:del w:id="25" w:author="Quant Department - HO" w:date="2026-09-16T09:04:00Z" w16du:dateUtc="2026-09-16T02:04:00Z">
        <w:r w:rsidDel="00ED1D57">
          <w:rPr>
            <w:webHidden/>
          </w:rPr>
          <w:delText>16</w:delText>
        </w:r>
      </w:del>
      <w:r>
        <w:rPr>
          <w:webHidden/>
        </w:rPr>
        <w:fldChar w:fldCharType="end"/>
      </w:r>
      <w:r>
        <w:fldChar w:fldCharType="end"/>
      </w:r>
    </w:p>
    <w:p w14:paraId="28677BBF" w14:textId="59A4F122"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"_Toc236061223"</w:instrText>
      </w:r>
      <w:r>
        <w:fldChar w:fldCharType="separate"/>
      </w:r>
      <w:r w:rsidRPr="001C3904">
        <w:rPr>
          <w:rStyle w:val="Hyperlink"/>
        </w:rPr>
        <w:t>4.3.</w:t>
      </w:r>
      <w:r>
        <w:rPr>
          <w:rFonts w:asciiTheme="minorHAnsi" w:eastAsiaTheme="minorEastAsia" w:hAnsiTheme="minorHAnsi" w:cstheme="minorBidi"/>
          <w:kern w:val="2"/>
          <w:sz w:val="24"/>
          <w:szCs w:val="24"/>
          <w:lang w:val="en-US"/>
          <w14:ligatures w14:val="standardContextual"/>
        </w:rPr>
        <w:tab/>
      </w:r>
      <w:r w:rsidRPr="001C3904">
        <w:rPr>
          <w:rStyle w:val="Hyperlink"/>
        </w:rPr>
        <w:t>Kết quả đầu ra của mô hình</w:t>
      </w:r>
      <w:r>
        <w:rPr>
          <w:webHidden/>
        </w:rPr>
        <w:tab/>
      </w:r>
      <w:r>
        <w:rPr>
          <w:webHidden/>
        </w:rPr>
        <w:fldChar w:fldCharType="begin"/>
      </w:r>
      <w:r>
        <w:rPr>
          <w:webHidden/>
        </w:rPr>
        <w:instrText xml:space="preserve"> PAGEREF _Toc236061223 \h </w:instrText>
      </w:r>
      <w:r>
        <w:rPr>
          <w:webHidden/>
        </w:rPr>
      </w:r>
      <w:r>
        <w:rPr>
          <w:webHidden/>
        </w:rPr>
        <w:fldChar w:fldCharType="separate"/>
      </w:r>
      <w:ins w:id="26" w:author="Quant Department - HO" w:date="2026-09-16T09:04:00Z" w16du:dateUtc="2026-09-16T02:04:00Z">
        <w:r w:rsidR="00ED1D57">
          <w:rPr>
            <w:webHidden/>
          </w:rPr>
          <w:t>26</w:t>
        </w:r>
      </w:ins>
      <w:del w:id="27" w:author="Quant Department - HO" w:date="2026-09-16T09:04:00Z" w16du:dateUtc="2026-09-16T02:04:00Z">
        <w:r w:rsidDel="00ED1D57">
          <w:rPr>
            <w:webHidden/>
          </w:rPr>
          <w:delText>16</w:delText>
        </w:r>
      </w:del>
      <w:r>
        <w:rPr>
          <w:webHidden/>
        </w:rPr>
        <w:fldChar w:fldCharType="end"/>
      </w:r>
      <w:r>
        <w:fldChar w:fldCharType="end"/>
      </w:r>
    </w:p>
    <w:p w14:paraId="250311F9" w14:textId="1E626D79"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"_Toc236061224"</w:instrText>
      </w:r>
      <w:r>
        <w:fldChar w:fldCharType="separate"/>
      </w:r>
      <w:r w:rsidRPr="001C3904">
        <w:rPr>
          <w:rStyle w:val="Hyperlink"/>
        </w:rPr>
        <w:t>4.4.</w:t>
      </w:r>
      <w:r>
        <w:rPr>
          <w:rFonts w:asciiTheme="minorHAnsi" w:eastAsiaTheme="minorEastAsia" w:hAnsiTheme="minorHAnsi" w:cstheme="minorBidi"/>
          <w:kern w:val="2"/>
          <w:sz w:val="24"/>
          <w:szCs w:val="24"/>
          <w:lang w:val="en-US"/>
          <w14:ligatures w14:val="standardContextual"/>
        </w:rPr>
        <w:tab/>
      </w:r>
      <w:r w:rsidRPr="001C3904">
        <w:rPr>
          <w:rStyle w:val="Hyperlink"/>
        </w:rPr>
        <w:t>Kết quả kiểm thử mô hình</w:t>
      </w:r>
      <w:r>
        <w:rPr>
          <w:webHidden/>
        </w:rPr>
        <w:tab/>
      </w:r>
      <w:r>
        <w:rPr>
          <w:webHidden/>
        </w:rPr>
        <w:fldChar w:fldCharType="begin"/>
      </w:r>
      <w:r>
        <w:rPr>
          <w:webHidden/>
        </w:rPr>
        <w:instrText xml:space="preserve"> PAGEREF _Toc236061224 \h </w:instrText>
      </w:r>
      <w:r>
        <w:rPr>
          <w:webHidden/>
        </w:rPr>
      </w:r>
      <w:r>
        <w:rPr>
          <w:webHidden/>
        </w:rPr>
        <w:fldChar w:fldCharType="separate"/>
      </w:r>
      <w:ins w:id="28" w:author="Quant Department - HO" w:date="2026-09-16T09:04:00Z" w16du:dateUtc="2026-09-16T02:04:00Z">
        <w:r w:rsidR="00ED1D57">
          <w:rPr>
            <w:webHidden/>
          </w:rPr>
          <w:t>26</w:t>
        </w:r>
      </w:ins>
      <w:del w:id="29" w:author="Quant Department - HO" w:date="2026-09-16T09:04:00Z" w16du:dateUtc="2026-09-16T02:04:00Z">
        <w:r w:rsidDel="00ED1D57">
          <w:rPr>
            <w:webHidden/>
          </w:rPr>
          <w:delText>16</w:delText>
        </w:r>
      </w:del>
      <w:r>
        <w:rPr>
          <w:webHidden/>
        </w:rPr>
        <w:fldChar w:fldCharType="end"/>
      </w:r>
      <w:r>
        <w:fldChar w:fldCharType="end"/>
      </w:r>
    </w:p>
    <w:p w14:paraId="01D55128" w14:textId="4CB00E9B"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"_Toc236061225"</w:instrText>
      </w:r>
      <w:r>
        <w:fldChar w:fldCharType="separate"/>
      </w:r>
      <w:r w:rsidRPr="001C3904">
        <w:rPr>
          <w:rStyle w:val="Hyperlink"/>
        </w:rPr>
        <w:t>4.5.</w:t>
      </w:r>
      <w:r>
        <w:rPr>
          <w:rFonts w:asciiTheme="minorHAnsi" w:eastAsiaTheme="minorEastAsia" w:hAnsiTheme="minorHAnsi" w:cstheme="minorBidi"/>
          <w:kern w:val="2"/>
          <w:sz w:val="24"/>
          <w:szCs w:val="24"/>
          <w:lang w:val="en-US"/>
          <w14:ligatures w14:val="standardContextual"/>
        </w:rPr>
        <w:tab/>
      </w:r>
      <w:r w:rsidRPr="001C3904">
        <w:rPr>
          <w:rStyle w:val="Hyperlink"/>
        </w:rPr>
        <w:t>Ý kiến của Ban chuyên gia (nếu có)</w:t>
      </w:r>
      <w:r>
        <w:rPr>
          <w:webHidden/>
        </w:rPr>
        <w:tab/>
      </w:r>
      <w:r>
        <w:rPr>
          <w:webHidden/>
        </w:rPr>
        <w:fldChar w:fldCharType="begin"/>
      </w:r>
      <w:r>
        <w:rPr>
          <w:webHidden/>
        </w:rPr>
        <w:instrText xml:space="preserve"> PAGEREF _Toc236061225 \h </w:instrText>
      </w:r>
      <w:r>
        <w:rPr>
          <w:webHidden/>
        </w:rPr>
      </w:r>
      <w:r>
        <w:rPr>
          <w:webHidden/>
        </w:rPr>
        <w:fldChar w:fldCharType="separate"/>
      </w:r>
      <w:ins w:id="30" w:author="Quant Department - HO" w:date="2026-09-16T09:04:00Z" w16du:dateUtc="2026-09-16T02:04:00Z">
        <w:r w:rsidR="00ED1D57">
          <w:rPr>
            <w:webHidden/>
          </w:rPr>
          <w:t>26</w:t>
        </w:r>
      </w:ins>
      <w:del w:id="31" w:author="Quant Department - HO" w:date="2026-09-16T09:04:00Z" w16du:dateUtc="2026-09-16T02:04:00Z">
        <w:r w:rsidDel="00ED1D57">
          <w:rPr>
            <w:webHidden/>
          </w:rPr>
          <w:delText>16</w:delText>
        </w:r>
      </w:del>
      <w:r>
        <w:rPr>
          <w:webHidden/>
        </w:rPr>
        <w:fldChar w:fldCharType="end"/>
      </w:r>
      <w:r>
        <w:fldChar w:fldCharType="end"/>
      </w:r>
    </w:p>
    <w:p w14:paraId="6F971AE2" w14:textId="3605D590"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"_Toc236061226"</w:instrText>
      </w:r>
      <w:r>
        <w:fldChar w:fldCharType="separate"/>
      </w:r>
      <w:r w:rsidRPr="001C3904">
        <w:rPr>
          <w:rStyle w:val="Hyperlink"/>
        </w:rPr>
        <w:t>4.6.</w:t>
      </w:r>
      <w:r>
        <w:rPr>
          <w:rFonts w:asciiTheme="minorHAnsi" w:eastAsiaTheme="minorEastAsia" w:hAnsiTheme="minorHAnsi" w:cstheme="minorBidi"/>
          <w:kern w:val="2"/>
          <w:sz w:val="24"/>
          <w:szCs w:val="24"/>
          <w:lang w:val="en-US"/>
          <w14:ligatures w14:val="standardContextual"/>
        </w:rPr>
        <w:tab/>
      </w:r>
      <w:r w:rsidRPr="001C3904">
        <w:rPr>
          <w:rStyle w:val="Hyperlink"/>
        </w:rPr>
        <w:t>Cơ chế ghi đè (nếu có)</w:t>
      </w:r>
      <w:r>
        <w:rPr>
          <w:webHidden/>
        </w:rPr>
        <w:tab/>
      </w:r>
      <w:r>
        <w:rPr>
          <w:webHidden/>
        </w:rPr>
        <w:fldChar w:fldCharType="begin"/>
      </w:r>
      <w:r>
        <w:rPr>
          <w:webHidden/>
        </w:rPr>
        <w:instrText xml:space="preserve"> PAGEREF _Toc236061226 \h </w:instrText>
      </w:r>
      <w:r>
        <w:rPr>
          <w:webHidden/>
        </w:rPr>
      </w:r>
      <w:r>
        <w:rPr>
          <w:webHidden/>
        </w:rPr>
        <w:fldChar w:fldCharType="separate"/>
      </w:r>
      <w:ins w:id="32" w:author="Quant Department - HO" w:date="2026-09-16T09:04:00Z" w16du:dateUtc="2026-09-16T02:04:00Z">
        <w:r w:rsidR="00ED1D57">
          <w:rPr>
            <w:webHidden/>
          </w:rPr>
          <w:t>26</w:t>
        </w:r>
      </w:ins>
      <w:del w:id="33" w:author="Quant Department - HO" w:date="2026-09-16T09:04:00Z" w16du:dateUtc="2026-09-16T02:04:00Z">
        <w:r w:rsidDel="00ED1D57">
          <w:rPr>
            <w:webHidden/>
          </w:rPr>
          <w:delText>16</w:delText>
        </w:r>
      </w:del>
      <w:r>
        <w:rPr>
          <w:webHidden/>
        </w:rPr>
        <w:fldChar w:fldCharType="end"/>
      </w:r>
      <w:r>
        <w:fldChar w:fldCharType="end"/>
      </w:r>
    </w:p>
    <w:p w14:paraId="12EF4884" w14:textId="1D1A688F" w:rsidR="00B016EF" w:rsidRDefault="00B016EF">
      <w:pPr>
        <w:pStyle w:val="TOC1"/>
        <w:rPr>
          <w:rFonts w:asciiTheme="minorHAnsi" w:eastAsiaTheme="minorEastAsia" w:hAnsiTheme="minorHAnsi" w:cstheme="minorBidi"/>
          <w:b w:val="0"/>
          <w:kern w:val="2"/>
          <w:sz w:val="24"/>
          <w:szCs w:val="24"/>
          <w:lang w:val="en-US"/>
          <w14:ligatures w14:val="standardContextual"/>
        </w:rPr>
      </w:pPr>
      <w:r>
        <w:fldChar w:fldCharType="begin"/>
      </w:r>
      <w:r>
        <w:instrText>HYPERLINK \l "_Toc236061227"</w:instrText>
      </w:r>
      <w:r>
        <w:fldChar w:fldCharType="separate"/>
      </w:r>
      <w:r w:rsidRPr="001C3904">
        <w:rPr>
          <w:rStyle w:val="Hyperlink"/>
        </w:rPr>
        <w:t>5.</w:t>
      </w:r>
      <w:r>
        <w:rPr>
          <w:rFonts w:asciiTheme="minorHAnsi" w:eastAsiaTheme="minorEastAsia" w:hAnsiTheme="minorHAnsi" w:cstheme="minorBidi"/>
          <w:b w:val="0"/>
          <w:kern w:val="2"/>
          <w:sz w:val="24"/>
          <w:szCs w:val="24"/>
          <w:lang w:val="en-US"/>
          <w14:ligatures w14:val="standardContextual"/>
        </w:rPr>
        <w:tab/>
      </w:r>
      <w:r w:rsidRPr="001C3904">
        <w:rPr>
          <w:rStyle w:val="Hyperlink"/>
        </w:rPr>
        <w:t>HẠN CHẾ CỦA MÔ HÌNH (NẾU CÓ)</w:t>
      </w:r>
      <w:r>
        <w:rPr>
          <w:webHidden/>
        </w:rPr>
        <w:tab/>
      </w:r>
      <w:r>
        <w:rPr>
          <w:webHidden/>
        </w:rPr>
        <w:fldChar w:fldCharType="begin"/>
      </w:r>
      <w:r>
        <w:rPr>
          <w:webHidden/>
        </w:rPr>
        <w:instrText xml:space="preserve"> PAGEREF _Toc236061227 \h </w:instrText>
      </w:r>
      <w:r>
        <w:rPr>
          <w:webHidden/>
        </w:rPr>
      </w:r>
      <w:r>
        <w:rPr>
          <w:webHidden/>
        </w:rPr>
        <w:fldChar w:fldCharType="separate"/>
      </w:r>
      <w:ins w:id="34" w:author="Quant Department - HO" w:date="2026-09-16T09:04:00Z" w16du:dateUtc="2026-09-16T02:04:00Z">
        <w:r w:rsidR="00ED1D57">
          <w:rPr>
            <w:webHidden/>
          </w:rPr>
          <w:t>27</w:t>
        </w:r>
      </w:ins>
      <w:del w:id="35" w:author="Quant Department - HO" w:date="2026-09-16T09:04:00Z" w16du:dateUtc="2026-09-16T02:04:00Z">
        <w:r w:rsidDel="00ED1D57">
          <w:rPr>
            <w:webHidden/>
          </w:rPr>
          <w:delText>16</w:delText>
        </w:r>
      </w:del>
      <w:r>
        <w:rPr>
          <w:webHidden/>
        </w:rPr>
        <w:fldChar w:fldCharType="end"/>
      </w:r>
      <w:r>
        <w:fldChar w:fldCharType="end"/>
      </w:r>
    </w:p>
    <w:p w14:paraId="00BDB677" w14:textId="4C150EBB"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"_Toc236061228"</w:instrText>
      </w:r>
      <w:r>
        <w:fldChar w:fldCharType="separate"/>
      </w:r>
      <w:r w:rsidRPr="001C3904">
        <w:rPr>
          <w:rStyle w:val="Hyperlink"/>
        </w:rPr>
        <w:t>5.1.</w:t>
      </w:r>
      <w:r>
        <w:rPr>
          <w:rFonts w:asciiTheme="minorHAnsi" w:eastAsiaTheme="minorEastAsia" w:hAnsiTheme="minorHAnsi" w:cstheme="minorBidi"/>
          <w:kern w:val="2"/>
          <w:sz w:val="24"/>
          <w:szCs w:val="24"/>
          <w:lang w:val="en-US"/>
          <w14:ligatures w14:val="standardContextual"/>
        </w:rPr>
        <w:tab/>
      </w:r>
      <w:r w:rsidRPr="001C3904">
        <w:rPr>
          <w:rStyle w:val="Hyperlink"/>
        </w:rPr>
        <w:t>Hạn chế của mô hình</w:t>
      </w:r>
      <w:r>
        <w:rPr>
          <w:webHidden/>
        </w:rPr>
        <w:tab/>
      </w:r>
      <w:r>
        <w:rPr>
          <w:webHidden/>
        </w:rPr>
        <w:fldChar w:fldCharType="begin"/>
      </w:r>
      <w:r>
        <w:rPr>
          <w:webHidden/>
        </w:rPr>
        <w:instrText xml:space="preserve"> PAGEREF _Toc236061228 \h </w:instrText>
      </w:r>
      <w:r>
        <w:rPr>
          <w:webHidden/>
        </w:rPr>
      </w:r>
      <w:r>
        <w:rPr>
          <w:webHidden/>
        </w:rPr>
        <w:fldChar w:fldCharType="separate"/>
      </w:r>
      <w:ins w:id="36" w:author="Quant Department - HO" w:date="2026-09-16T09:04:00Z" w16du:dateUtc="2026-09-16T02:04:00Z">
        <w:r w:rsidR="00ED1D57">
          <w:rPr>
            <w:webHidden/>
          </w:rPr>
          <w:t>27</w:t>
        </w:r>
      </w:ins>
      <w:del w:id="37" w:author="Quant Department - HO" w:date="2026-09-16T09:04:00Z" w16du:dateUtc="2026-09-16T02:04:00Z">
        <w:r w:rsidDel="00ED1D57">
          <w:rPr>
            <w:webHidden/>
          </w:rPr>
          <w:delText>16</w:delText>
        </w:r>
      </w:del>
      <w:r>
        <w:rPr>
          <w:webHidden/>
        </w:rPr>
        <w:fldChar w:fldCharType="end"/>
      </w:r>
      <w:r>
        <w:fldChar w:fldCharType="end"/>
      </w:r>
    </w:p>
    <w:p w14:paraId="090DA3CA" w14:textId="00E6A566" w:rsidR="00B016EF" w:rsidRDefault="00B016EF">
      <w:pPr>
        <w:pStyle w:val="TOC2"/>
        <w:rPr>
          <w:rFonts w:asciiTheme="minorHAnsi" w:eastAsiaTheme="minorEastAsia" w:hAnsiTheme="minorHAnsi" w:cstheme="minorBidi"/>
          <w:kern w:val="2"/>
          <w:sz w:val="24"/>
          <w:szCs w:val="24"/>
          <w:lang w:val="en-US"/>
          <w14:ligatures w14:val="standardContextual"/>
        </w:rPr>
      </w:pPr>
      <w:r>
        <w:lastRenderedPageBreak/>
        <w:fldChar w:fldCharType="begin"/>
      </w:r>
      <w:r>
        <w:instrText>HYPERLINK \l "_Toc236061229"</w:instrText>
      </w:r>
      <w:r>
        <w:fldChar w:fldCharType="separate"/>
      </w:r>
      <w:r w:rsidRPr="001C3904">
        <w:rPr>
          <w:rStyle w:val="Hyperlink"/>
        </w:rPr>
        <w:t>5.2.</w:t>
      </w:r>
      <w:r>
        <w:rPr>
          <w:rFonts w:asciiTheme="minorHAnsi" w:eastAsiaTheme="minorEastAsia" w:hAnsiTheme="minorHAnsi" w:cstheme="minorBidi"/>
          <w:kern w:val="2"/>
          <w:sz w:val="24"/>
          <w:szCs w:val="24"/>
          <w:lang w:val="en-US"/>
          <w14:ligatures w14:val="standardContextual"/>
        </w:rPr>
        <w:tab/>
      </w:r>
      <w:r w:rsidRPr="001C3904">
        <w:rPr>
          <w:rStyle w:val="Hyperlink"/>
        </w:rPr>
        <w:t>Đề xuất cải thiện trong tương lai</w:t>
      </w:r>
      <w:r>
        <w:rPr>
          <w:webHidden/>
        </w:rPr>
        <w:tab/>
      </w:r>
      <w:r>
        <w:rPr>
          <w:webHidden/>
        </w:rPr>
        <w:fldChar w:fldCharType="begin"/>
      </w:r>
      <w:r>
        <w:rPr>
          <w:webHidden/>
        </w:rPr>
        <w:instrText xml:space="preserve"> PAGEREF _Toc236061229 \h </w:instrText>
      </w:r>
      <w:r>
        <w:rPr>
          <w:webHidden/>
        </w:rPr>
      </w:r>
      <w:r>
        <w:rPr>
          <w:webHidden/>
        </w:rPr>
        <w:fldChar w:fldCharType="separate"/>
      </w:r>
      <w:ins w:id="38" w:author="Quant Department - HO" w:date="2026-09-16T09:04:00Z" w16du:dateUtc="2026-09-16T02:04:00Z">
        <w:r w:rsidR="00ED1D57">
          <w:rPr>
            <w:webHidden/>
          </w:rPr>
          <w:t>27</w:t>
        </w:r>
      </w:ins>
      <w:del w:id="39" w:author="Quant Department - HO" w:date="2026-09-16T09:04:00Z" w16du:dateUtc="2026-09-16T02:04:00Z">
        <w:r w:rsidDel="00ED1D57">
          <w:rPr>
            <w:webHidden/>
          </w:rPr>
          <w:delText>16</w:delText>
        </w:r>
      </w:del>
      <w:r>
        <w:rPr>
          <w:webHidden/>
        </w:rPr>
        <w:fldChar w:fldCharType="end"/>
      </w:r>
      <w:r>
        <w:fldChar w:fldCharType="end"/>
      </w:r>
    </w:p>
    <w:p w14:paraId="6B512478" w14:textId="2FCAE56B" w:rsidR="00B016EF" w:rsidRDefault="00B016EF">
      <w:pPr>
        <w:pStyle w:val="TOC1"/>
        <w:rPr>
          <w:rFonts w:asciiTheme="minorHAnsi" w:eastAsiaTheme="minorEastAsia" w:hAnsiTheme="minorHAnsi" w:cstheme="minorBidi"/>
          <w:b w:val="0"/>
          <w:kern w:val="2"/>
          <w:sz w:val="24"/>
          <w:szCs w:val="24"/>
          <w:lang w:val="en-US"/>
          <w14:ligatures w14:val="standardContextual"/>
        </w:rPr>
      </w:pPr>
      <w:r>
        <w:fldChar w:fldCharType="begin"/>
      </w:r>
      <w:r>
        <w:instrText>HYPERLINK \l "_Toc236061230"</w:instrText>
      </w:r>
      <w:r>
        <w:fldChar w:fldCharType="separate"/>
      </w:r>
      <w:r w:rsidRPr="001C3904">
        <w:rPr>
          <w:rStyle w:val="Hyperlink"/>
        </w:rPr>
        <w:t>6.</w:t>
      </w:r>
      <w:r>
        <w:rPr>
          <w:rFonts w:asciiTheme="minorHAnsi" w:eastAsiaTheme="minorEastAsia" w:hAnsiTheme="minorHAnsi" w:cstheme="minorBidi"/>
          <w:b w:val="0"/>
          <w:kern w:val="2"/>
          <w:sz w:val="24"/>
          <w:szCs w:val="24"/>
          <w:lang w:val="en-US"/>
          <w14:ligatures w14:val="standardContextual"/>
        </w:rPr>
        <w:tab/>
      </w:r>
      <w:r w:rsidRPr="001C3904">
        <w:rPr>
          <w:rStyle w:val="Hyperlink"/>
        </w:rPr>
        <w:t>ỨNG DỤNG KẾT QUẢ MÔ HÌNH</w:t>
      </w:r>
      <w:r>
        <w:rPr>
          <w:webHidden/>
        </w:rPr>
        <w:tab/>
      </w:r>
      <w:r>
        <w:rPr>
          <w:webHidden/>
        </w:rPr>
        <w:fldChar w:fldCharType="begin"/>
      </w:r>
      <w:r>
        <w:rPr>
          <w:webHidden/>
        </w:rPr>
        <w:instrText xml:space="preserve"> PAGEREF _Toc236061230 \h </w:instrText>
      </w:r>
      <w:r>
        <w:rPr>
          <w:webHidden/>
        </w:rPr>
      </w:r>
      <w:r>
        <w:rPr>
          <w:webHidden/>
        </w:rPr>
        <w:fldChar w:fldCharType="separate"/>
      </w:r>
      <w:ins w:id="40" w:author="Quant Department - HO" w:date="2026-09-16T09:04:00Z" w16du:dateUtc="2026-09-16T02:04:00Z">
        <w:r w:rsidR="00ED1D57">
          <w:rPr>
            <w:webHidden/>
          </w:rPr>
          <w:t>27</w:t>
        </w:r>
      </w:ins>
      <w:del w:id="41" w:author="Quant Department - HO" w:date="2026-09-16T09:04:00Z" w16du:dateUtc="2026-09-16T02:04:00Z">
        <w:r w:rsidDel="00ED1D57">
          <w:rPr>
            <w:webHidden/>
          </w:rPr>
          <w:delText>16</w:delText>
        </w:r>
      </w:del>
      <w:r>
        <w:rPr>
          <w:webHidden/>
        </w:rPr>
        <w:fldChar w:fldCharType="end"/>
      </w:r>
      <w:r>
        <w:fldChar w:fldCharType="end"/>
      </w:r>
    </w:p>
    <w:p w14:paraId="22F0FBC1" w14:textId="7EDBE7AB" w:rsidR="00B016EF" w:rsidRDefault="00B016EF">
      <w:pPr>
        <w:pStyle w:val="TOC1"/>
        <w:rPr>
          <w:rFonts w:asciiTheme="minorHAnsi" w:eastAsiaTheme="minorEastAsia" w:hAnsiTheme="minorHAnsi" w:cstheme="minorBidi"/>
          <w:b w:val="0"/>
          <w:kern w:val="2"/>
          <w:sz w:val="24"/>
          <w:szCs w:val="24"/>
          <w:lang w:val="en-US"/>
          <w14:ligatures w14:val="standardContextual"/>
        </w:rPr>
      </w:pPr>
      <w:r>
        <w:fldChar w:fldCharType="begin"/>
      </w:r>
      <w:r>
        <w:instrText>HYPERLINK \l "_Toc236061231"</w:instrText>
      </w:r>
      <w:r>
        <w:fldChar w:fldCharType="separate"/>
      </w:r>
      <w:r w:rsidRPr="001C3904">
        <w:rPr>
          <w:rStyle w:val="Hyperlink"/>
        </w:rPr>
        <w:t>7.</w:t>
      </w:r>
      <w:r>
        <w:rPr>
          <w:rFonts w:asciiTheme="minorHAnsi" w:eastAsiaTheme="minorEastAsia" w:hAnsiTheme="minorHAnsi" w:cstheme="minorBidi"/>
          <w:b w:val="0"/>
          <w:kern w:val="2"/>
          <w:sz w:val="24"/>
          <w:szCs w:val="24"/>
          <w:lang w:val="en-US"/>
          <w14:ligatures w14:val="standardContextual"/>
        </w:rPr>
        <w:tab/>
      </w:r>
      <w:r w:rsidRPr="001C3904">
        <w:rPr>
          <w:rStyle w:val="Hyperlink"/>
        </w:rPr>
        <w:t>KẾ HOẠCH GIÁM SÁT MÔ HÌNH</w:t>
      </w:r>
      <w:r>
        <w:rPr>
          <w:webHidden/>
        </w:rPr>
        <w:tab/>
      </w:r>
      <w:r>
        <w:rPr>
          <w:webHidden/>
        </w:rPr>
        <w:fldChar w:fldCharType="begin"/>
      </w:r>
      <w:r>
        <w:rPr>
          <w:webHidden/>
        </w:rPr>
        <w:instrText xml:space="preserve"> PAGEREF _Toc236061231 \h </w:instrText>
      </w:r>
      <w:r>
        <w:rPr>
          <w:webHidden/>
        </w:rPr>
      </w:r>
      <w:r>
        <w:rPr>
          <w:webHidden/>
        </w:rPr>
        <w:fldChar w:fldCharType="separate"/>
      </w:r>
      <w:ins w:id="42" w:author="Quant Department - HO" w:date="2026-09-16T09:04:00Z" w16du:dateUtc="2026-09-16T02:04:00Z">
        <w:r w:rsidR="00ED1D57">
          <w:rPr>
            <w:webHidden/>
          </w:rPr>
          <w:t>27</w:t>
        </w:r>
      </w:ins>
      <w:del w:id="43" w:author="Quant Department - HO" w:date="2026-09-16T09:04:00Z" w16du:dateUtc="2026-09-16T02:04:00Z">
        <w:r w:rsidDel="00ED1D57">
          <w:rPr>
            <w:webHidden/>
          </w:rPr>
          <w:delText>16</w:delText>
        </w:r>
      </w:del>
      <w:r>
        <w:rPr>
          <w:webHidden/>
        </w:rPr>
        <w:fldChar w:fldCharType="end"/>
      </w:r>
      <w:r>
        <w:fldChar w:fldCharType="end"/>
      </w:r>
    </w:p>
    <w:p w14:paraId="11F6E96B" w14:textId="39932832"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"_Toc236061232"</w:instrText>
      </w:r>
      <w:r>
        <w:fldChar w:fldCharType="separate"/>
      </w:r>
      <w:r w:rsidRPr="001C3904">
        <w:rPr>
          <w:rStyle w:val="Hyperlink"/>
        </w:rPr>
        <w:t>7.1.</w:t>
      </w:r>
      <w:r>
        <w:rPr>
          <w:rFonts w:asciiTheme="minorHAnsi" w:eastAsiaTheme="minorEastAsia" w:hAnsiTheme="minorHAnsi" w:cstheme="minorBidi"/>
          <w:kern w:val="2"/>
          <w:sz w:val="24"/>
          <w:szCs w:val="24"/>
          <w:lang w:val="en-US"/>
          <w14:ligatures w14:val="standardContextual"/>
        </w:rPr>
        <w:tab/>
      </w:r>
      <w:r w:rsidRPr="001C3904">
        <w:rPr>
          <w:rStyle w:val="Hyperlink"/>
        </w:rPr>
        <w:t>Giám sát hiệu năng mô hình</w:t>
      </w:r>
      <w:r>
        <w:rPr>
          <w:webHidden/>
        </w:rPr>
        <w:tab/>
      </w:r>
      <w:r>
        <w:rPr>
          <w:webHidden/>
        </w:rPr>
        <w:fldChar w:fldCharType="begin"/>
      </w:r>
      <w:r>
        <w:rPr>
          <w:webHidden/>
        </w:rPr>
        <w:instrText xml:space="preserve"> PAGEREF _Toc236061232 \h </w:instrText>
      </w:r>
      <w:r>
        <w:rPr>
          <w:webHidden/>
        </w:rPr>
      </w:r>
      <w:r>
        <w:rPr>
          <w:webHidden/>
        </w:rPr>
        <w:fldChar w:fldCharType="separate"/>
      </w:r>
      <w:ins w:id="44" w:author="Quant Department - HO" w:date="2026-09-16T09:04:00Z" w16du:dateUtc="2026-09-16T02:04:00Z">
        <w:r w:rsidR="00ED1D57">
          <w:rPr>
            <w:webHidden/>
          </w:rPr>
          <w:t>27</w:t>
        </w:r>
      </w:ins>
      <w:del w:id="45" w:author="Quant Department - HO" w:date="2026-09-16T09:04:00Z" w16du:dateUtc="2026-09-16T02:04:00Z">
        <w:r w:rsidDel="00ED1D57">
          <w:rPr>
            <w:webHidden/>
          </w:rPr>
          <w:delText>16</w:delText>
        </w:r>
      </w:del>
      <w:r>
        <w:rPr>
          <w:webHidden/>
        </w:rPr>
        <w:fldChar w:fldCharType="end"/>
      </w:r>
      <w:r>
        <w:fldChar w:fldCharType="end"/>
      </w:r>
    </w:p>
    <w:p w14:paraId="48655A3A" w14:textId="215C6B3F"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"_Toc236061233"</w:instrText>
      </w:r>
      <w:r>
        <w:fldChar w:fldCharType="separate"/>
      </w:r>
      <w:r w:rsidRPr="001C3904">
        <w:rPr>
          <w:rStyle w:val="Hyperlink"/>
        </w:rPr>
        <w:t>7.2.</w:t>
      </w:r>
      <w:r>
        <w:rPr>
          <w:rFonts w:asciiTheme="minorHAnsi" w:eastAsiaTheme="minorEastAsia" w:hAnsiTheme="minorHAnsi" w:cstheme="minorBidi"/>
          <w:kern w:val="2"/>
          <w:sz w:val="24"/>
          <w:szCs w:val="24"/>
          <w:lang w:val="en-US"/>
          <w14:ligatures w14:val="standardContextual"/>
        </w:rPr>
        <w:tab/>
      </w:r>
      <w:r w:rsidRPr="001C3904">
        <w:rPr>
          <w:rStyle w:val="Hyperlink"/>
        </w:rPr>
        <w:t>Giám sát sử dụng mô hình</w:t>
      </w:r>
      <w:r>
        <w:rPr>
          <w:webHidden/>
        </w:rPr>
        <w:tab/>
      </w:r>
      <w:r>
        <w:rPr>
          <w:webHidden/>
        </w:rPr>
        <w:fldChar w:fldCharType="begin"/>
      </w:r>
      <w:r>
        <w:rPr>
          <w:webHidden/>
        </w:rPr>
        <w:instrText xml:space="preserve"> PAGEREF _Toc236061233 \h </w:instrText>
      </w:r>
      <w:r>
        <w:rPr>
          <w:webHidden/>
        </w:rPr>
      </w:r>
      <w:r>
        <w:rPr>
          <w:webHidden/>
        </w:rPr>
        <w:fldChar w:fldCharType="separate"/>
      </w:r>
      <w:ins w:id="46" w:author="Quant Department - HO" w:date="2026-09-16T09:04:00Z" w16du:dateUtc="2026-09-16T02:04:00Z">
        <w:r w:rsidR="00ED1D57">
          <w:rPr>
            <w:webHidden/>
          </w:rPr>
          <w:t>27</w:t>
        </w:r>
      </w:ins>
      <w:del w:id="47" w:author="Quant Department - HO" w:date="2026-09-16T09:04:00Z" w16du:dateUtc="2026-09-16T02:04:00Z">
        <w:r w:rsidDel="00ED1D57">
          <w:rPr>
            <w:webHidden/>
          </w:rPr>
          <w:delText>16</w:delText>
        </w:r>
      </w:del>
      <w:r>
        <w:rPr>
          <w:webHidden/>
        </w:rPr>
        <w:fldChar w:fldCharType="end"/>
      </w:r>
      <w:r>
        <w:fldChar w:fldCharType="end"/>
      </w:r>
    </w:p>
    <w:p w14:paraId="73435149" w14:textId="0F855522" w:rsidR="00B016EF" w:rsidRDefault="00B016EF">
      <w:pPr>
        <w:pStyle w:val="TOC1"/>
        <w:rPr>
          <w:rFonts w:asciiTheme="minorHAnsi" w:eastAsiaTheme="minorEastAsia" w:hAnsiTheme="minorHAnsi" w:cstheme="minorBidi"/>
          <w:b w:val="0"/>
          <w:kern w:val="2"/>
          <w:sz w:val="24"/>
          <w:szCs w:val="24"/>
          <w:lang w:val="en-US"/>
          <w14:ligatures w14:val="standardContextual"/>
        </w:rPr>
      </w:pPr>
      <w:r>
        <w:fldChar w:fldCharType="begin"/>
      </w:r>
      <w:r>
        <w:instrText>HYPERLINK \l "_Toc236061234"</w:instrText>
      </w:r>
      <w:r>
        <w:fldChar w:fldCharType="separate"/>
      </w:r>
      <w:r w:rsidRPr="001C3904">
        <w:rPr>
          <w:rStyle w:val="Hyperlink"/>
        </w:rPr>
        <w:t>8.</w:t>
      </w:r>
      <w:r>
        <w:rPr>
          <w:rFonts w:asciiTheme="minorHAnsi" w:eastAsiaTheme="minorEastAsia" w:hAnsiTheme="minorHAnsi" w:cstheme="minorBidi"/>
          <w:b w:val="0"/>
          <w:kern w:val="2"/>
          <w:sz w:val="24"/>
          <w:szCs w:val="24"/>
          <w:lang w:val="en-US"/>
          <w14:ligatures w14:val="standardContextual"/>
        </w:rPr>
        <w:tab/>
      </w:r>
      <w:r w:rsidRPr="001C3904">
        <w:rPr>
          <w:rStyle w:val="Hyperlink"/>
        </w:rPr>
        <w:t>PHỤ LỤC</w:t>
      </w:r>
      <w:r>
        <w:rPr>
          <w:webHidden/>
        </w:rPr>
        <w:tab/>
      </w:r>
      <w:r>
        <w:rPr>
          <w:webHidden/>
        </w:rPr>
        <w:fldChar w:fldCharType="begin"/>
      </w:r>
      <w:r>
        <w:rPr>
          <w:webHidden/>
        </w:rPr>
        <w:instrText xml:space="preserve"> PAGEREF _Toc236061234 \h </w:instrText>
      </w:r>
      <w:r>
        <w:rPr>
          <w:webHidden/>
        </w:rPr>
      </w:r>
      <w:r>
        <w:rPr>
          <w:webHidden/>
        </w:rPr>
        <w:fldChar w:fldCharType="separate"/>
      </w:r>
      <w:ins w:id="48" w:author="Quant Department - HO" w:date="2026-09-16T09:04:00Z" w16du:dateUtc="2026-09-16T02:04:00Z">
        <w:r w:rsidR="00ED1D57">
          <w:rPr>
            <w:webHidden/>
          </w:rPr>
          <w:t>27</w:t>
        </w:r>
      </w:ins>
      <w:del w:id="49" w:author="Quant Department - HO" w:date="2026-09-16T09:04:00Z" w16du:dateUtc="2026-09-16T02:04:00Z">
        <w:r w:rsidDel="00ED1D57">
          <w:rPr>
            <w:webHidden/>
          </w:rPr>
          <w:delText>16</w:delText>
        </w:r>
      </w:del>
      <w:r>
        <w:rPr>
          <w:webHidden/>
        </w:rPr>
        <w:fldChar w:fldCharType="end"/>
      </w:r>
      <w:r>
        <w:fldChar w:fldCharType="end"/>
      </w:r>
    </w:p>
    <w:p w14:paraId="78926523" w14:textId="1D5766AD"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"_Toc236061235"</w:instrText>
      </w:r>
      <w:r>
        <w:fldChar w:fldCharType="separate"/>
      </w:r>
      <w:r w:rsidRPr="001C3904">
        <w:rPr>
          <w:rStyle w:val="Hyperlink"/>
        </w:rPr>
        <w:t>8.1.</w:t>
      </w:r>
      <w:r>
        <w:rPr>
          <w:rFonts w:asciiTheme="minorHAnsi" w:eastAsiaTheme="minorEastAsia" w:hAnsiTheme="minorHAnsi" w:cstheme="minorBidi"/>
          <w:kern w:val="2"/>
          <w:sz w:val="24"/>
          <w:szCs w:val="24"/>
          <w:lang w:val="en-US"/>
          <w14:ligatures w14:val="standardContextual"/>
        </w:rPr>
        <w:tab/>
      </w:r>
      <w:r w:rsidRPr="001C3904">
        <w:rPr>
          <w:rStyle w:val="Hyperlink"/>
        </w:rPr>
        <w:t>Quy ước về cách tính số ngày trong kỳ</w:t>
      </w:r>
      <w:r>
        <w:rPr>
          <w:webHidden/>
        </w:rPr>
        <w:tab/>
      </w:r>
      <w:r>
        <w:rPr>
          <w:webHidden/>
        </w:rPr>
        <w:fldChar w:fldCharType="begin"/>
      </w:r>
      <w:r>
        <w:rPr>
          <w:webHidden/>
        </w:rPr>
        <w:instrText xml:space="preserve"> PAGEREF _Toc236061235 \h </w:instrText>
      </w:r>
      <w:r>
        <w:rPr>
          <w:webHidden/>
        </w:rPr>
      </w:r>
      <w:r>
        <w:rPr>
          <w:webHidden/>
        </w:rPr>
        <w:fldChar w:fldCharType="separate"/>
      </w:r>
      <w:ins w:id="50" w:author="Quant Department - HO" w:date="2026-09-16T09:04:00Z" w16du:dateUtc="2026-09-16T02:04:00Z">
        <w:r w:rsidR="00ED1D57">
          <w:rPr>
            <w:webHidden/>
          </w:rPr>
          <w:t>27</w:t>
        </w:r>
      </w:ins>
      <w:del w:id="51" w:author="Quant Department - HO" w:date="2026-09-16T09:04:00Z" w16du:dateUtc="2026-09-16T02:04:00Z">
        <w:r w:rsidDel="00ED1D57">
          <w:rPr>
            <w:webHidden/>
          </w:rPr>
          <w:delText>16</w:delText>
        </w:r>
      </w:del>
      <w:r>
        <w:rPr>
          <w:webHidden/>
        </w:rPr>
        <w:fldChar w:fldCharType="end"/>
      </w:r>
      <w:r>
        <w:fldChar w:fldCharType="end"/>
      </w:r>
    </w:p>
    <w:p w14:paraId="233EE73A" w14:textId="745DFA06" w:rsidR="00B016EF" w:rsidRDefault="00B016EF">
      <w:pPr>
        <w:pStyle w:val="TOC2"/>
        <w:rPr>
          <w:rFonts w:asciiTheme="minorHAnsi" w:eastAsiaTheme="minorEastAsia" w:hAnsiTheme="minorHAnsi" w:cstheme="minorBidi"/>
          <w:kern w:val="2"/>
          <w:sz w:val="24"/>
          <w:szCs w:val="24"/>
          <w:lang w:val="en-US"/>
          <w14:ligatures w14:val="standardContextual"/>
        </w:rPr>
      </w:pPr>
      <w:r>
        <w:fldChar w:fldCharType="begin"/>
      </w:r>
      <w:r>
        <w:instrText>HYPERLINK \l "_Toc236061236"</w:instrText>
      </w:r>
      <w:r>
        <w:fldChar w:fldCharType="separate"/>
      </w:r>
      <w:r w:rsidRPr="001C3904">
        <w:rPr>
          <w:rStyle w:val="Hyperlink"/>
        </w:rPr>
        <w:t>8.2.</w:t>
      </w:r>
      <w:r>
        <w:rPr>
          <w:rFonts w:asciiTheme="minorHAnsi" w:eastAsiaTheme="minorEastAsia" w:hAnsiTheme="minorHAnsi" w:cstheme="minorBidi"/>
          <w:kern w:val="2"/>
          <w:sz w:val="24"/>
          <w:szCs w:val="24"/>
          <w:lang w:val="en-US"/>
          <w14:ligatures w14:val="standardContextual"/>
        </w:rPr>
        <w:tab/>
      </w:r>
      <w:r w:rsidRPr="001C3904">
        <w:rPr>
          <w:rStyle w:val="Hyperlink"/>
        </w:rPr>
        <w:t>Danh sách các kỳ hạn chuẩn của các nhân tố rủi ro sử dụng trong mô phỏng và tái định giá</w:t>
      </w:r>
      <w:r>
        <w:rPr>
          <w:webHidden/>
        </w:rPr>
        <w:tab/>
      </w:r>
      <w:r>
        <w:rPr>
          <w:webHidden/>
        </w:rPr>
        <w:fldChar w:fldCharType="begin"/>
      </w:r>
      <w:r>
        <w:rPr>
          <w:webHidden/>
        </w:rPr>
        <w:instrText xml:space="preserve"> PAGEREF _Toc236061236 \h </w:instrText>
      </w:r>
      <w:r>
        <w:rPr>
          <w:webHidden/>
        </w:rPr>
      </w:r>
      <w:r>
        <w:rPr>
          <w:webHidden/>
        </w:rPr>
        <w:fldChar w:fldCharType="separate"/>
      </w:r>
      <w:ins w:id="52" w:author="Quant Department - HO" w:date="2026-09-16T09:04:00Z" w16du:dateUtc="2026-09-16T02:04:00Z">
        <w:r w:rsidR="00ED1D57">
          <w:rPr>
            <w:webHidden/>
          </w:rPr>
          <w:t>27</w:t>
        </w:r>
      </w:ins>
      <w:del w:id="53" w:author="Quant Department - HO" w:date="2026-09-16T09:04:00Z" w16du:dateUtc="2026-09-16T02:04:00Z">
        <w:r w:rsidDel="00ED1D57">
          <w:rPr>
            <w:webHidden/>
          </w:rPr>
          <w:delText>17</w:delText>
        </w:r>
      </w:del>
      <w:r>
        <w:rPr>
          <w:webHidden/>
        </w:rPr>
        <w:fldChar w:fldCharType="end"/>
      </w:r>
      <w:r>
        <w:fldChar w:fldCharType="end"/>
      </w:r>
    </w:p>
    <w:p w14:paraId="3F396B1F" w14:textId="3C18D18F" w:rsidR="00B016EF" w:rsidRDefault="00B016EF">
      <w:pPr>
        <w:pStyle w:val="TOC1"/>
        <w:rPr>
          <w:rFonts w:asciiTheme="minorHAnsi" w:eastAsiaTheme="minorEastAsia" w:hAnsiTheme="minorHAnsi" w:cstheme="minorBidi"/>
          <w:b w:val="0"/>
          <w:kern w:val="2"/>
          <w:sz w:val="24"/>
          <w:szCs w:val="24"/>
          <w:lang w:val="en-US"/>
          <w14:ligatures w14:val="standardContextual"/>
        </w:rPr>
      </w:pPr>
      <w:r>
        <w:fldChar w:fldCharType="begin"/>
      </w:r>
      <w:r>
        <w:instrText>HYPERLINK \l "_Toc236061237"</w:instrText>
      </w:r>
      <w:r>
        <w:fldChar w:fldCharType="separate"/>
      </w:r>
      <w:r w:rsidRPr="001C3904">
        <w:rPr>
          <w:rStyle w:val="Hyperlink"/>
        </w:rPr>
        <w:t>PHẦN KÝ XÁC NHẬN</w:t>
      </w:r>
      <w:r>
        <w:rPr>
          <w:webHidden/>
        </w:rPr>
        <w:tab/>
      </w:r>
      <w:r>
        <w:rPr>
          <w:webHidden/>
        </w:rPr>
        <w:fldChar w:fldCharType="begin"/>
      </w:r>
      <w:r>
        <w:rPr>
          <w:webHidden/>
        </w:rPr>
        <w:instrText xml:space="preserve"> PAGEREF _Toc236061237 \h </w:instrText>
      </w:r>
      <w:r>
        <w:rPr>
          <w:webHidden/>
        </w:rPr>
      </w:r>
      <w:r>
        <w:rPr>
          <w:webHidden/>
        </w:rPr>
        <w:fldChar w:fldCharType="separate"/>
      </w:r>
      <w:ins w:id="54" w:author="Quant Department - HO" w:date="2026-09-16T09:04:00Z" w16du:dateUtc="2026-09-16T02:04:00Z">
        <w:r w:rsidR="00ED1D57">
          <w:rPr>
            <w:webHidden/>
          </w:rPr>
          <w:t>29</w:t>
        </w:r>
      </w:ins>
      <w:del w:id="55" w:author="Quant Department - HO" w:date="2026-09-16T09:04:00Z" w16du:dateUtc="2026-09-16T02:04:00Z">
        <w:r w:rsidDel="00ED1D57">
          <w:rPr>
            <w:webHidden/>
          </w:rPr>
          <w:delText>18</w:delText>
        </w:r>
      </w:del>
      <w:r>
        <w:rPr>
          <w:webHidden/>
        </w:rPr>
        <w:fldChar w:fldCharType="end"/>
      </w:r>
      <w:r>
        <w:fldChar w:fldCharType="end"/>
      </w:r>
    </w:p>
    <w:p w14:paraId="0A85471E" w14:textId="18CF4FF1" w:rsidR="009A0A32" w:rsidRDefault="00A95C5C" w:rsidP="009A0A32">
      <w:pPr>
        <w:pStyle w:val="TOC1"/>
      </w:pPr>
      <w:r>
        <w:fldChar w:fldCharType="end"/>
      </w:r>
      <w:bookmarkStart w:id="56" w:name="_Toc215647819"/>
    </w:p>
    <w:p w14:paraId="42A0E79E" w14:textId="77777777" w:rsidR="009A0A32" w:rsidRDefault="009A0A32">
      <w:pPr>
        <w:spacing w:before="60" w:after="60" w:line="288" w:lineRule="auto"/>
        <w:rPr>
          <w:rFonts w:eastAsia="Arial" w:cs="Times New Roman"/>
          <w:b/>
          <w:noProof/>
          <w:szCs w:val="26"/>
          <w:lang w:val="es-NI"/>
        </w:rPr>
      </w:pPr>
      <w:r>
        <w:br w:type="page"/>
      </w:r>
    </w:p>
    <w:p w14:paraId="29F5F4A8" w14:textId="02BC3D38" w:rsidR="00193544" w:rsidRPr="00C472CC" w:rsidRDefault="00193544" w:rsidP="00844113">
      <w:pPr>
        <w:pStyle w:val="TLXDMHHeading10"/>
        <w:numPr>
          <w:ilvl w:val="0"/>
          <w:numId w:val="0"/>
        </w:numPr>
        <w:ind w:left="851" w:hanging="851"/>
      </w:pPr>
      <w:bookmarkStart w:id="57" w:name="_Toc236061202"/>
      <w:r>
        <w:lastRenderedPageBreak/>
        <w:t>DANH MỤC TỪ NGỮ VIẾT TẮT (nếu có)</w:t>
      </w:r>
      <w:bookmarkEnd w:id="56"/>
      <w:bookmarkEnd w:id="57"/>
    </w:p>
    <w:tbl>
      <w:tblPr>
        <w:tblStyle w:val="TLXDMHTable0"/>
        <w:tblW w:w="0" w:type="auto"/>
        <w:tblLook w:val="04A0" w:firstRow="1" w:lastRow="0" w:firstColumn="1" w:lastColumn="0" w:noHBand="0" w:noVBand="1"/>
      </w:tblPr>
      <w:tblGrid>
        <w:gridCol w:w="2268"/>
        <w:gridCol w:w="7233"/>
      </w:tblGrid>
      <w:tr w:rsidR="00603F0D" w14:paraId="0FB7B676" w14:textId="77777777" w:rsidTr="003764CC">
        <w:trPr>
          <w:trHeight w:val="397"/>
        </w:trPr>
        <w:tc>
          <w:tcPr>
            <w:tcW w:w="2268" w:type="dxa"/>
          </w:tcPr>
          <w:p w14:paraId="5CB82631" w14:textId="664B0B2F" w:rsidR="00603F0D" w:rsidRPr="00603F0D" w:rsidRDefault="00603F0D" w:rsidP="001376C9">
            <w:pPr>
              <w:pStyle w:val="TLXDMHNormaltext"/>
              <w:spacing w:line="360" w:lineRule="auto"/>
              <w:rPr>
                <w:b/>
                <w:bCs/>
              </w:rPr>
            </w:pPr>
            <w:r w:rsidRPr="00603F0D">
              <w:rPr>
                <w:b/>
                <w:bCs/>
              </w:rPr>
              <w:t>Từ ngữ viết tắt</w:t>
            </w:r>
          </w:p>
        </w:tc>
        <w:tc>
          <w:tcPr>
            <w:tcW w:w="7233" w:type="dxa"/>
          </w:tcPr>
          <w:p w14:paraId="1F9E1C7D" w14:textId="380EEE08" w:rsidR="00603F0D" w:rsidRPr="00603F0D" w:rsidRDefault="00603F0D" w:rsidP="001376C9">
            <w:pPr>
              <w:pStyle w:val="TLXDMHNormaltext"/>
              <w:spacing w:line="360" w:lineRule="auto"/>
              <w:rPr>
                <w:b/>
                <w:bCs/>
              </w:rPr>
            </w:pPr>
            <w:r w:rsidRPr="00603F0D">
              <w:rPr>
                <w:b/>
                <w:bCs/>
              </w:rPr>
              <w:t>Định nghĩa</w:t>
            </w:r>
          </w:p>
        </w:tc>
      </w:tr>
      <w:tr w:rsidR="00193544" w14:paraId="18ED0D68" w14:textId="77777777" w:rsidTr="003764CC">
        <w:trPr>
          <w:trHeight w:val="397"/>
        </w:trPr>
        <w:tc>
          <w:tcPr>
            <w:tcW w:w="2268" w:type="dxa"/>
          </w:tcPr>
          <w:p w14:paraId="5BB79344" w14:textId="61FCD319" w:rsidR="00193544" w:rsidRDefault="00844113" w:rsidP="001376C9">
            <w:pPr>
              <w:pStyle w:val="TLXDMHNormaltext"/>
              <w:spacing w:line="360" w:lineRule="auto"/>
            </w:pPr>
            <w:r>
              <w:t>GTCG</w:t>
            </w:r>
          </w:p>
        </w:tc>
        <w:tc>
          <w:tcPr>
            <w:tcW w:w="7233" w:type="dxa"/>
          </w:tcPr>
          <w:p w14:paraId="2C99876C" w14:textId="3B1B43B4" w:rsidR="00193544" w:rsidRDefault="00844113" w:rsidP="001376C9">
            <w:pPr>
              <w:pStyle w:val="TLXDMHNormaltext"/>
              <w:spacing w:line="360" w:lineRule="auto"/>
            </w:pPr>
            <w:r>
              <w:t>Giấy tờ có giá</w:t>
            </w:r>
          </w:p>
        </w:tc>
      </w:tr>
      <w:tr w:rsidR="00475E74" w14:paraId="1C10292A" w14:textId="77777777" w:rsidTr="003764CC">
        <w:trPr>
          <w:trHeight w:val="397"/>
        </w:trPr>
        <w:tc>
          <w:tcPr>
            <w:tcW w:w="2268" w:type="dxa"/>
          </w:tcPr>
          <w:p w14:paraId="309A5338" w14:textId="0975BD5B" w:rsidR="00475E74" w:rsidRDefault="00475E74" w:rsidP="001376C9">
            <w:pPr>
              <w:pStyle w:val="TLXDMHNormaltext"/>
              <w:spacing w:line="360" w:lineRule="auto"/>
            </w:pPr>
            <w:r>
              <w:t>LSCK</w:t>
            </w:r>
          </w:p>
        </w:tc>
        <w:tc>
          <w:tcPr>
            <w:tcW w:w="7233" w:type="dxa"/>
          </w:tcPr>
          <w:p w14:paraId="2B77554D" w14:textId="76469832" w:rsidR="00475E74" w:rsidRDefault="00037AE7" w:rsidP="001376C9">
            <w:pPr>
              <w:pStyle w:val="TLXDMHNormaltext"/>
              <w:spacing w:line="360" w:lineRule="auto"/>
            </w:pPr>
            <w:r>
              <w:t>LSCK</w:t>
            </w:r>
          </w:p>
        </w:tc>
      </w:tr>
      <w:tr w:rsidR="00475E74" w14:paraId="3FA40478" w14:textId="77777777" w:rsidTr="003764CC">
        <w:trPr>
          <w:trHeight w:val="397"/>
        </w:trPr>
        <w:tc>
          <w:tcPr>
            <w:tcW w:w="2268" w:type="dxa"/>
          </w:tcPr>
          <w:p w14:paraId="06A32D77" w14:textId="274CF55E" w:rsidR="00475E74" w:rsidRDefault="00475E74" w:rsidP="001376C9">
            <w:pPr>
              <w:pStyle w:val="TLXDMHNormaltext"/>
              <w:spacing w:line="360" w:lineRule="auto"/>
            </w:pPr>
            <w:r>
              <w:t>LSTC</w:t>
            </w:r>
          </w:p>
        </w:tc>
        <w:tc>
          <w:tcPr>
            <w:tcW w:w="7233" w:type="dxa"/>
          </w:tcPr>
          <w:p w14:paraId="3D13E77A" w14:textId="5B62F532" w:rsidR="00475E74" w:rsidRDefault="00037AE7" w:rsidP="001376C9">
            <w:pPr>
              <w:pStyle w:val="TLXDMHNormaltext"/>
              <w:spacing w:line="360" w:lineRule="auto"/>
            </w:pPr>
            <w:r>
              <w:t>LSTC</w:t>
            </w:r>
          </w:p>
        </w:tc>
      </w:tr>
      <w:tr w:rsidR="00844113" w14:paraId="6DBC64B8" w14:textId="77777777" w:rsidTr="003764CC">
        <w:trPr>
          <w:trHeight w:val="397"/>
        </w:trPr>
        <w:tc>
          <w:tcPr>
            <w:tcW w:w="2268" w:type="dxa"/>
          </w:tcPr>
          <w:p w14:paraId="451BD805" w14:textId="490E143F" w:rsidR="00844113" w:rsidRDefault="00844113" w:rsidP="001376C9">
            <w:pPr>
              <w:pStyle w:val="TLXDMHNormaltext"/>
              <w:spacing w:line="360" w:lineRule="auto"/>
            </w:pPr>
            <w:r>
              <w:t>NHNN</w:t>
            </w:r>
          </w:p>
        </w:tc>
        <w:tc>
          <w:tcPr>
            <w:tcW w:w="7233" w:type="dxa"/>
          </w:tcPr>
          <w:p w14:paraId="583B15B3" w14:textId="4388F79F" w:rsidR="00844113" w:rsidRDefault="00844113" w:rsidP="001376C9">
            <w:pPr>
              <w:pStyle w:val="TLXDMHNormaltext"/>
              <w:spacing w:line="360" w:lineRule="auto"/>
            </w:pPr>
            <w:r>
              <w:t>Ngân hàng Nhà nước</w:t>
            </w:r>
          </w:p>
        </w:tc>
      </w:tr>
      <w:tr w:rsidR="00A370E6" w14:paraId="03FD9659" w14:textId="77777777" w:rsidTr="003764CC">
        <w:trPr>
          <w:trHeight w:val="397"/>
        </w:trPr>
        <w:tc>
          <w:tcPr>
            <w:tcW w:w="2268" w:type="dxa"/>
          </w:tcPr>
          <w:p w14:paraId="4CEC2C73" w14:textId="19D898AF" w:rsidR="00A370E6" w:rsidRDefault="00A370E6" w:rsidP="001376C9">
            <w:pPr>
              <w:pStyle w:val="TLXDMHNormaltext"/>
              <w:spacing w:line="360" w:lineRule="auto"/>
            </w:pPr>
            <w:r>
              <w:t>SNH</w:t>
            </w:r>
          </w:p>
        </w:tc>
        <w:tc>
          <w:tcPr>
            <w:tcW w:w="7233" w:type="dxa"/>
          </w:tcPr>
          <w:p w14:paraId="1B721E35" w14:textId="468B5C49" w:rsidR="00A370E6" w:rsidRDefault="00A370E6" w:rsidP="001376C9">
            <w:pPr>
              <w:pStyle w:val="TLXDMHNormaltext"/>
              <w:spacing w:line="360" w:lineRule="auto"/>
            </w:pPr>
            <w:r>
              <w:t>Sổ Ngân hàng</w:t>
            </w:r>
          </w:p>
        </w:tc>
      </w:tr>
      <w:tr w:rsidR="00A371A0" w14:paraId="27DAACDB" w14:textId="77777777" w:rsidTr="003764CC">
        <w:trPr>
          <w:trHeight w:val="397"/>
        </w:trPr>
        <w:tc>
          <w:tcPr>
            <w:tcW w:w="2268" w:type="dxa"/>
          </w:tcPr>
          <w:p w14:paraId="38ED6291" w14:textId="45AFE45A" w:rsidR="00A371A0" w:rsidRDefault="00A371A0" w:rsidP="001376C9">
            <w:pPr>
              <w:pStyle w:val="TLXDMHNormaltext"/>
              <w:spacing w:line="360" w:lineRule="auto"/>
            </w:pPr>
            <w:r>
              <w:t>TCTD</w:t>
            </w:r>
          </w:p>
        </w:tc>
        <w:tc>
          <w:tcPr>
            <w:tcW w:w="7233" w:type="dxa"/>
          </w:tcPr>
          <w:p w14:paraId="05EB1D96" w14:textId="6367B282" w:rsidR="00A371A0" w:rsidRDefault="00A371A0" w:rsidP="001376C9">
            <w:pPr>
              <w:pStyle w:val="TLXDMHNormaltext"/>
              <w:spacing w:line="360" w:lineRule="auto"/>
            </w:pPr>
            <w:r>
              <w:t>Tổ chức tín dụng</w:t>
            </w:r>
          </w:p>
        </w:tc>
      </w:tr>
      <w:tr w:rsidR="00844113" w14:paraId="563D0865" w14:textId="77777777" w:rsidTr="003764CC">
        <w:trPr>
          <w:trHeight w:val="397"/>
        </w:trPr>
        <w:tc>
          <w:tcPr>
            <w:tcW w:w="2268" w:type="dxa"/>
          </w:tcPr>
          <w:p w14:paraId="29182593" w14:textId="2BBF44B1" w:rsidR="00844113" w:rsidRDefault="00104535" w:rsidP="001376C9">
            <w:pPr>
              <w:pStyle w:val="TLXDMHNormaltext"/>
              <w:spacing w:line="360" w:lineRule="auto"/>
            </w:pPr>
            <w:r>
              <w:t>VCB</w:t>
            </w:r>
          </w:p>
        </w:tc>
        <w:tc>
          <w:tcPr>
            <w:tcW w:w="7233" w:type="dxa"/>
          </w:tcPr>
          <w:p w14:paraId="1E6650F8" w14:textId="52EEA9C5" w:rsidR="00844113" w:rsidRDefault="00104535" w:rsidP="001376C9">
            <w:pPr>
              <w:pStyle w:val="TLXDMHNormaltext"/>
              <w:spacing w:line="360" w:lineRule="auto"/>
            </w:pPr>
            <w:r>
              <w:t>Ngân hàng TMCP Ngoại thương Việt Nam</w:t>
            </w:r>
          </w:p>
        </w:tc>
      </w:tr>
      <w:tr w:rsidR="000543E7" w14:paraId="2606F6C6" w14:textId="77777777" w:rsidTr="003764CC">
        <w:trPr>
          <w:trHeight w:val="397"/>
        </w:trPr>
        <w:tc>
          <w:tcPr>
            <w:tcW w:w="2268" w:type="dxa"/>
          </w:tcPr>
          <w:p w14:paraId="3A09BA66" w14:textId="67A25363" w:rsidR="000543E7" w:rsidRDefault="000543E7" w:rsidP="001376C9">
            <w:pPr>
              <w:pStyle w:val="TLXDMHNormaltext"/>
              <w:spacing w:line="360" w:lineRule="auto"/>
            </w:pPr>
            <w:r>
              <w:t>XDMH</w:t>
            </w:r>
          </w:p>
        </w:tc>
        <w:tc>
          <w:tcPr>
            <w:tcW w:w="7233" w:type="dxa"/>
          </w:tcPr>
          <w:p w14:paraId="2240ABAE" w14:textId="5C9B96A3" w:rsidR="000543E7" w:rsidRDefault="000543E7" w:rsidP="001376C9">
            <w:pPr>
              <w:pStyle w:val="TLXDMHNormaltext"/>
              <w:spacing w:line="360" w:lineRule="auto"/>
            </w:pPr>
            <w:r>
              <w:t>Xây dựng mô hình</w:t>
            </w:r>
          </w:p>
        </w:tc>
      </w:tr>
    </w:tbl>
    <w:p w14:paraId="2B87F92C" w14:textId="77777777" w:rsidR="00193544" w:rsidRDefault="00193544" w:rsidP="00193544">
      <w:pPr>
        <w:rPr>
          <w:lang w:val="es-NI"/>
        </w:rPr>
      </w:pPr>
    </w:p>
    <w:p w14:paraId="2E645DEE" w14:textId="6A0F9741" w:rsidR="00603F0D" w:rsidRDefault="00603F0D">
      <w:pPr>
        <w:spacing w:before="60" w:after="60" w:line="288" w:lineRule="auto"/>
        <w:rPr>
          <w:lang w:val="es-NI"/>
        </w:rPr>
      </w:pPr>
      <w:r>
        <w:rPr>
          <w:lang w:val="es-NI"/>
        </w:rPr>
        <w:br w:type="page"/>
      </w:r>
    </w:p>
    <w:p w14:paraId="31B484B4" w14:textId="37BB4C97" w:rsidR="00947165" w:rsidRPr="006462D4" w:rsidRDefault="00603F0D" w:rsidP="00603F0D">
      <w:pPr>
        <w:pStyle w:val="TLXDMHHeading10"/>
        <w:numPr>
          <w:ilvl w:val="0"/>
          <w:numId w:val="0"/>
        </w:numPr>
        <w:ind w:left="851" w:hanging="851"/>
      </w:pPr>
      <w:bookmarkStart w:id="58" w:name="_Toc215647820"/>
      <w:bookmarkStart w:id="59" w:name="_Toc236061203"/>
      <w:r>
        <w:lastRenderedPageBreak/>
        <w:t>NỘI DUNG TÀI LIỆU KỸ THUẬT</w:t>
      </w:r>
      <w:bookmarkEnd w:id="58"/>
      <w:bookmarkEnd w:id="59"/>
    </w:p>
    <w:p w14:paraId="2976C913" w14:textId="77777777" w:rsidR="00BA56C3" w:rsidRDefault="00B77C87" w:rsidP="00603F0D">
      <w:pPr>
        <w:pStyle w:val="TLXDMHHeading10"/>
      </w:pPr>
      <w:bookmarkStart w:id="60" w:name="_Toc198024669"/>
      <w:bookmarkStart w:id="61" w:name="_Toc214863711"/>
      <w:bookmarkStart w:id="62" w:name="_Toc215647821"/>
      <w:bookmarkStart w:id="63" w:name="_Toc236061204"/>
      <w:r w:rsidRPr="00B74646">
        <w:t>THÔNG</w:t>
      </w:r>
      <w:r w:rsidRPr="00845EA1">
        <w:t xml:space="preserve"> TIN CHUNG VỀ MÔ HÌNH</w:t>
      </w:r>
      <w:bookmarkEnd w:id="60"/>
      <w:bookmarkEnd w:id="61"/>
      <w:bookmarkEnd w:id="62"/>
      <w:bookmarkEnd w:id="63"/>
    </w:p>
    <w:p w14:paraId="21A0E3D5" w14:textId="4E262C1A" w:rsidR="00B77C87" w:rsidRPr="00A66004" w:rsidRDefault="00B77C87" w:rsidP="00603F0D">
      <w:pPr>
        <w:pStyle w:val="TLXDMHHeading20"/>
      </w:pPr>
      <w:bookmarkStart w:id="64" w:name="_Toc214863712"/>
      <w:bookmarkStart w:id="65" w:name="_Toc215647822"/>
      <w:bookmarkStart w:id="66" w:name="_Toc236061205"/>
      <w:r w:rsidRPr="00A66004">
        <w:t xml:space="preserve">Bối </w:t>
      </w:r>
      <w:r w:rsidRPr="00B74646">
        <w:t>cảnh</w:t>
      </w:r>
      <w:r w:rsidRPr="00A66004">
        <w:t xml:space="preserve"> xây dựng</w:t>
      </w:r>
      <w:bookmarkEnd w:id="64"/>
      <w:bookmarkEnd w:id="65"/>
      <w:bookmarkEnd w:id="66"/>
    </w:p>
    <w:p w14:paraId="0F72BD3A" w14:textId="58E7B19B" w:rsidR="006462D4" w:rsidRDefault="00506385" w:rsidP="00042B42">
      <w:pPr>
        <w:rPr>
          <w:rFonts w:eastAsiaTheme="minorEastAsia"/>
          <w:iCs/>
        </w:rPr>
      </w:pPr>
      <w:r>
        <w:t xml:space="preserve">Theo quy định </w:t>
      </w:r>
      <w:r w:rsidR="00A528E4">
        <w:t>tại Thông tư 83</w:t>
      </w:r>
      <w:r w:rsidR="00A370E6">
        <w:t>/2025/TT-NHNN (TT83)</w:t>
      </w:r>
      <w:del w:id="67" w:author="Quant Department - HO" w:date="2026-09-07T09:23:00Z" w16du:dateUtc="2026-09-07T02:23:00Z">
        <w:r w:rsidR="00A528E4" w:rsidDel="00B34AFA">
          <w:delText xml:space="preserve"> và thông tin tổng hợp của Phòng QLRRTT tại các cuộc trao đổi và làm rõ với Tổ soạn thảo </w:delText>
        </w:r>
        <w:r w:rsidR="00A633E6" w:rsidDel="00B34AFA">
          <w:delText>NHNN trong tháng 12/2025 và tháng 01/2026</w:delText>
        </w:r>
      </w:del>
      <w:r w:rsidR="00A633E6">
        <w:t>, NHNN có bổ sung một số yêu cầu trong việc đo lường IRRBB so với Thông tư 13/2018/TT-NHNN (TT13)</w:t>
      </w:r>
      <w:r w:rsidR="003A492A">
        <w:t xml:space="preserve">. Cụ thể, theo mục IV phần A, phụ lục V – </w:t>
      </w:r>
      <w:r w:rsidR="00A370E6">
        <w:t>TT</w:t>
      </w:r>
      <w:r w:rsidR="003A492A">
        <w:t xml:space="preserve">83, </w:t>
      </w:r>
      <w:r w:rsidR="003A492A">
        <w:rPr>
          <w:i/>
          <w:iCs/>
        </w:rPr>
        <w:t xml:space="preserve">“Ngân hàng </w:t>
      </w:r>
      <w:r w:rsidR="00A34581">
        <w:rPr>
          <w:i/>
          <w:iCs/>
        </w:rPr>
        <w:t xml:space="preserve">tự đo </w:t>
      </w:r>
      <w:del w:id="68" w:author="Quant Dept" w:date="2026-09-04T15:23:00Z" w16du:dateUtc="2026-09-04T08:23:00Z">
        <w:r w:rsidR="00A34581">
          <w:rPr>
            <w:i/>
            <w:iCs/>
          </w:rPr>
          <w:delText xml:space="preserve">lương </w:delText>
        </w:r>
      </w:del>
      <w:ins w:id="69" w:author="Quant Dept" w:date="2026-09-04T15:23:00Z" w16du:dateUtc="2026-09-04T08:23:00Z">
        <w:r w:rsidR="0008182E">
          <w:rPr>
            <w:i/>
            <w:iCs/>
          </w:rPr>
          <w:t xml:space="preserve">lường </w:t>
        </w:r>
      </w:ins>
      <w:r w:rsidR="00A34581">
        <w:rPr>
          <w:i/>
          <w:iCs/>
        </w:rPr>
        <w:t>rủi ro quyền chọn tự độn</w:t>
      </w:r>
      <w:r w:rsidR="00577113">
        <w:rPr>
          <w:i/>
          <w:iCs/>
        </w:rPr>
        <w:t>g</w:t>
      </w:r>
      <w:r w:rsidR="00A34581">
        <w:rPr>
          <w:i/>
          <w:iCs/>
        </w:rPr>
        <w:t xml:space="preserve"> đối với các quyền chọn lãi suất tự động (nếu có) theo kịch bản cú sốc lãi suất I đối với từng đồng tiền c (KAOi, c)</w:t>
      </w:r>
      <w:r w:rsidR="00637197">
        <w:rPr>
          <w:i/>
          <w:iCs/>
        </w:rPr>
        <w:t xml:space="preserve"> để tính </w:t>
      </w:r>
      <m:oMath>
        <m:r>
          <w:rPr>
            <w:rFonts w:ascii="Cambria Math" w:hAnsi="Cambria Math"/>
          </w:rPr>
          <m:t>ΔEVE</m:t>
        </m:r>
      </m:oMath>
      <w:r w:rsidR="00637197">
        <w:rPr>
          <w:rFonts w:eastAsiaTheme="minorEastAsia"/>
          <w:i/>
        </w:rPr>
        <w:t>”</w:t>
      </w:r>
      <w:r w:rsidR="000540D4">
        <w:rPr>
          <w:rFonts w:eastAsiaTheme="minorEastAsia"/>
          <w:iCs/>
        </w:rPr>
        <w:t xml:space="preserve">. </w:t>
      </w:r>
      <w:del w:id="70" w:author="Quant Department - HO" w:date="2026-09-07T09:23:00Z" w16du:dateUtc="2026-09-07T02:23:00Z">
        <w:r w:rsidR="00CD6B88" w:rsidRPr="00AD669D" w:rsidDel="00AB7E1F">
          <w:rPr>
            <w:rFonts w:eastAsiaTheme="minorEastAsia"/>
            <w:iCs/>
            <w:highlight w:val="yellow"/>
          </w:rPr>
          <w:delText xml:space="preserve">Đồng thời, </w:delText>
        </w:r>
      </w:del>
      <w:r w:rsidR="00CD6B88" w:rsidRPr="00AD669D">
        <w:rPr>
          <w:rFonts w:eastAsiaTheme="minorEastAsia"/>
          <w:iCs/>
          <w:highlight w:val="yellow"/>
        </w:rPr>
        <w:t>VCB có phát hành GTCG có quyền chọn</w:t>
      </w:r>
      <w:del w:id="71" w:author="Quant Department - HO" w:date="2026-09-07T09:16:00Z" w16du:dateUtc="2026-09-07T02:16:00Z">
        <w:r w:rsidR="00CD6B88" w:rsidRPr="00AD669D" w:rsidDel="00CE6CB5">
          <w:rPr>
            <w:rFonts w:eastAsiaTheme="minorEastAsia"/>
            <w:iCs/>
            <w:highlight w:val="yellow"/>
          </w:rPr>
          <w:delText xml:space="preserve"> call/put</w:delText>
        </w:r>
      </w:del>
      <w:r w:rsidR="00CD6B88" w:rsidRPr="00AD669D">
        <w:rPr>
          <w:rFonts w:eastAsiaTheme="minorEastAsia"/>
          <w:iCs/>
          <w:highlight w:val="yellow"/>
        </w:rPr>
        <w:t>, và có đầu tư trái phiếu TCTD có quyền chọn</w:t>
      </w:r>
      <w:ins w:id="72" w:author="Quant Department - HO" w:date="2026-09-07T09:23:00Z" w16du:dateUtc="2026-09-07T02:23:00Z">
        <w:r w:rsidR="00AB7E1F">
          <w:rPr>
            <w:rFonts w:eastAsiaTheme="minorEastAsia"/>
            <w:iCs/>
            <w:highlight w:val="yellow"/>
          </w:rPr>
          <w:t xml:space="preserve"> </w:t>
        </w:r>
        <w:r w:rsidR="00AB7E1F">
          <w:rPr>
            <w:rFonts w:eastAsiaTheme="minorEastAsia"/>
            <w:iCs/>
          </w:rPr>
          <w:t>(</w:t>
        </w:r>
        <w:r w:rsidR="00AB7E1F">
          <w:t xml:space="preserve">bao gồm: chỉ có 01 trong 02 quyền call/put, có đồng thời 02 quyền call/put và/hoặc có </w:t>
        </w:r>
      </w:ins>
      <w:ins w:id="73" w:author="Quant Department - HO" w:date="2026-09-16T09:05:00Z" w16du:dateUtc="2026-09-16T02:05:00Z">
        <w:r w:rsidR="00ED1D57">
          <w:t>trần/</w:t>
        </w:r>
      </w:ins>
      <w:commentRangeStart w:id="74"/>
      <w:ins w:id="75" w:author="Quant Department - HO" w:date="2026-09-07T09:23:00Z" w16du:dateUtc="2026-09-07T02:23:00Z">
        <w:r w:rsidR="00AB7E1F">
          <w:t>sàn lãi suấ</w:t>
        </w:r>
        <w:r w:rsidR="00C17FF4">
          <w:t>t</w:t>
        </w:r>
        <w:r w:rsidR="00AB7E1F">
          <w:t>)</w:t>
        </w:r>
        <w:commentRangeEnd w:id="74"/>
        <w:r w:rsidR="00AB7E1F">
          <w:rPr>
            <w:rStyle w:val="CommentReference"/>
            <w:rFonts w:eastAsiaTheme="minorEastAsia"/>
            <w:iCs/>
            <w:sz w:val="22"/>
            <w:szCs w:val="22"/>
            <w:highlight w:val="yellow"/>
          </w:rPr>
          <w:commentReference w:id="74"/>
        </w:r>
        <w:r w:rsidR="00AB7E1F">
          <w:rPr>
            <w:rFonts w:eastAsiaTheme="minorEastAsia"/>
            <w:iCs/>
            <w:highlight w:val="yellow"/>
          </w:rPr>
          <w:t xml:space="preserve"> trên SNH</w:t>
        </w:r>
      </w:ins>
      <w:del w:id="76" w:author="Quant Department - HO" w:date="2026-09-07T09:16:00Z" w16du:dateUtc="2026-09-07T02:16:00Z">
        <w:r w:rsidR="00CD6B88" w:rsidRPr="00AD669D" w:rsidDel="00CE6CB5">
          <w:rPr>
            <w:rFonts w:eastAsiaTheme="minorEastAsia"/>
            <w:iCs/>
            <w:highlight w:val="yellow"/>
          </w:rPr>
          <w:delText xml:space="preserve"> call/put</w:delText>
        </w:r>
      </w:del>
      <w:r w:rsidR="00CD6B88">
        <w:rPr>
          <w:rFonts w:eastAsiaTheme="minorEastAsia"/>
          <w:iCs/>
        </w:rPr>
        <w:t xml:space="preserve">. </w:t>
      </w:r>
      <w:del w:id="77" w:author="Quant Department - HO" w:date="2026-09-07T09:24:00Z" w16du:dateUtc="2026-09-07T02:24:00Z">
        <w:r w:rsidR="00532C43" w:rsidDel="00A54056">
          <w:rPr>
            <w:rFonts w:eastAsiaTheme="minorEastAsia"/>
            <w:iCs/>
          </w:rPr>
          <w:delText>Vì những lý do trên</w:delText>
        </w:r>
      </w:del>
      <w:ins w:id="78" w:author="Quant Department - HO" w:date="2026-09-07T09:24:00Z" w16du:dateUtc="2026-09-07T02:24:00Z">
        <w:r w:rsidR="00A54056">
          <w:rPr>
            <w:rFonts w:eastAsiaTheme="minorEastAsia"/>
            <w:iCs/>
          </w:rPr>
          <w:t>Do đó</w:t>
        </w:r>
      </w:ins>
      <w:r w:rsidR="00532C43">
        <w:rPr>
          <w:rFonts w:eastAsiaTheme="minorEastAsia"/>
          <w:iCs/>
        </w:rPr>
        <w:t>, đ</w:t>
      </w:r>
      <w:r w:rsidR="000540D4">
        <w:rPr>
          <w:rFonts w:eastAsiaTheme="minorEastAsia"/>
          <w:iCs/>
        </w:rPr>
        <w:t xml:space="preserve">ể đánh giá chênh lệch giá trị quyền chọn giữa các kịch bản lãi suất khác nhau với với kịch bản cơ sở, </w:t>
      </w:r>
      <w:r w:rsidR="00532C43">
        <w:rPr>
          <w:rFonts w:eastAsiaTheme="minorEastAsia"/>
          <w:iCs/>
        </w:rPr>
        <w:t xml:space="preserve">VCB cần xây dựng </w:t>
      </w:r>
      <w:r w:rsidR="000540D4">
        <w:rPr>
          <w:rFonts w:eastAsiaTheme="minorEastAsia"/>
          <w:iCs/>
        </w:rPr>
        <w:t>mô hình định giá quyền chọn</w:t>
      </w:r>
      <w:r w:rsidR="00532C43">
        <w:rPr>
          <w:rFonts w:eastAsiaTheme="minorEastAsia"/>
          <w:iCs/>
        </w:rPr>
        <w:t>.</w:t>
      </w:r>
      <w:r w:rsidR="00A370E6">
        <w:rPr>
          <w:rFonts w:eastAsiaTheme="minorEastAsia"/>
          <w:iCs/>
        </w:rPr>
        <w:t xml:space="preserve"> Tài liệu kỹ thuật XDMH này trình bày mô hình định giá quyền chọn </w:t>
      </w:r>
      <w:del w:id="79" w:author="Quant Department - HO" w:date="2026-09-07T09:16:00Z" w16du:dateUtc="2026-09-07T02:16:00Z">
        <w:r w:rsidR="00A370E6" w:rsidDel="00BA7050">
          <w:rPr>
            <w:rFonts w:eastAsiaTheme="minorEastAsia"/>
            <w:iCs/>
          </w:rPr>
          <w:delText xml:space="preserve">call/put </w:delText>
        </w:r>
      </w:del>
      <w:r w:rsidR="00A370E6">
        <w:rPr>
          <w:rFonts w:eastAsiaTheme="minorEastAsia"/>
          <w:iCs/>
        </w:rPr>
        <w:t>đính kèm trong chứng khoán đầu tư và GTCG</w:t>
      </w:r>
      <w:r w:rsidR="007D303F">
        <w:rPr>
          <w:rFonts w:eastAsiaTheme="minorEastAsia"/>
          <w:iCs/>
        </w:rPr>
        <w:t xml:space="preserve"> do</w:t>
      </w:r>
      <w:r w:rsidR="00A370E6">
        <w:rPr>
          <w:rFonts w:eastAsiaTheme="minorEastAsia"/>
          <w:iCs/>
        </w:rPr>
        <w:t xml:space="preserve"> VCB phát hành trên SNH</w:t>
      </w:r>
      <w:r w:rsidR="005F57AE">
        <w:rPr>
          <w:rFonts w:eastAsiaTheme="minorEastAsia"/>
          <w:iCs/>
        </w:rPr>
        <w:t>.</w:t>
      </w:r>
    </w:p>
    <w:p w14:paraId="3D9544DD" w14:textId="5A78DEA9" w:rsidR="00B77C87" w:rsidRDefault="00B77C87" w:rsidP="00B83D24">
      <w:pPr>
        <w:pStyle w:val="TLXDMHHeading20"/>
      </w:pPr>
      <w:bookmarkStart w:id="80" w:name="_Toc214863713"/>
      <w:bookmarkStart w:id="81" w:name="_Toc215647823"/>
      <w:bookmarkStart w:id="82" w:name="_Toc236061206"/>
      <w:r>
        <w:t>Thành phần tham gia XDMH</w:t>
      </w:r>
      <w:bookmarkEnd w:id="80"/>
      <w:bookmarkEnd w:id="81"/>
      <w:bookmarkEnd w:id="82"/>
    </w:p>
    <w:tbl>
      <w:tblPr>
        <w:tblStyle w:val="TLXDMHTable0"/>
        <w:tblW w:w="5000" w:type="pct"/>
        <w:tblLook w:val="0000" w:firstRow="0" w:lastRow="0" w:firstColumn="0" w:lastColumn="0" w:noHBand="0" w:noVBand="0"/>
      </w:tblPr>
      <w:tblGrid>
        <w:gridCol w:w="781"/>
        <w:gridCol w:w="3047"/>
        <w:gridCol w:w="2126"/>
        <w:gridCol w:w="2641"/>
        <w:gridCol w:w="1894"/>
      </w:tblGrid>
      <w:tr w:rsidR="00B77C87" w:rsidRPr="00F84A52" w14:paraId="41FC7090" w14:textId="77777777" w:rsidTr="00E37615">
        <w:trPr>
          <w:trHeight w:val="224"/>
        </w:trPr>
        <w:tc>
          <w:tcPr>
            <w:tcW w:w="372" w:type="pct"/>
          </w:tcPr>
          <w:p w14:paraId="5A5E5D59" w14:textId="77777777" w:rsidR="00B77C87" w:rsidRPr="0008522F" w:rsidRDefault="00B77C87" w:rsidP="00E41A94">
            <w:pPr>
              <w:ind w:left="57"/>
              <w:jc w:val="left"/>
              <w:rPr>
                <w:b/>
                <w:lang w:eastAsia="zh-TW"/>
              </w:rPr>
            </w:pPr>
            <w:r w:rsidRPr="0008522F">
              <w:rPr>
                <w:b/>
                <w:lang w:eastAsia="zh-TW"/>
              </w:rPr>
              <w:t>#</w:t>
            </w:r>
          </w:p>
        </w:tc>
        <w:tc>
          <w:tcPr>
            <w:tcW w:w="1452" w:type="pct"/>
          </w:tcPr>
          <w:p w14:paraId="71300695" w14:textId="77777777" w:rsidR="00B77C87" w:rsidRPr="0008522F" w:rsidRDefault="00B77C87" w:rsidP="00027B2E">
            <w:pPr>
              <w:rPr>
                <w:b/>
                <w:i/>
                <w:lang w:eastAsia="zh-TW"/>
              </w:rPr>
            </w:pPr>
            <w:r w:rsidRPr="0008522F">
              <w:rPr>
                <w:b/>
                <w:lang w:eastAsia="zh-TW"/>
              </w:rPr>
              <w:t>Thành viên tham gia XDMH</w:t>
            </w:r>
          </w:p>
        </w:tc>
        <w:tc>
          <w:tcPr>
            <w:tcW w:w="1013" w:type="pct"/>
          </w:tcPr>
          <w:p w14:paraId="5A796781" w14:textId="77777777" w:rsidR="00B77C87" w:rsidRPr="0008522F" w:rsidRDefault="00B77C87" w:rsidP="00027B2E">
            <w:pPr>
              <w:rPr>
                <w:b/>
                <w:i/>
                <w:lang w:eastAsia="zh-TW"/>
              </w:rPr>
            </w:pPr>
            <w:r w:rsidRPr="0008522F">
              <w:rPr>
                <w:b/>
                <w:lang w:eastAsia="zh-TW"/>
              </w:rPr>
              <w:t>Chức danh</w:t>
            </w:r>
          </w:p>
        </w:tc>
        <w:tc>
          <w:tcPr>
            <w:tcW w:w="1259" w:type="pct"/>
          </w:tcPr>
          <w:p w14:paraId="7E84B6EC" w14:textId="77777777" w:rsidR="00B77C87" w:rsidRPr="0008522F" w:rsidRDefault="00B77C87" w:rsidP="00027B2E">
            <w:pPr>
              <w:rPr>
                <w:b/>
                <w:i/>
                <w:lang w:eastAsia="zh-TW"/>
              </w:rPr>
            </w:pPr>
            <w:r w:rsidRPr="0008522F">
              <w:rPr>
                <w:b/>
                <w:lang w:eastAsia="zh-TW"/>
              </w:rPr>
              <w:t>Phòng/Ban TSC</w:t>
            </w:r>
          </w:p>
        </w:tc>
        <w:tc>
          <w:tcPr>
            <w:tcW w:w="903" w:type="pct"/>
          </w:tcPr>
          <w:p w14:paraId="446A6DA0" w14:textId="77777777" w:rsidR="00B77C87" w:rsidRPr="0008522F" w:rsidRDefault="00B77C87" w:rsidP="00027B2E">
            <w:pPr>
              <w:rPr>
                <w:b/>
                <w:i/>
                <w:lang w:eastAsia="zh-TW"/>
              </w:rPr>
            </w:pPr>
            <w:r w:rsidRPr="0008522F">
              <w:rPr>
                <w:b/>
                <w:lang w:eastAsia="zh-TW"/>
              </w:rPr>
              <w:t>Vai trò</w:t>
            </w:r>
          </w:p>
        </w:tc>
      </w:tr>
      <w:tr w:rsidR="006462D4" w:rsidRPr="00F84A52" w14:paraId="3A3963C8" w14:textId="77777777" w:rsidTr="00E37615">
        <w:trPr>
          <w:trHeight w:val="224"/>
        </w:trPr>
        <w:tc>
          <w:tcPr>
            <w:tcW w:w="372" w:type="pct"/>
          </w:tcPr>
          <w:p w14:paraId="0C770B33" w14:textId="76303014" w:rsidR="006462D4" w:rsidRPr="00F84A52" w:rsidRDefault="006462D4" w:rsidP="00E37615">
            <w:pPr>
              <w:pStyle w:val="TLXDMHNormaltext"/>
              <w:spacing w:line="360" w:lineRule="auto"/>
              <w:rPr>
                <w:rFonts w:eastAsia="PMingLiU"/>
                <w:szCs w:val="24"/>
                <w:lang w:eastAsia="zh-TW"/>
              </w:rPr>
            </w:pPr>
          </w:p>
        </w:tc>
        <w:tc>
          <w:tcPr>
            <w:tcW w:w="1452" w:type="pct"/>
          </w:tcPr>
          <w:p w14:paraId="4DF5508F" w14:textId="68A0A6E9" w:rsidR="006462D4" w:rsidRPr="00F84A52" w:rsidRDefault="006462D4" w:rsidP="00E37615">
            <w:pPr>
              <w:pStyle w:val="TLXDMHNormaltext"/>
              <w:spacing w:line="360" w:lineRule="auto"/>
              <w:rPr>
                <w:rFonts w:eastAsia="PMingLiU"/>
                <w:bCs/>
                <w:i/>
                <w:szCs w:val="24"/>
                <w:lang w:eastAsia="zh-TW"/>
              </w:rPr>
            </w:pPr>
          </w:p>
        </w:tc>
        <w:tc>
          <w:tcPr>
            <w:tcW w:w="1013" w:type="pct"/>
          </w:tcPr>
          <w:p w14:paraId="57205E28" w14:textId="23E022B8" w:rsidR="006462D4" w:rsidRPr="00F84A52" w:rsidRDefault="006462D4" w:rsidP="00E37615">
            <w:pPr>
              <w:pStyle w:val="TLXDMHNormaltext"/>
              <w:spacing w:line="360" w:lineRule="auto"/>
              <w:rPr>
                <w:rFonts w:eastAsia="PMingLiU"/>
                <w:bCs/>
                <w:i/>
                <w:szCs w:val="24"/>
                <w:lang w:eastAsia="zh-TW"/>
              </w:rPr>
            </w:pPr>
          </w:p>
        </w:tc>
        <w:tc>
          <w:tcPr>
            <w:tcW w:w="1259" w:type="pct"/>
          </w:tcPr>
          <w:p w14:paraId="0FC90711" w14:textId="711A9557" w:rsidR="006462D4" w:rsidRPr="00F84A52" w:rsidRDefault="006462D4" w:rsidP="00E37615">
            <w:pPr>
              <w:pStyle w:val="TLXDMHNormaltext"/>
              <w:spacing w:line="360" w:lineRule="auto"/>
              <w:rPr>
                <w:rFonts w:eastAsia="PMingLiU"/>
                <w:bCs/>
                <w:i/>
                <w:szCs w:val="24"/>
                <w:lang w:eastAsia="zh-TW"/>
              </w:rPr>
            </w:pPr>
          </w:p>
        </w:tc>
        <w:tc>
          <w:tcPr>
            <w:tcW w:w="903" w:type="pct"/>
          </w:tcPr>
          <w:p w14:paraId="2E20C52F" w14:textId="788DC063" w:rsidR="006462D4" w:rsidRPr="00F84A52" w:rsidRDefault="006462D4" w:rsidP="00E37615">
            <w:pPr>
              <w:pStyle w:val="TLXDMHNormaltext"/>
              <w:spacing w:line="360" w:lineRule="auto"/>
              <w:rPr>
                <w:rFonts w:eastAsia="PMingLiU"/>
                <w:bCs/>
                <w:i/>
                <w:szCs w:val="24"/>
                <w:lang w:eastAsia="zh-TW"/>
              </w:rPr>
            </w:pPr>
          </w:p>
        </w:tc>
      </w:tr>
      <w:tr w:rsidR="006462D4" w:rsidRPr="00F84A52" w14:paraId="6C3206B7" w14:textId="77777777" w:rsidTr="00E37615">
        <w:trPr>
          <w:trHeight w:val="224"/>
        </w:trPr>
        <w:tc>
          <w:tcPr>
            <w:tcW w:w="372" w:type="pct"/>
          </w:tcPr>
          <w:p w14:paraId="46B5C2FA" w14:textId="5ACDAE0C" w:rsidR="006462D4" w:rsidRPr="00F84A52" w:rsidRDefault="006462D4" w:rsidP="00E37615">
            <w:pPr>
              <w:pStyle w:val="TLXDMHNormaltext"/>
              <w:spacing w:line="360" w:lineRule="auto"/>
              <w:rPr>
                <w:rFonts w:eastAsia="PMingLiU"/>
                <w:szCs w:val="24"/>
                <w:lang w:eastAsia="zh-TW"/>
              </w:rPr>
            </w:pPr>
          </w:p>
        </w:tc>
        <w:tc>
          <w:tcPr>
            <w:tcW w:w="1452" w:type="pct"/>
          </w:tcPr>
          <w:p w14:paraId="4605CA0F" w14:textId="4AF60293" w:rsidR="006462D4" w:rsidRPr="00F84A52" w:rsidRDefault="006462D4" w:rsidP="00E37615">
            <w:pPr>
              <w:pStyle w:val="TLXDMHNormaltext"/>
              <w:spacing w:line="360" w:lineRule="auto"/>
              <w:rPr>
                <w:rFonts w:eastAsia="PMingLiU"/>
                <w:bCs/>
                <w:szCs w:val="24"/>
                <w:lang w:eastAsia="zh-TW"/>
              </w:rPr>
            </w:pPr>
          </w:p>
        </w:tc>
        <w:tc>
          <w:tcPr>
            <w:tcW w:w="1013" w:type="pct"/>
          </w:tcPr>
          <w:p w14:paraId="67258819" w14:textId="568517FC" w:rsidR="006462D4" w:rsidRPr="00F84A52" w:rsidRDefault="006462D4" w:rsidP="00E37615">
            <w:pPr>
              <w:pStyle w:val="TLXDMHNormaltext"/>
              <w:spacing w:line="360" w:lineRule="auto"/>
              <w:rPr>
                <w:rFonts w:eastAsia="PMingLiU"/>
                <w:bCs/>
                <w:szCs w:val="24"/>
                <w:lang w:eastAsia="zh-TW"/>
              </w:rPr>
            </w:pPr>
          </w:p>
        </w:tc>
        <w:tc>
          <w:tcPr>
            <w:tcW w:w="1259" w:type="pct"/>
          </w:tcPr>
          <w:p w14:paraId="25E32171" w14:textId="7C61FF1E" w:rsidR="006462D4" w:rsidRPr="00F84A52" w:rsidDel="00F249BB" w:rsidRDefault="006462D4" w:rsidP="00E37615">
            <w:pPr>
              <w:pStyle w:val="TLXDMHNormaltext"/>
              <w:spacing w:line="360" w:lineRule="auto"/>
              <w:rPr>
                <w:rFonts w:eastAsia="PMingLiU"/>
                <w:bCs/>
                <w:szCs w:val="24"/>
                <w:lang w:eastAsia="zh-TW"/>
              </w:rPr>
            </w:pPr>
          </w:p>
        </w:tc>
        <w:tc>
          <w:tcPr>
            <w:tcW w:w="903" w:type="pct"/>
          </w:tcPr>
          <w:p w14:paraId="1586B748" w14:textId="31B15DA3" w:rsidR="006462D4" w:rsidRPr="00F84A52" w:rsidRDefault="006462D4" w:rsidP="00E37615">
            <w:pPr>
              <w:pStyle w:val="TLXDMHNormaltext"/>
              <w:spacing w:line="360" w:lineRule="auto"/>
              <w:rPr>
                <w:rFonts w:eastAsia="PMingLiU"/>
                <w:bCs/>
                <w:szCs w:val="24"/>
                <w:lang w:eastAsia="zh-TW"/>
              </w:rPr>
            </w:pPr>
          </w:p>
        </w:tc>
      </w:tr>
      <w:tr w:rsidR="006462D4" w:rsidRPr="00F84A52" w14:paraId="0B639BB7" w14:textId="77777777" w:rsidTr="00E37615">
        <w:trPr>
          <w:trHeight w:val="224"/>
        </w:trPr>
        <w:tc>
          <w:tcPr>
            <w:tcW w:w="372" w:type="pct"/>
          </w:tcPr>
          <w:p w14:paraId="56389836" w14:textId="2A1DCEEC" w:rsidR="006462D4" w:rsidRPr="00F84A52" w:rsidRDefault="006462D4" w:rsidP="00E37615">
            <w:pPr>
              <w:pStyle w:val="TLXDMHNormaltext"/>
              <w:spacing w:line="360" w:lineRule="auto"/>
              <w:rPr>
                <w:rFonts w:eastAsia="PMingLiU"/>
                <w:szCs w:val="24"/>
                <w:lang w:eastAsia="zh-TW"/>
              </w:rPr>
            </w:pPr>
          </w:p>
        </w:tc>
        <w:tc>
          <w:tcPr>
            <w:tcW w:w="1452" w:type="pct"/>
          </w:tcPr>
          <w:p w14:paraId="543421AA" w14:textId="521927EF" w:rsidR="006462D4" w:rsidRPr="00F84A52" w:rsidDel="00A063D3" w:rsidRDefault="006462D4" w:rsidP="00E37615">
            <w:pPr>
              <w:pStyle w:val="TLXDMHNormaltext"/>
              <w:spacing w:line="360" w:lineRule="auto"/>
              <w:rPr>
                <w:rFonts w:eastAsia="PMingLiU"/>
                <w:bCs/>
                <w:szCs w:val="24"/>
                <w:lang w:eastAsia="zh-TW"/>
              </w:rPr>
            </w:pPr>
          </w:p>
        </w:tc>
        <w:tc>
          <w:tcPr>
            <w:tcW w:w="1013" w:type="pct"/>
          </w:tcPr>
          <w:p w14:paraId="6EFC4CA0" w14:textId="556656B4" w:rsidR="006462D4" w:rsidRPr="00F84A52" w:rsidRDefault="006462D4" w:rsidP="00E37615">
            <w:pPr>
              <w:pStyle w:val="TLXDMHNormaltext"/>
              <w:spacing w:line="360" w:lineRule="auto"/>
              <w:rPr>
                <w:rFonts w:eastAsia="PMingLiU"/>
                <w:bCs/>
                <w:szCs w:val="24"/>
                <w:lang w:eastAsia="zh-TW"/>
              </w:rPr>
            </w:pPr>
          </w:p>
        </w:tc>
        <w:tc>
          <w:tcPr>
            <w:tcW w:w="1259" w:type="pct"/>
          </w:tcPr>
          <w:p w14:paraId="6014761B" w14:textId="152C091D" w:rsidR="006462D4" w:rsidRPr="00F84A52" w:rsidRDefault="006462D4" w:rsidP="00E37615">
            <w:pPr>
              <w:pStyle w:val="TLXDMHNormaltext"/>
              <w:spacing w:line="360" w:lineRule="auto"/>
              <w:rPr>
                <w:rFonts w:eastAsia="PMingLiU"/>
                <w:bCs/>
                <w:szCs w:val="24"/>
                <w:lang w:eastAsia="zh-TW"/>
              </w:rPr>
            </w:pPr>
          </w:p>
        </w:tc>
        <w:tc>
          <w:tcPr>
            <w:tcW w:w="903" w:type="pct"/>
          </w:tcPr>
          <w:p w14:paraId="0C03DDE0" w14:textId="1F9AEABD" w:rsidR="006462D4" w:rsidRPr="00F84A52" w:rsidRDefault="006462D4" w:rsidP="00E37615">
            <w:pPr>
              <w:pStyle w:val="TLXDMHNormaltext"/>
              <w:spacing w:line="360" w:lineRule="auto"/>
              <w:rPr>
                <w:rFonts w:eastAsia="PMingLiU"/>
                <w:bCs/>
                <w:szCs w:val="24"/>
                <w:lang w:eastAsia="zh-TW"/>
              </w:rPr>
            </w:pPr>
          </w:p>
        </w:tc>
      </w:tr>
      <w:tr w:rsidR="006462D4" w:rsidRPr="00F84A52" w14:paraId="080DDF1D" w14:textId="77777777" w:rsidTr="00E37615">
        <w:trPr>
          <w:trHeight w:val="224"/>
        </w:trPr>
        <w:tc>
          <w:tcPr>
            <w:tcW w:w="372" w:type="pct"/>
          </w:tcPr>
          <w:p w14:paraId="07597DF2" w14:textId="337C15CF" w:rsidR="006462D4" w:rsidRDefault="006462D4" w:rsidP="00E37615">
            <w:pPr>
              <w:pStyle w:val="TLXDMHNormaltext"/>
              <w:spacing w:line="360" w:lineRule="auto"/>
              <w:rPr>
                <w:rFonts w:eastAsia="PMingLiU"/>
                <w:szCs w:val="24"/>
                <w:lang w:eastAsia="zh-TW"/>
              </w:rPr>
            </w:pPr>
          </w:p>
        </w:tc>
        <w:tc>
          <w:tcPr>
            <w:tcW w:w="1452" w:type="pct"/>
          </w:tcPr>
          <w:p w14:paraId="0F4164D0" w14:textId="295B6D47" w:rsidR="006462D4" w:rsidRDefault="006462D4" w:rsidP="00E37615">
            <w:pPr>
              <w:pStyle w:val="TLXDMHNormaltext"/>
              <w:spacing w:line="360" w:lineRule="auto"/>
              <w:rPr>
                <w:rFonts w:eastAsia="PMingLiU"/>
                <w:bCs/>
                <w:szCs w:val="24"/>
                <w:lang w:eastAsia="zh-TW"/>
              </w:rPr>
            </w:pPr>
          </w:p>
        </w:tc>
        <w:tc>
          <w:tcPr>
            <w:tcW w:w="1013" w:type="pct"/>
          </w:tcPr>
          <w:p w14:paraId="5AC5465E" w14:textId="61F905AB" w:rsidR="006462D4" w:rsidRPr="00F84A52" w:rsidRDefault="006462D4" w:rsidP="00E37615">
            <w:pPr>
              <w:pStyle w:val="TLXDMHNormaltext"/>
              <w:spacing w:line="360" w:lineRule="auto"/>
              <w:rPr>
                <w:rFonts w:eastAsia="PMingLiU"/>
                <w:bCs/>
                <w:szCs w:val="24"/>
                <w:lang w:eastAsia="zh-TW"/>
              </w:rPr>
            </w:pPr>
          </w:p>
        </w:tc>
        <w:tc>
          <w:tcPr>
            <w:tcW w:w="1259" w:type="pct"/>
          </w:tcPr>
          <w:p w14:paraId="5D2976F0" w14:textId="65149730" w:rsidR="006462D4" w:rsidRPr="00F84A52" w:rsidRDefault="006462D4" w:rsidP="00E37615">
            <w:pPr>
              <w:pStyle w:val="TLXDMHNormaltext"/>
              <w:spacing w:line="360" w:lineRule="auto"/>
              <w:rPr>
                <w:rFonts w:eastAsia="PMingLiU"/>
                <w:bCs/>
                <w:szCs w:val="24"/>
                <w:lang w:eastAsia="zh-TW"/>
              </w:rPr>
            </w:pPr>
          </w:p>
        </w:tc>
        <w:tc>
          <w:tcPr>
            <w:tcW w:w="903" w:type="pct"/>
          </w:tcPr>
          <w:p w14:paraId="1AC4B985" w14:textId="5497F811" w:rsidR="006462D4" w:rsidRPr="00F84A52" w:rsidRDefault="006462D4" w:rsidP="00E37615">
            <w:pPr>
              <w:pStyle w:val="TLXDMHNormaltext"/>
              <w:spacing w:line="360" w:lineRule="auto"/>
              <w:rPr>
                <w:rFonts w:eastAsia="PMingLiU"/>
                <w:bCs/>
                <w:szCs w:val="24"/>
                <w:lang w:eastAsia="zh-TW"/>
              </w:rPr>
            </w:pPr>
          </w:p>
        </w:tc>
      </w:tr>
      <w:tr w:rsidR="00CE26EB" w:rsidRPr="00F84A52" w14:paraId="0E6DC3E3" w14:textId="77777777" w:rsidTr="00E37615">
        <w:trPr>
          <w:trHeight w:val="224"/>
        </w:trPr>
        <w:tc>
          <w:tcPr>
            <w:tcW w:w="372" w:type="pct"/>
          </w:tcPr>
          <w:p w14:paraId="3D79EFA7" w14:textId="0F930103" w:rsidR="00CE26EB" w:rsidRPr="006A6C7D" w:rsidRDefault="00CE26EB" w:rsidP="00E37615">
            <w:pPr>
              <w:pStyle w:val="TLXDMHNormaltext"/>
              <w:spacing w:line="360" w:lineRule="auto"/>
            </w:pPr>
          </w:p>
        </w:tc>
        <w:tc>
          <w:tcPr>
            <w:tcW w:w="1452" w:type="pct"/>
          </w:tcPr>
          <w:p w14:paraId="09EBAC9E" w14:textId="2214B5E6" w:rsidR="00CE26EB" w:rsidRPr="006A6C7D" w:rsidRDefault="00CE26EB" w:rsidP="00E37615">
            <w:pPr>
              <w:pStyle w:val="TLXDMHNormaltext"/>
              <w:spacing w:line="360" w:lineRule="auto"/>
            </w:pPr>
          </w:p>
        </w:tc>
        <w:tc>
          <w:tcPr>
            <w:tcW w:w="1013" w:type="pct"/>
          </w:tcPr>
          <w:p w14:paraId="3149DFCC" w14:textId="6486CA88" w:rsidR="00CE26EB" w:rsidRPr="006A6C7D" w:rsidRDefault="00CE26EB" w:rsidP="00E37615">
            <w:pPr>
              <w:pStyle w:val="TLXDMHNormaltext"/>
              <w:spacing w:line="360" w:lineRule="auto"/>
            </w:pPr>
          </w:p>
        </w:tc>
        <w:tc>
          <w:tcPr>
            <w:tcW w:w="1259" w:type="pct"/>
          </w:tcPr>
          <w:p w14:paraId="7A1B6A00" w14:textId="2ECF5F46" w:rsidR="00CE26EB" w:rsidRPr="006A6C7D" w:rsidRDefault="00CE26EB" w:rsidP="00E37615">
            <w:pPr>
              <w:pStyle w:val="TLXDMHNormaltext"/>
              <w:spacing w:line="360" w:lineRule="auto"/>
            </w:pPr>
          </w:p>
        </w:tc>
        <w:tc>
          <w:tcPr>
            <w:tcW w:w="903" w:type="pct"/>
          </w:tcPr>
          <w:p w14:paraId="08BE7A7D" w14:textId="3A5D77F2" w:rsidR="00CE26EB" w:rsidRPr="006A6C7D" w:rsidRDefault="00CE26EB" w:rsidP="00E37615">
            <w:pPr>
              <w:pStyle w:val="TLXDMHNormaltext"/>
              <w:spacing w:line="360" w:lineRule="auto"/>
            </w:pPr>
          </w:p>
        </w:tc>
      </w:tr>
      <w:tr w:rsidR="006462D4" w:rsidRPr="00F84A52" w14:paraId="6D284349" w14:textId="77777777" w:rsidTr="00E37615">
        <w:trPr>
          <w:trHeight w:val="224"/>
        </w:trPr>
        <w:tc>
          <w:tcPr>
            <w:tcW w:w="372" w:type="pct"/>
          </w:tcPr>
          <w:p w14:paraId="17350D11" w14:textId="52FF864A" w:rsidR="006462D4" w:rsidRPr="002F510E" w:rsidRDefault="006462D4" w:rsidP="00E37615">
            <w:pPr>
              <w:pStyle w:val="TLXDMHNormaltext"/>
              <w:spacing w:line="360" w:lineRule="auto"/>
            </w:pPr>
          </w:p>
        </w:tc>
        <w:tc>
          <w:tcPr>
            <w:tcW w:w="1452" w:type="pct"/>
          </w:tcPr>
          <w:p w14:paraId="6942FB1F" w14:textId="7929C88B" w:rsidR="006462D4" w:rsidRPr="00F84A52" w:rsidRDefault="006462D4" w:rsidP="00E37615">
            <w:pPr>
              <w:pStyle w:val="TLXDMHNormaltext"/>
              <w:spacing w:line="360" w:lineRule="auto"/>
              <w:rPr>
                <w:rFonts w:eastAsia="PMingLiU"/>
                <w:bCs/>
                <w:i/>
                <w:szCs w:val="24"/>
                <w:lang w:eastAsia="zh-TW"/>
              </w:rPr>
            </w:pPr>
          </w:p>
        </w:tc>
        <w:tc>
          <w:tcPr>
            <w:tcW w:w="1013" w:type="pct"/>
          </w:tcPr>
          <w:p w14:paraId="49A8CC12" w14:textId="7281D087" w:rsidR="006462D4" w:rsidRPr="00F84A52" w:rsidRDefault="006462D4" w:rsidP="00E37615">
            <w:pPr>
              <w:pStyle w:val="TLXDMHNormaltext"/>
              <w:spacing w:line="360" w:lineRule="auto"/>
              <w:rPr>
                <w:rFonts w:eastAsia="PMingLiU"/>
                <w:bCs/>
                <w:i/>
                <w:szCs w:val="24"/>
                <w:lang w:eastAsia="zh-TW"/>
              </w:rPr>
            </w:pPr>
          </w:p>
        </w:tc>
        <w:tc>
          <w:tcPr>
            <w:tcW w:w="1259" w:type="pct"/>
          </w:tcPr>
          <w:p w14:paraId="6BA9B962" w14:textId="676D988A" w:rsidR="006462D4" w:rsidRPr="00F84A52" w:rsidRDefault="006462D4" w:rsidP="00E37615">
            <w:pPr>
              <w:pStyle w:val="TLXDMHNormaltext"/>
              <w:spacing w:line="360" w:lineRule="auto"/>
              <w:rPr>
                <w:rFonts w:eastAsia="PMingLiU"/>
                <w:bCs/>
                <w:i/>
                <w:szCs w:val="24"/>
                <w:lang w:eastAsia="zh-TW"/>
              </w:rPr>
            </w:pPr>
          </w:p>
        </w:tc>
        <w:tc>
          <w:tcPr>
            <w:tcW w:w="903" w:type="pct"/>
          </w:tcPr>
          <w:p w14:paraId="6939E58D" w14:textId="159A9C5F" w:rsidR="006462D4" w:rsidRPr="00F84A52" w:rsidRDefault="006462D4" w:rsidP="00E37615">
            <w:pPr>
              <w:pStyle w:val="TLXDMHNormaltext"/>
              <w:spacing w:line="360" w:lineRule="auto"/>
              <w:rPr>
                <w:rFonts w:eastAsia="PMingLiU"/>
                <w:bCs/>
                <w:i/>
                <w:szCs w:val="24"/>
                <w:lang w:eastAsia="zh-TW"/>
              </w:rPr>
            </w:pPr>
          </w:p>
        </w:tc>
      </w:tr>
      <w:tr w:rsidR="006462D4" w:rsidRPr="00F84A52" w:rsidDel="00A063D3" w14:paraId="0489D9A0" w14:textId="77777777" w:rsidTr="00E37615">
        <w:trPr>
          <w:trHeight w:val="224"/>
        </w:trPr>
        <w:tc>
          <w:tcPr>
            <w:tcW w:w="372" w:type="pct"/>
          </w:tcPr>
          <w:p w14:paraId="3CAA4B65" w14:textId="41E2261D" w:rsidR="006462D4" w:rsidRPr="002F510E" w:rsidRDefault="006462D4" w:rsidP="00E37615">
            <w:pPr>
              <w:pStyle w:val="TLXDMHNormaltext"/>
              <w:spacing w:line="360" w:lineRule="auto"/>
            </w:pPr>
          </w:p>
        </w:tc>
        <w:tc>
          <w:tcPr>
            <w:tcW w:w="1452" w:type="pct"/>
          </w:tcPr>
          <w:p w14:paraId="6C1B2F8A" w14:textId="39AD2145" w:rsidR="006462D4" w:rsidRPr="00F84A52" w:rsidDel="00A063D3" w:rsidRDefault="006462D4" w:rsidP="00E37615">
            <w:pPr>
              <w:pStyle w:val="TLXDMHNormaltext"/>
              <w:spacing w:line="360" w:lineRule="auto"/>
              <w:rPr>
                <w:rFonts w:eastAsia="PMingLiU"/>
                <w:bCs/>
                <w:szCs w:val="24"/>
                <w:lang w:eastAsia="zh-TW"/>
              </w:rPr>
            </w:pPr>
          </w:p>
        </w:tc>
        <w:tc>
          <w:tcPr>
            <w:tcW w:w="1013" w:type="pct"/>
          </w:tcPr>
          <w:p w14:paraId="69FBB6C5" w14:textId="4E8E06F1" w:rsidR="006462D4" w:rsidRPr="00F84A52" w:rsidRDefault="006462D4" w:rsidP="00E37615">
            <w:pPr>
              <w:pStyle w:val="TLXDMHNormaltext"/>
              <w:spacing w:line="360" w:lineRule="auto"/>
              <w:rPr>
                <w:rFonts w:eastAsia="PMingLiU"/>
                <w:bCs/>
                <w:szCs w:val="24"/>
                <w:lang w:eastAsia="zh-TW"/>
              </w:rPr>
            </w:pPr>
          </w:p>
        </w:tc>
        <w:tc>
          <w:tcPr>
            <w:tcW w:w="1259" w:type="pct"/>
          </w:tcPr>
          <w:p w14:paraId="789F844C" w14:textId="4B426E4B" w:rsidR="006462D4" w:rsidRPr="00F84A52" w:rsidRDefault="006462D4" w:rsidP="00E37615">
            <w:pPr>
              <w:pStyle w:val="TLXDMHNormaltext"/>
              <w:spacing w:line="360" w:lineRule="auto"/>
              <w:rPr>
                <w:rFonts w:eastAsia="PMingLiU"/>
                <w:bCs/>
                <w:szCs w:val="24"/>
                <w:lang w:eastAsia="zh-TW"/>
              </w:rPr>
            </w:pPr>
          </w:p>
        </w:tc>
        <w:tc>
          <w:tcPr>
            <w:tcW w:w="903" w:type="pct"/>
          </w:tcPr>
          <w:p w14:paraId="1AA3448F" w14:textId="2FCFA039" w:rsidR="006462D4" w:rsidRPr="00F84A52" w:rsidDel="00A063D3" w:rsidRDefault="006462D4" w:rsidP="00E37615">
            <w:pPr>
              <w:pStyle w:val="TLXDMHNormaltext"/>
              <w:spacing w:line="360" w:lineRule="auto"/>
              <w:rPr>
                <w:rFonts w:eastAsia="PMingLiU"/>
                <w:bCs/>
                <w:szCs w:val="24"/>
                <w:lang w:eastAsia="zh-TW"/>
              </w:rPr>
            </w:pPr>
          </w:p>
        </w:tc>
      </w:tr>
    </w:tbl>
    <w:p w14:paraId="41FB2244" w14:textId="24508B40" w:rsidR="00B77C87" w:rsidRDefault="00B77C87" w:rsidP="00B83D24">
      <w:pPr>
        <w:pStyle w:val="TLXDMHHeading20"/>
      </w:pPr>
      <w:bookmarkStart w:id="83" w:name="_Toc214863714"/>
      <w:bookmarkStart w:id="84" w:name="_Toc215647824"/>
      <w:bookmarkStart w:id="85" w:name="_Toc236061207"/>
      <w:r>
        <w:t>Phạm vi đo lường của mô hình</w:t>
      </w:r>
      <w:bookmarkEnd w:id="83"/>
      <w:bookmarkEnd w:id="84"/>
      <w:bookmarkEnd w:id="85"/>
    </w:p>
    <w:p w14:paraId="60D617E0" w14:textId="0930CA50" w:rsidR="000E066D" w:rsidRDefault="0031462F" w:rsidP="000E066D">
      <w:r>
        <w:t xml:space="preserve">Phạm vi đo lường của mô hình </w:t>
      </w:r>
      <w:r w:rsidR="00EB057D">
        <w:t>như sau:</w:t>
      </w:r>
    </w:p>
    <w:tbl>
      <w:tblPr>
        <w:tblStyle w:val="TLXDMHTable0"/>
        <w:tblW w:w="0" w:type="auto"/>
        <w:tblLook w:val="04A0" w:firstRow="1" w:lastRow="0" w:firstColumn="1" w:lastColumn="0" w:noHBand="0" w:noVBand="1"/>
      </w:tblPr>
      <w:tblGrid>
        <w:gridCol w:w="1985"/>
        <w:gridCol w:w="4252"/>
        <w:gridCol w:w="4252"/>
      </w:tblGrid>
      <w:tr w:rsidR="00AC1323" w14:paraId="6D725369" w14:textId="77777777" w:rsidTr="002F15C2">
        <w:tc>
          <w:tcPr>
            <w:tcW w:w="1985" w:type="dxa"/>
          </w:tcPr>
          <w:p w14:paraId="5E4E5851" w14:textId="40AA335E" w:rsidR="00AC1323" w:rsidRPr="00B166B5" w:rsidRDefault="00B166B5" w:rsidP="000E066D">
            <w:pPr>
              <w:rPr>
                <w:b/>
                <w:bCs/>
              </w:rPr>
            </w:pPr>
            <w:r w:rsidRPr="00B166B5">
              <w:rPr>
                <w:b/>
                <w:bCs/>
              </w:rPr>
              <w:t>Đặc điểm</w:t>
            </w:r>
          </w:p>
        </w:tc>
        <w:tc>
          <w:tcPr>
            <w:tcW w:w="4252" w:type="dxa"/>
          </w:tcPr>
          <w:p w14:paraId="7E9EF543" w14:textId="3C35E97D" w:rsidR="00AC1323" w:rsidRPr="00B166B5" w:rsidRDefault="00B166B5" w:rsidP="000E066D">
            <w:pPr>
              <w:rPr>
                <w:b/>
                <w:bCs/>
              </w:rPr>
            </w:pPr>
            <w:r w:rsidRPr="00B166B5">
              <w:rPr>
                <w:b/>
                <w:bCs/>
              </w:rPr>
              <w:t>Thông tin Chứng khoán đầu tư</w:t>
            </w:r>
          </w:p>
        </w:tc>
        <w:tc>
          <w:tcPr>
            <w:tcW w:w="4252" w:type="dxa"/>
          </w:tcPr>
          <w:p w14:paraId="33340360" w14:textId="3E1C2C70" w:rsidR="00AC1323" w:rsidRPr="00B166B5" w:rsidRDefault="00B166B5" w:rsidP="000E066D">
            <w:pPr>
              <w:rPr>
                <w:b/>
                <w:bCs/>
              </w:rPr>
            </w:pPr>
            <w:r w:rsidRPr="00B166B5">
              <w:rPr>
                <w:b/>
                <w:bCs/>
              </w:rPr>
              <w:t xml:space="preserve">Thông tin GTCG </w:t>
            </w:r>
            <w:r w:rsidR="009478AA">
              <w:rPr>
                <w:b/>
                <w:bCs/>
              </w:rPr>
              <w:t xml:space="preserve">do </w:t>
            </w:r>
            <w:r w:rsidRPr="00B166B5">
              <w:rPr>
                <w:b/>
                <w:bCs/>
              </w:rPr>
              <w:t>VCB phát hành</w:t>
            </w:r>
          </w:p>
        </w:tc>
      </w:tr>
      <w:tr w:rsidR="0001783C" w14:paraId="36C2BE8E" w14:textId="77777777" w:rsidTr="002F15C2">
        <w:tc>
          <w:tcPr>
            <w:tcW w:w="1985" w:type="dxa"/>
          </w:tcPr>
          <w:p w14:paraId="55F6E5AB" w14:textId="1FEDCEC7" w:rsidR="0001783C" w:rsidRDefault="0001783C" w:rsidP="0001783C">
            <w:pPr>
              <w:jc w:val="left"/>
            </w:pPr>
            <w:r>
              <w:t>Tổ chức phát hành</w:t>
            </w:r>
          </w:p>
        </w:tc>
        <w:tc>
          <w:tcPr>
            <w:tcW w:w="4252" w:type="dxa"/>
          </w:tcPr>
          <w:p w14:paraId="7BD5BB24" w14:textId="01225A93" w:rsidR="0001783C" w:rsidRDefault="0001783C" w:rsidP="0001783C">
            <w:r>
              <w:t xml:space="preserve">Tổ chức tín dụng </w:t>
            </w:r>
          </w:p>
        </w:tc>
        <w:tc>
          <w:tcPr>
            <w:tcW w:w="4252" w:type="dxa"/>
          </w:tcPr>
          <w:p w14:paraId="5179551B" w14:textId="1DF9684F" w:rsidR="0001783C" w:rsidRDefault="0001783C" w:rsidP="0001783C">
            <w:r>
              <w:t>VCB</w:t>
            </w:r>
          </w:p>
        </w:tc>
      </w:tr>
      <w:tr w:rsidR="0001783C" w14:paraId="01742134" w14:textId="77777777" w:rsidTr="002F15C2">
        <w:tc>
          <w:tcPr>
            <w:tcW w:w="1985" w:type="dxa"/>
          </w:tcPr>
          <w:p w14:paraId="17B3DA73" w14:textId="61D35A0B" w:rsidR="0001783C" w:rsidRDefault="0001783C" w:rsidP="0001783C">
            <w:pPr>
              <w:jc w:val="left"/>
            </w:pPr>
            <w:r>
              <w:t>Loại hình giao dịch</w:t>
            </w:r>
          </w:p>
        </w:tc>
        <w:tc>
          <w:tcPr>
            <w:tcW w:w="4252" w:type="dxa"/>
          </w:tcPr>
          <w:p w14:paraId="69D0322F" w14:textId="04323CB4" w:rsidR="0001783C" w:rsidRDefault="0001783C" w:rsidP="0001783C">
            <w:r>
              <w:t>Mua sơ cấp và mua bán thứ cấp</w:t>
            </w:r>
          </w:p>
        </w:tc>
        <w:tc>
          <w:tcPr>
            <w:tcW w:w="4252" w:type="dxa"/>
          </w:tcPr>
          <w:p w14:paraId="73222F0E" w14:textId="164F7DAA" w:rsidR="0001783C" w:rsidRDefault="0001783C" w:rsidP="0001783C">
            <w:r>
              <w:t>Bán sơ cấp</w:t>
            </w:r>
          </w:p>
        </w:tc>
      </w:tr>
      <w:tr w:rsidR="0001783C" w14:paraId="290E583C" w14:textId="77777777" w:rsidTr="00F75E7F">
        <w:tc>
          <w:tcPr>
            <w:tcW w:w="1985" w:type="dxa"/>
          </w:tcPr>
          <w:p w14:paraId="025A8BA2" w14:textId="014572B6" w:rsidR="0001783C" w:rsidRDefault="0001783C" w:rsidP="0001783C">
            <w:pPr>
              <w:jc w:val="left"/>
            </w:pPr>
            <w:r>
              <w:t xml:space="preserve">Loại GTCG có quyền chọn </w:t>
            </w:r>
            <w:del w:id="86" w:author="Quant Department - HO" w:date="2026-09-07T09:16:00Z" w16du:dateUtc="2026-09-07T02:16:00Z">
              <w:r w:rsidDel="00B76C23">
                <w:delText>call/put</w:delText>
              </w:r>
            </w:del>
          </w:p>
        </w:tc>
        <w:tc>
          <w:tcPr>
            <w:tcW w:w="8504" w:type="dxa"/>
            <w:gridSpan w:val="2"/>
          </w:tcPr>
          <w:p w14:paraId="5A63284F" w14:textId="547E8917" w:rsidR="0001783C" w:rsidRDefault="0001783C" w:rsidP="0001783C">
            <w:r>
              <w:t>Trái phiếu do TCTD phát hành (bao gồm tăng vốn và không tăng vốn)</w:t>
            </w:r>
          </w:p>
        </w:tc>
      </w:tr>
      <w:tr w:rsidR="0001783C" w14:paraId="2DFF11DB" w14:textId="77777777" w:rsidTr="00F75E7F">
        <w:tc>
          <w:tcPr>
            <w:tcW w:w="1985" w:type="dxa"/>
          </w:tcPr>
          <w:p w14:paraId="302BFFDA" w14:textId="5D1A7486" w:rsidR="0001783C" w:rsidRDefault="0001783C" w:rsidP="000E066D">
            <w:r>
              <w:lastRenderedPageBreak/>
              <w:t>Kỳ hạn gốc</w:t>
            </w:r>
          </w:p>
        </w:tc>
        <w:tc>
          <w:tcPr>
            <w:tcW w:w="8504" w:type="dxa"/>
            <w:gridSpan w:val="2"/>
          </w:tcPr>
          <w:p w14:paraId="49326951" w14:textId="37538978" w:rsidR="0001783C" w:rsidRDefault="0001783C" w:rsidP="0001783C">
            <w:r>
              <w:t>Tất cả các kỳ hạn gốc phát sinh trên SNH</w:t>
            </w:r>
          </w:p>
        </w:tc>
      </w:tr>
      <w:tr w:rsidR="0001783C" w14:paraId="69FD44E8" w14:textId="77777777" w:rsidTr="00F75E7F">
        <w:tc>
          <w:tcPr>
            <w:tcW w:w="1985" w:type="dxa"/>
          </w:tcPr>
          <w:p w14:paraId="1D2044CE" w14:textId="0F1CA1AD" w:rsidR="0001783C" w:rsidRDefault="0001783C" w:rsidP="000E066D">
            <w:r>
              <w:t>Đơn vị tiền tệ</w:t>
            </w:r>
          </w:p>
        </w:tc>
        <w:tc>
          <w:tcPr>
            <w:tcW w:w="8504" w:type="dxa"/>
            <w:gridSpan w:val="2"/>
          </w:tcPr>
          <w:p w14:paraId="607B01B4" w14:textId="50864495" w:rsidR="0001783C" w:rsidRDefault="0001783C" w:rsidP="000E066D">
            <w:r>
              <w:t>VND</w:t>
            </w:r>
          </w:p>
        </w:tc>
      </w:tr>
      <w:tr w:rsidR="0001783C" w14:paraId="171715AD" w14:textId="77777777" w:rsidTr="00F75E7F">
        <w:tc>
          <w:tcPr>
            <w:tcW w:w="1985" w:type="dxa"/>
          </w:tcPr>
          <w:p w14:paraId="208AC0FF" w14:textId="7B58ABC1" w:rsidR="0001783C" w:rsidRDefault="0001783C" w:rsidP="000E066D">
            <w:r>
              <w:t>Lãi suất coupon</w:t>
            </w:r>
          </w:p>
        </w:tc>
        <w:tc>
          <w:tcPr>
            <w:tcW w:w="8504" w:type="dxa"/>
            <w:gridSpan w:val="2"/>
          </w:tcPr>
          <w:p w14:paraId="4C669962" w14:textId="3D9B0CCD" w:rsidR="0001783C" w:rsidRDefault="0001783C" w:rsidP="0001783C">
            <w:r>
              <w:t>Cố định toàn bộ, thả nổi hàng năm, cố định một số năm đầu sau đó thả nổi</w:t>
            </w:r>
          </w:p>
        </w:tc>
      </w:tr>
      <w:tr w:rsidR="0001783C" w14:paraId="6A688782" w14:textId="77777777" w:rsidTr="00F75E7F">
        <w:tc>
          <w:tcPr>
            <w:tcW w:w="1985" w:type="dxa"/>
          </w:tcPr>
          <w:p w14:paraId="4F81F779" w14:textId="14579378" w:rsidR="0001783C" w:rsidRDefault="0001783C" w:rsidP="000E066D">
            <w:r>
              <w:t>Loại quyền chọn</w:t>
            </w:r>
          </w:p>
        </w:tc>
        <w:tc>
          <w:tcPr>
            <w:tcW w:w="8504" w:type="dxa"/>
            <w:gridSpan w:val="2"/>
          </w:tcPr>
          <w:p w14:paraId="36CCD086" w14:textId="07BB7D68" w:rsidR="0001783C" w:rsidRDefault="0001783C" w:rsidP="0001783C">
            <w:r>
              <w:t xml:space="preserve">Trái phiếu có quyền chọn đính kèm (bao gồm: chỉ có 01 trong 02 quyền call/put, có đồng thời 02 quyền call/put và/hoặc có </w:t>
            </w:r>
            <w:ins w:id="87" w:author="Quant Department - HO" w:date="2026-09-16T09:05:00Z" w16du:dateUtc="2026-09-16T02:05:00Z">
              <w:r w:rsidR="00ED1D57">
                <w:t>t</w:t>
              </w:r>
            </w:ins>
            <w:ins w:id="88" w:author="Quant Department - HO" w:date="2026-09-16T09:06:00Z" w16du:dateUtc="2026-09-16T02:06:00Z">
              <w:r w:rsidR="00ED1D57">
                <w:t>rần/</w:t>
              </w:r>
            </w:ins>
            <w:commentRangeStart w:id="89"/>
            <w:r>
              <w:t>sàn lãi suất</w:t>
            </w:r>
            <w:commentRangeEnd w:id="89"/>
            <w:r w:rsidR="006A731D">
              <w:rPr>
                <w:rStyle w:val="CommentReference"/>
                <w:sz w:val="22"/>
                <w:szCs w:val="22"/>
              </w:rPr>
              <w:commentReference w:id="89"/>
            </w:r>
            <w:ins w:id="90" w:author="Quant Department - HO" w:date="2026-09-04T15:26:00Z" w16du:dateUtc="2026-09-04T08:26:00Z">
              <w:r w:rsidR="00933F24">
                <w:t>)</w:t>
              </w:r>
            </w:ins>
          </w:p>
        </w:tc>
      </w:tr>
      <w:tr w:rsidR="00F55323" w14:paraId="7118294D" w14:textId="77777777" w:rsidTr="00F75E7F">
        <w:tc>
          <w:tcPr>
            <w:tcW w:w="1985" w:type="dxa"/>
          </w:tcPr>
          <w:p w14:paraId="29F241AB" w14:textId="6E486C9E" w:rsidR="00F55323" w:rsidRDefault="00F55323" w:rsidP="000E066D">
            <w:r>
              <w:t>Kiểu thực hiện quyền chọn</w:t>
            </w:r>
          </w:p>
        </w:tc>
        <w:tc>
          <w:tcPr>
            <w:tcW w:w="8504" w:type="dxa"/>
            <w:gridSpan w:val="2"/>
          </w:tcPr>
          <w:p w14:paraId="4DCDF40B" w14:textId="4E0B7E7E" w:rsidR="00F55323" w:rsidRDefault="007A4045" w:rsidP="0001783C">
            <w:r>
              <w:t xml:space="preserve">European, </w:t>
            </w:r>
            <w:r w:rsidR="00F55323">
              <w:t>Bermudan</w:t>
            </w:r>
            <w:r w:rsidR="00D20C04">
              <w:t>,</w:t>
            </w:r>
            <w:commentRangeStart w:id="91"/>
            <w:r w:rsidR="00D20C04">
              <w:t xml:space="preserve"> </w:t>
            </w:r>
            <w:r w:rsidR="00F55323">
              <w:t>American</w:t>
            </w:r>
            <w:commentRangeEnd w:id="91"/>
            <w:r w:rsidR="003A0857">
              <w:rPr>
                <w:rStyle w:val="CommentReference"/>
                <w:sz w:val="22"/>
                <w:szCs w:val="22"/>
              </w:rPr>
              <w:commentReference w:id="91"/>
            </w:r>
          </w:p>
        </w:tc>
      </w:tr>
      <w:tr w:rsidR="0001783C" w14:paraId="132042F1" w14:textId="77777777" w:rsidTr="00F75E7F">
        <w:tc>
          <w:tcPr>
            <w:tcW w:w="1985" w:type="dxa"/>
          </w:tcPr>
          <w:p w14:paraId="3D3F1AEB" w14:textId="68B0AA66" w:rsidR="0001783C" w:rsidRDefault="0001783C" w:rsidP="000E066D">
            <w:r>
              <w:t>Sổ ghi nhận</w:t>
            </w:r>
          </w:p>
        </w:tc>
        <w:tc>
          <w:tcPr>
            <w:tcW w:w="8504" w:type="dxa"/>
            <w:gridSpan w:val="2"/>
          </w:tcPr>
          <w:p w14:paraId="2EAF38BC" w14:textId="4AC27D10" w:rsidR="0001783C" w:rsidRDefault="0001783C" w:rsidP="0001783C">
            <w:r>
              <w:t>SNH</w:t>
            </w:r>
          </w:p>
        </w:tc>
      </w:tr>
    </w:tbl>
    <w:p w14:paraId="094AF8F4" w14:textId="49C1598E" w:rsidR="00B77C87" w:rsidRDefault="00B77C87" w:rsidP="005122F4">
      <w:pPr>
        <w:pStyle w:val="TLXDMHHeading20"/>
      </w:pPr>
      <w:bookmarkStart w:id="92" w:name="_Toc216095926"/>
      <w:bookmarkStart w:id="93" w:name="_Toc216095992"/>
      <w:bookmarkStart w:id="94" w:name="_Toc216680810"/>
      <w:bookmarkStart w:id="95" w:name="_Toc214863715"/>
      <w:bookmarkStart w:id="96" w:name="_Toc215647825"/>
      <w:bookmarkStart w:id="97" w:name="_Toc236061208"/>
      <w:bookmarkEnd w:id="92"/>
      <w:bookmarkEnd w:id="93"/>
      <w:bookmarkEnd w:id="94"/>
      <w:r w:rsidRPr="00E74F2A">
        <w:t>Tóm tắt quá trình xây dựng mô hình</w:t>
      </w:r>
      <w:bookmarkEnd w:id="95"/>
      <w:bookmarkEnd w:id="96"/>
      <w:bookmarkEnd w:id="97"/>
    </w:p>
    <w:p w14:paraId="31B3CED8" w14:textId="6A7216C3" w:rsidR="00287AB5" w:rsidRDefault="002E2AD3" w:rsidP="00287AB5">
      <w:r>
        <w:t xml:space="preserve">Theo Thông tư 83/2025/TT-NHNN, việc đo lường rủi ro lãi suất trên Sổ Ngân hàng đòi hỏi ngân hàng phải lượng hóa đầy đủ các yếu tố quyền chọn tiềm ẩn trong sản phẩm, bao gồm cả quyền chọn rõ ràng và quyền chọn tự động. </w:t>
      </w:r>
      <w:r w:rsidR="00A60EC7">
        <w:t>Cụ thể, ngân hàng cần đánh giá giá trị của các quyền chọn này dưới các kịch bản cú sốc lãi suất khác nhau so với kịch bản cơ sở, từ đó xác định tác động đến giá trị kinh tế của vốn (</w:t>
      </w:r>
      <w:r w:rsidR="00A25700">
        <w:rPr>
          <w:rFonts w:ascii="Cambria Math" w:hAnsi="Cambria Math" w:cs="Cambria Math"/>
        </w:rPr>
        <w:t>∆</w:t>
      </w:r>
      <w:r w:rsidR="00A25700">
        <w:t>EVE).</w:t>
      </w:r>
    </w:p>
    <w:p w14:paraId="73005172" w14:textId="3D63EC6B" w:rsidR="00A25700" w:rsidRPr="00E74F2A" w:rsidRDefault="00CF393B" w:rsidP="00287AB5">
      <w:r>
        <w:t xml:space="preserve">Để đáp ứng yêu cầu này, VCB cần xây dựng mô hình định giá </w:t>
      </w:r>
      <w:commentRangeStart w:id="98"/>
      <w:r w:rsidR="009478AA">
        <w:t xml:space="preserve">quyền chọn </w:t>
      </w:r>
      <w:del w:id="99" w:author="Quant Department - HO" w:date="2026-09-04T15:27:00Z" w16du:dateUtc="2026-09-04T08:27:00Z">
        <w:r w:rsidR="009478AA" w:rsidDel="00B02315">
          <w:delText xml:space="preserve">call/put </w:delText>
        </w:r>
      </w:del>
      <w:r w:rsidR="009478AA">
        <w:t xml:space="preserve">đính </w:t>
      </w:r>
      <w:commentRangeEnd w:id="98"/>
      <w:r w:rsidR="006F5128">
        <w:rPr>
          <w:rStyle w:val="CommentReference"/>
          <w:sz w:val="22"/>
          <w:szCs w:val="22"/>
        </w:rPr>
        <w:commentReference w:id="98"/>
      </w:r>
      <w:r w:rsidR="009478AA">
        <w:t>kèm trong chứng khoán đầu tư và GTCG do VCB phát hành trên SNH</w:t>
      </w:r>
      <w:r w:rsidR="000C2BFA">
        <w:rPr>
          <w:rFonts w:eastAsiaTheme="minorEastAsia"/>
          <w:iCs/>
        </w:rPr>
        <w:t xml:space="preserve"> (sau đây gọi chung là trái phiếu)</w:t>
      </w:r>
      <w:r w:rsidR="003B4156">
        <w:t xml:space="preserve">, đồng thời thực hiện đo lường rủi ro quyền chọn tự động theo từng kịch bản cú sốc lãi suất và từng đồng tiền. Kết quả mô hình là đầu vào quan trọng để tính toán </w:t>
      </w:r>
      <w:r w:rsidR="00FC6CFD">
        <w:rPr>
          <w:rFonts w:ascii="Cambria Math" w:hAnsi="Cambria Math" w:cs="Cambria Math"/>
        </w:rPr>
        <w:t>∆</w:t>
      </w:r>
      <w:r w:rsidR="00FC6CFD">
        <w:t>EVE và phục vụ công tác quản lý rủi ro lãi suất theo quy định.</w:t>
      </w:r>
    </w:p>
    <w:p w14:paraId="4056EA7E" w14:textId="77777777" w:rsidR="00A66004" w:rsidRDefault="00B77C87" w:rsidP="002062CE">
      <w:pPr>
        <w:pStyle w:val="TLXDMHHeading10"/>
      </w:pPr>
      <w:bookmarkStart w:id="100" w:name="_Toc198024670"/>
      <w:bookmarkStart w:id="101" w:name="_Toc214863716"/>
      <w:bookmarkStart w:id="102" w:name="_Toc215647826"/>
      <w:bookmarkStart w:id="103" w:name="_Toc236061209"/>
      <w:r w:rsidRPr="00E74F2A">
        <w:t>PHƯƠNG PHÁP LUẬN MÔ HÌNH</w:t>
      </w:r>
      <w:bookmarkEnd w:id="100"/>
      <w:bookmarkEnd w:id="101"/>
      <w:bookmarkEnd w:id="102"/>
      <w:bookmarkEnd w:id="103"/>
    </w:p>
    <w:p w14:paraId="042C44BB" w14:textId="55DDFD9A" w:rsidR="00B77C87" w:rsidRDefault="00B77C87" w:rsidP="00471758">
      <w:pPr>
        <w:pStyle w:val="TLXDMHHeading20"/>
      </w:pPr>
      <w:bookmarkStart w:id="104" w:name="_Toc214863717"/>
      <w:bookmarkStart w:id="105" w:name="_Toc215647827"/>
      <w:bookmarkStart w:id="106" w:name="_Toc236061210"/>
      <w:r>
        <w:t xml:space="preserve">Quy </w:t>
      </w:r>
      <w:r w:rsidRPr="00A66004">
        <w:t>trình</w:t>
      </w:r>
      <w:r>
        <w:t xml:space="preserve"> xây dựng mô hình</w:t>
      </w:r>
      <w:bookmarkEnd w:id="104"/>
      <w:bookmarkEnd w:id="105"/>
      <w:bookmarkEnd w:id="106"/>
    </w:p>
    <w:p w14:paraId="26D5F688" w14:textId="47056EA2" w:rsidR="00996E68" w:rsidRDefault="00996E68" w:rsidP="00996E68">
      <w:pPr>
        <w:rPr>
          <w:lang w:val="es-NI"/>
        </w:rPr>
      </w:pPr>
      <w:r>
        <w:rPr>
          <w:lang w:val="es-NI"/>
        </w:rPr>
        <w:t>Mô hình được xây dựng theo quy trình như sau:</w:t>
      </w:r>
    </w:p>
    <w:p w14:paraId="52FFA8E9" w14:textId="14C5441E" w:rsidR="00996E68" w:rsidRDefault="00996E68" w:rsidP="00996E68">
      <w:pPr>
        <w:pStyle w:val="TLXDMHBullet1"/>
        <w:rPr>
          <w:lang w:val="es-NI"/>
        </w:rPr>
      </w:pPr>
      <w:r>
        <w:rPr>
          <w:lang w:val="es-NI"/>
        </w:rPr>
        <w:t>Xác định mục tiêu và phạm vi mô hình;</w:t>
      </w:r>
    </w:p>
    <w:p w14:paraId="639D3D28" w14:textId="00B59419" w:rsidR="007B2AC9" w:rsidRDefault="007B2AC9" w:rsidP="00996E68">
      <w:pPr>
        <w:pStyle w:val="TLXDMHBullet1"/>
        <w:rPr>
          <w:lang w:val="es-NI"/>
        </w:rPr>
      </w:pPr>
      <w:commentRangeStart w:id="107"/>
      <w:r>
        <w:rPr>
          <w:lang w:val="es-NI"/>
        </w:rPr>
        <w:t>Đánh giá và lựa chọn nguồn dữ liệu sử dụng;</w:t>
      </w:r>
      <w:commentRangeEnd w:id="107"/>
      <w:r w:rsidR="00E344DA">
        <w:rPr>
          <w:rStyle w:val="CommentReference"/>
          <w:sz w:val="22"/>
          <w:szCs w:val="22"/>
          <w:lang w:val="es-NI"/>
        </w:rPr>
        <w:commentReference w:id="107"/>
      </w:r>
    </w:p>
    <w:p w14:paraId="68E8889D" w14:textId="22752F3F" w:rsidR="007B2AC9" w:rsidRDefault="007B2AC9" w:rsidP="00996E68">
      <w:pPr>
        <w:pStyle w:val="TLXDMHBullet1"/>
        <w:rPr>
          <w:lang w:val="es-NI"/>
        </w:rPr>
      </w:pPr>
      <w:r>
        <w:rPr>
          <w:lang w:val="es-NI"/>
        </w:rPr>
        <w:t>Lựa chọn phương pháp/mô hình định giá;</w:t>
      </w:r>
    </w:p>
    <w:p w14:paraId="613239ED" w14:textId="16495CEE" w:rsidR="007B2AC9" w:rsidRDefault="007B2AC9" w:rsidP="00996E68">
      <w:pPr>
        <w:pStyle w:val="TLXDMHBullet1"/>
        <w:rPr>
          <w:lang w:val="es-NI"/>
        </w:rPr>
      </w:pPr>
      <w:r>
        <w:rPr>
          <w:lang w:val="es-NI"/>
        </w:rPr>
        <w:t>Thiết lập mô hình được lựa chọn và đối tượng cần định giá/đo lường;</w:t>
      </w:r>
    </w:p>
    <w:p w14:paraId="756C357D" w14:textId="6A715686" w:rsidR="007B2AC9" w:rsidRDefault="007B2AC9" w:rsidP="00996E68">
      <w:pPr>
        <w:pStyle w:val="TLXDMHBullet1"/>
        <w:rPr>
          <w:lang w:val="es-NI"/>
        </w:rPr>
      </w:pPr>
      <w:r>
        <w:rPr>
          <w:lang w:val="es-NI"/>
        </w:rPr>
        <w:t>Thiết lập dữ liệu đầu vào;</w:t>
      </w:r>
    </w:p>
    <w:p w14:paraId="46161742" w14:textId="1E254677" w:rsidR="007B2AC9" w:rsidRDefault="007B2AC9" w:rsidP="00996E68">
      <w:pPr>
        <w:pStyle w:val="TLXDMHBullet1"/>
        <w:rPr>
          <w:lang w:val="es-NI"/>
        </w:rPr>
      </w:pPr>
      <w:r>
        <w:rPr>
          <w:lang w:val="es-NI"/>
        </w:rPr>
        <w:t xml:space="preserve">Hệ thống định giá, đo lường để đưa ra kết quả phục vụ </w:t>
      </w:r>
      <w:r w:rsidR="003D506F">
        <w:rPr>
          <w:lang w:val="es-NI"/>
        </w:rPr>
        <w:t>nhu cầu ứng dụng</w:t>
      </w:r>
      <w:r w:rsidR="00BF6E9F">
        <w:rPr>
          <w:lang w:val="es-NI"/>
        </w:rPr>
        <w:t>.</w:t>
      </w:r>
    </w:p>
    <w:p w14:paraId="6BD39C36" w14:textId="10E6316C" w:rsidR="00BF6E9F" w:rsidRPr="00996E68" w:rsidRDefault="00BF6E9F" w:rsidP="00BF6E9F">
      <w:pPr>
        <w:rPr>
          <w:lang w:val="es-NI"/>
        </w:rPr>
      </w:pPr>
      <w:r>
        <w:rPr>
          <w:lang w:val="es-NI"/>
        </w:rPr>
        <w:t>Trong quá trình XDMH, các Phòng/Ban nghiệp vụ liên quan có vai trò đóng góp ý kiến, thống nhất với BP XDMH</w:t>
      </w:r>
      <w:r w:rsidR="00B74034">
        <w:rPr>
          <w:lang w:val="es-NI"/>
        </w:rPr>
        <w:t xml:space="preserve"> và BP MBO trong các nội dung xác định mục tiêu và phạm vi mô hình, đánh giá và lựa chọn nguồn dữ liệu, lựa chọn và thiết lập mô hình và thiết lập dữ liệu đầu vào của mô hình.</w:t>
      </w:r>
    </w:p>
    <w:p w14:paraId="717CAD92" w14:textId="00914F70" w:rsidR="00B77C87" w:rsidRDefault="00B77C87" w:rsidP="002062CE">
      <w:pPr>
        <w:pStyle w:val="TLXDMHHeading20"/>
      </w:pPr>
      <w:bookmarkStart w:id="108" w:name="_Toc214863718"/>
      <w:bookmarkStart w:id="109" w:name="_Toc215647828"/>
      <w:bookmarkStart w:id="110" w:name="_Toc236061211"/>
      <w:r>
        <w:lastRenderedPageBreak/>
        <w:t xml:space="preserve">Các phương pháp mô </w:t>
      </w:r>
      <w:r w:rsidRPr="004E7104">
        <w:t>hình</w:t>
      </w:r>
      <w:r>
        <w:t xml:space="preserve"> hóa</w:t>
      </w:r>
      <w:bookmarkEnd w:id="108"/>
      <w:bookmarkEnd w:id="109"/>
      <w:bookmarkEnd w:id="110"/>
    </w:p>
    <w:p w14:paraId="33CC22D1" w14:textId="5D52E95A" w:rsidR="004A64BE" w:rsidRDefault="00013908" w:rsidP="00013908">
      <w:pPr>
        <w:pStyle w:val="TLXDMHHeading30"/>
        <w:rPr>
          <w:lang w:val="es-NI"/>
        </w:rPr>
      </w:pPr>
      <w:r>
        <w:rPr>
          <w:lang w:val="es-NI"/>
        </w:rPr>
        <w:t xml:space="preserve">Cơ sở lý thuyết cho việc mô hình hóa quyền chọn </w:t>
      </w:r>
      <w:del w:id="111" w:author="Quant Department - HO" w:date="2026-09-07T09:17:00Z" w16du:dateUtc="2026-09-07T02:17:00Z">
        <w:r w:rsidDel="00B76C23">
          <w:rPr>
            <w:lang w:val="es-NI"/>
          </w:rPr>
          <w:delText>c</w:delText>
        </w:r>
        <w:r w:rsidR="009920D3" w:rsidDel="00B76C23">
          <w:rPr>
            <w:lang w:val="es-NI"/>
          </w:rPr>
          <w:delText xml:space="preserve">all/put </w:delText>
        </w:r>
      </w:del>
      <w:r w:rsidR="009920D3">
        <w:rPr>
          <w:lang w:val="es-NI"/>
        </w:rPr>
        <w:t>đính kèm trong chứng khoán đầu tư và GTCG</w:t>
      </w:r>
    </w:p>
    <w:p w14:paraId="0F899D5B" w14:textId="77777777" w:rsidR="00ED1D57" w:rsidRDefault="00ED1D57" w:rsidP="00ED1D57">
      <w:pPr>
        <w:rPr>
          <w:ins w:id="112" w:author="Quant Department - HO" w:date="2026-09-16T09:06:00Z" w16du:dateUtc="2026-09-16T02:06:00Z"/>
          <w:lang w:val="es-NI"/>
        </w:rPr>
      </w:pPr>
      <w:ins w:id="113" w:author="Quant Department - HO" w:date="2026-09-16T09:06:00Z" w16du:dateUtc="2026-09-16T02:06:00Z">
        <w:r>
          <w:rPr>
            <w:lang w:val="es-NI"/>
          </w:rPr>
          <w:t>Trong khuôn khổ xây dựng mô hình định giá quyền chọn call/put đính kèm trong chứng khoán đầu tư và GTCG, tổ chức phát hành hoặc đơn vị sở hữu trái phiếu có thể giữ quyền chọn mua lại (call option) hoặc quyền chọn bán lại (put option) trái phiếu tại một hay nhiều thời điểm. Cụ thể:</w:t>
        </w:r>
      </w:ins>
    </w:p>
    <w:p w14:paraId="2D6652A6" w14:textId="77777777" w:rsidR="00ED1D57" w:rsidRDefault="00ED1D57" w:rsidP="00ED1D57">
      <w:pPr>
        <w:pStyle w:val="TLXDMHBullet1"/>
        <w:rPr>
          <w:ins w:id="114" w:author="Quant Department - HO" w:date="2026-09-16T09:06:00Z" w16du:dateUtc="2026-09-16T02:06:00Z"/>
          <w:lang w:val="es-NI"/>
        </w:rPr>
      </w:pPr>
      <w:ins w:id="115" w:author="Quant Department - HO" w:date="2026-09-16T09:06:00Z" w16du:dateUtc="2026-09-16T02:06:00Z">
        <w:r>
          <w:rPr>
            <w:lang w:val="es-NI"/>
          </w:rPr>
          <w:t xml:space="preserve">Quyền chọn mua lại trái phiếu là quyền của tổ chức phát hành nhưng là nghĩa vụ của đơn vị sở hữu. </w:t>
        </w:r>
      </w:ins>
    </w:p>
    <w:p w14:paraId="497D72AF" w14:textId="77777777" w:rsidR="00ED1D57" w:rsidRDefault="00ED1D57" w:rsidP="00ED1D57">
      <w:pPr>
        <w:pStyle w:val="TLXDMHBullet1"/>
        <w:rPr>
          <w:ins w:id="116" w:author="Quant Department - HO" w:date="2026-09-16T09:06:00Z" w16du:dateUtc="2026-09-16T02:06:00Z"/>
          <w:lang w:val="es-NI"/>
        </w:rPr>
      </w:pPr>
      <w:ins w:id="117" w:author="Quant Department - HO" w:date="2026-09-16T09:06:00Z" w16du:dateUtc="2026-09-16T02:06:00Z">
        <w:r>
          <w:rPr>
            <w:lang w:val="es-NI"/>
          </w:rPr>
          <w:t>Quyền chọn bán lại trái phiếu là quyền của đơn vị sở hữu nhưng là nghĩa vụ của tổ chức phát hành.</w:t>
        </w:r>
      </w:ins>
    </w:p>
    <w:p w14:paraId="6CA58F3E" w14:textId="77777777" w:rsidR="00ED1D57" w:rsidRDefault="00ED1D57" w:rsidP="00ED1D57">
      <w:pPr>
        <w:rPr>
          <w:ins w:id="118" w:author="Quant Department - HO" w:date="2026-09-16T09:06:00Z" w16du:dateUtc="2026-09-16T02:06:00Z"/>
          <w:lang w:val="es-NI"/>
        </w:rPr>
      </w:pPr>
      <w:ins w:id="119" w:author="Quant Department - HO" w:date="2026-09-16T09:06:00Z" w16du:dateUtc="2026-09-16T02:06:00Z">
        <w:r>
          <w:rPr>
            <w:lang w:val="es-NI"/>
          </w:rPr>
          <w:t xml:space="preserve">Bên cạnh đó, phạm vi đo lường của mô hình đang bao gồm những trái phiếu </w:t>
        </w:r>
        <w:commentRangeStart w:id="120"/>
        <w:r>
          <w:rPr>
            <w:lang w:val="es-NI"/>
          </w:rPr>
          <w:t xml:space="preserve">có trần/sàn lãi </w:t>
        </w:r>
        <w:commentRangeEnd w:id="120"/>
        <w:r>
          <w:rPr>
            <w:rStyle w:val="CommentReference"/>
            <w:sz w:val="22"/>
            <w:szCs w:val="22"/>
            <w:lang w:val="es-NI"/>
          </w:rPr>
          <w:commentReference w:id="120"/>
        </w:r>
        <w:r>
          <w:rPr>
            <w:lang w:val="es-NI"/>
          </w:rPr>
          <w:t>suất. Về bản chất định lượng, cơ chế trần/sàn lãi suất tương đương với việc đơn vị sở hữu trái phiếu nắm giữ quyền chọn mua/bán trên lãi suất kỳ hạn, với giá thực hiện là mức lãi suất trần/sàn.</w:t>
        </w:r>
        <w:r w:rsidRPr="00564D78">
          <w:rPr>
            <w:lang w:val="es-NI"/>
          </w:rPr>
          <w:t xml:space="preserve"> </w:t>
        </w:r>
        <w:r>
          <w:rPr>
            <w:lang w:val="es-NI"/>
          </w:rPr>
          <w:t>K</w:t>
        </w:r>
        <w:r w:rsidRPr="00564D78">
          <w:rPr>
            <w:lang w:val="es-NI"/>
          </w:rPr>
          <w:t xml:space="preserve">hoản chênh lệch giữa mức </w:t>
        </w:r>
        <w:r>
          <w:rPr>
            <w:lang w:val="es-NI"/>
          </w:rPr>
          <w:t>trần/</w:t>
        </w:r>
        <w:r w:rsidRPr="00564D78">
          <w:rPr>
            <w:lang w:val="es-NI"/>
          </w:rPr>
          <w:t>sàn và lãi suất thị trường phản ánh giá trị thực hiện của quyền chọn</w:t>
        </w:r>
        <w:r>
          <w:rPr>
            <w:lang w:val="es-NI"/>
          </w:rPr>
          <w:t xml:space="preserve"> trần/sàn lãi suất.</w:t>
        </w:r>
      </w:ins>
    </w:p>
    <w:p w14:paraId="26753E67" w14:textId="77777777" w:rsidR="00ED1D57" w:rsidRDefault="00ED1D57" w:rsidP="00ED1D57">
      <w:pPr>
        <w:rPr>
          <w:ins w:id="121" w:author="Quant Department - HO" w:date="2026-09-16T09:06:00Z" w16du:dateUtc="2026-09-16T02:06:00Z"/>
          <w:lang w:val="es-NI"/>
        </w:rPr>
      </w:pPr>
      <w:ins w:id="122" w:author="Quant Department - HO" w:date="2026-09-16T09:06:00Z" w16du:dateUtc="2026-09-16T02:06:00Z">
        <w:r>
          <w:rPr>
            <w:lang w:val="es-NI"/>
          </w:rPr>
          <w:t xml:space="preserve">Dựa trên những đặc điểm nêu trên, việc định giá quyền chọn </w:t>
        </w:r>
        <w:commentRangeStart w:id="123"/>
        <w:r>
          <w:rPr>
            <w:lang w:val="es-NI"/>
          </w:rPr>
          <w:t xml:space="preserve">đính kèm </w:t>
        </w:r>
        <w:commentRangeEnd w:id="123"/>
        <w:r>
          <w:rPr>
            <w:rStyle w:val="CommentReference"/>
            <w:sz w:val="22"/>
            <w:szCs w:val="22"/>
            <w:lang w:val="es-NI"/>
          </w:rPr>
          <w:commentReference w:id="123"/>
        </w:r>
        <w:r>
          <w:rPr>
            <w:lang w:val="es-NI"/>
          </w:rPr>
          <w:t>trong trái phiếu có trần/sàn lãi suất cần được thực hiện trên cơ sở phân rã giá trị của trái phiếu theo các bước như sau:</w:t>
        </w:r>
      </w:ins>
    </w:p>
    <w:p w14:paraId="7AE7B913" w14:textId="77777777" w:rsidR="00ED1D57" w:rsidRDefault="00ED1D57" w:rsidP="00ED1D57">
      <w:pPr>
        <w:pStyle w:val="TLXDMHBullet1"/>
        <w:rPr>
          <w:ins w:id="124" w:author="Quant Department - HO" w:date="2026-09-16T09:06:00Z" w16du:dateUtc="2026-09-16T02:06:00Z"/>
          <w:lang w:val="es-NI"/>
        </w:rPr>
      </w:pPr>
      <w:ins w:id="125" w:author="Quant Department - HO" w:date="2026-09-16T09:06:00Z" w16du:dateUtc="2026-09-16T02:06:00Z">
        <w:r>
          <w:rPr>
            <w:lang w:val="es-NI"/>
          </w:rPr>
          <w:t>Bước 1: Định giá trái phiếu thường (straight)</w:t>
        </w:r>
        <w:r>
          <w:rPr>
            <w:rFonts w:eastAsiaTheme="minorEastAsia"/>
            <w:lang w:val="es-NI"/>
          </w:rPr>
          <w:t xml:space="preserve"> </w:t>
        </w:r>
        <w:r>
          <w:rPr>
            <w:lang w:val="es-NI"/>
          </w:rPr>
          <w:t>có cùng cấu trúc dòng tiền nhưng không chứa quyền chọn đính kèm;</w:t>
        </w:r>
      </w:ins>
    </w:p>
    <w:p w14:paraId="26B40EEE" w14:textId="77777777" w:rsidR="00ED1D57" w:rsidRPr="00F50EB2" w:rsidRDefault="00ED1D57" w:rsidP="00ED1D57">
      <w:pPr>
        <w:pStyle w:val="TLXDMHBullet1"/>
        <w:rPr>
          <w:ins w:id="126" w:author="Quant Department - HO" w:date="2026-09-16T09:06:00Z" w16du:dateUtc="2026-09-16T02:06:00Z"/>
          <w:rFonts w:eastAsiaTheme="minorEastAsia"/>
          <w:lang w:val="es-NI"/>
        </w:rPr>
      </w:pPr>
      <w:ins w:id="127" w:author="Quant Department - HO" w:date="2026-09-16T09:06:00Z" w16du:dateUtc="2026-09-16T02:06:00Z">
        <w:r>
          <w:rPr>
            <w:lang w:val="es-NI"/>
          </w:rPr>
          <w:t>Bước 2: Định giá trái phiếu đã bao gồm quyền chọn đính kèm;</w:t>
        </w:r>
      </w:ins>
    </w:p>
    <w:p w14:paraId="64AD9235" w14:textId="77777777" w:rsidR="00ED1D57" w:rsidRDefault="00ED1D57" w:rsidP="00ED1D57">
      <w:pPr>
        <w:pStyle w:val="TLXDMHBullet1"/>
        <w:rPr>
          <w:ins w:id="128" w:author="Quant Department - HO" w:date="2026-09-16T09:06:00Z" w16du:dateUtc="2026-09-16T02:06:00Z"/>
          <w:lang w:val="es-NI"/>
        </w:rPr>
      </w:pPr>
      <w:ins w:id="129" w:author="Quant Department - HO" w:date="2026-09-16T09:06:00Z" w16du:dateUtc="2026-09-16T02:06:00Z">
        <w:r>
          <w:rPr>
            <w:lang w:val="es-NI"/>
          </w:rPr>
          <w:t>Bước 3: Xác định giá trị quyền chọn đính kèm dựa trên chênh lệch giữa 2 mức giá trái phiếu:</w:t>
        </w:r>
      </w:ins>
    </w:p>
    <w:p w14:paraId="71CEDB9C" w14:textId="77777777" w:rsidR="00ED1D57" w:rsidRDefault="00ED1D57" w:rsidP="00ED1D57">
      <w:pPr>
        <w:rPr>
          <w:ins w:id="130" w:author="Quant Department - HO" w:date="2026-09-16T09:06:00Z" w16du:dateUtc="2026-09-16T02:06:00Z"/>
          <w:rFonts w:eastAsiaTheme="minorEastAsia"/>
          <w:lang w:val="es-NI"/>
        </w:rPr>
      </w:pPr>
      <m:oMathPara>
        <m:oMath>
          <m:r>
            <w:ins w:id="131" w:author="Quant Department - HO" w:date="2026-09-16T09:06:00Z" w16du:dateUtc="2026-09-16T02:06:00Z">
              <w:rPr>
                <w:rFonts w:ascii="Cambria Math" w:eastAsiaTheme="minorEastAsia" w:hAnsi="Cambria Math"/>
                <w:lang w:val="es-NI"/>
              </w:rPr>
              <m:t>Opt=</m:t>
            </w:ins>
          </m:r>
          <m:sSub>
            <m:sSubPr>
              <m:ctrlPr>
                <w:ins w:id="132" w:author="Quant Department - HO" w:date="2026-09-16T09:06:00Z" w16du:dateUtc="2026-09-16T02:06:00Z">
                  <w:rPr>
                    <w:rFonts w:ascii="Cambria Math" w:eastAsiaTheme="minorEastAsia" w:hAnsi="Cambria Math"/>
                    <w:i/>
                    <w:lang w:val="es-NI"/>
                  </w:rPr>
                </w:ins>
              </m:ctrlPr>
            </m:sSubPr>
            <m:e>
              <m:r>
                <w:ins w:id="133" w:author="Quant Department - HO" w:date="2026-09-16T09:06:00Z" w16du:dateUtc="2026-09-16T02:06:00Z">
                  <w:rPr>
                    <w:rFonts w:ascii="Cambria Math" w:eastAsiaTheme="minorEastAsia" w:hAnsi="Cambria Math"/>
                    <w:lang w:val="es-NI"/>
                  </w:rPr>
                  <m:t>V</m:t>
                </w:ins>
              </m:r>
            </m:e>
            <m:sub>
              <m:r>
                <w:ins w:id="134" w:author="Quant Department - HO" w:date="2026-09-16T09:06:00Z" w16du:dateUtc="2026-09-16T02:06:00Z">
                  <w:rPr>
                    <w:rFonts w:ascii="Cambria Math" w:eastAsiaTheme="minorEastAsia" w:hAnsi="Cambria Math"/>
                    <w:lang w:val="es-NI"/>
                  </w:rPr>
                  <m:t>Opt</m:t>
                </w:ins>
              </m:r>
            </m:sub>
          </m:sSub>
          <m:r>
            <w:ins w:id="135" w:author="Quant Department - HO" w:date="2026-09-16T09:06:00Z" w16du:dateUtc="2026-09-16T02:06:00Z">
              <w:rPr>
                <w:rFonts w:ascii="Cambria Math" w:eastAsiaTheme="minorEastAsia" w:hAnsi="Cambria Math"/>
                <w:lang w:val="es-NI"/>
              </w:rPr>
              <m:t>-</m:t>
            </w:ins>
          </m:r>
          <m:sSub>
            <m:sSubPr>
              <m:ctrlPr>
                <w:ins w:id="136" w:author="Quant Department - HO" w:date="2026-09-16T09:06:00Z" w16du:dateUtc="2026-09-16T02:06:00Z">
                  <w:rPr>
                    <w:rFonts w:ascii="Cambria Math" w:eastAsiaTheme="minorEastAsia" w:hAnsi="Cambria Math"/>
                    <w:i/>
                    <w:lang w:val="es-NI"/>
                  </w:rPr>
                </w:ins>
              </m:ctrlPr>
            </m:sSubPr>
            <m:e>
              <m:r>
                <w:ins w:id="137" w:author="Quant Department - HO" w:date="2026-09-16T09:06:00Z" w16du:dateUtc="2026-09-16T02:06:00Z">
                  <w:rPr>
                    <w:rFonts w:ascii="Cambria Math" w:eastAsiaTheme="minorEastAsia" w:hAnsi="Cambria Math"/>
                    <w:lang w:val="es-NI"/>
                  </w:rPr>
                  <m:t>V</m:t>
                </w:ins>
              </m:r>
            </m:e>
            <m:sub>
              <m:r>
                <w:ins w:id="138" w:author="Quant Department - HO" w:date="2026-09-16T09:06:00Z" w16du:dateUtc="2026-09-16T02:06:00Z">
                  <w:rPr>
                    <w:rFonts w:ascii="Cambria Math" w:eastAsiaTheme="minorEastAsia" w:hAnsi="Cambria Math"/>
                    <w:lang w:val="es-NI"/>
                  </w:rPr>
                  <m:t>0</m:t>
                </w:ins>
              </m:r>
            </m:sub>
          </m:sSub>
        </m:oMath>
      </m:oMathPara>
    </w:p>
    <w:p w14:paraId="305D6B75" w14:textId="0799D2BC" w:rsidR="00D54E18" w:rsidDel="00ED1D57" w:rsidRDefault="00966AEE" w:rsidP="00A2005F">
      <w:pPr>
        <w:rPr>
          <w:del w:id="139" w:author="Quant Department - HO" w:date="2026-09-16T09:06:00Z" w16du:dateUtc="2026-09-16T02:06:00Z"/>
          <w:lang w:val="es-NI"/>
        </w:rPr>
      </w:pPr>
      <w:del w:id="140" w:author="Quant Department - HO" w:date="2026-09-16T09:06:00Z" w16du:dateUtc="2026-09-16T02:06:00Z">
        <w:r w:rsidDel="00ED1D57">
          <w:rPr>
            <w:lang w:val="es-NI"/>
          </w:rPr>
          <w:delText xml:space="preserve">Trong khuôn khổ xây dựng mô hình định giá quyền chọn </w:delText>
        </w:r>
      </w:del>
      <w:del w:id="141" w:author="Quant Department - HO" w:date="2026-09-07T09:17:00Z" w16du:dateUtc="2026-09-07T02:17:00Z">
        <w:r w:rsidDel="00B76C23">
          <w:rPr>
            <w:lang w:val="es-NI"/>
          </w:rPr>
          <w:delText xml:space="preserve">call/put </w:delText>
        </w:r>
      </w:del>
      <w:del w:id="142" w:author="Quant Department - HO" w:date="2026-09-16T09:06:00Z" w16du:dateUtc="2026-09-16T02:06:00Z">
        <w:r w:rsidDel="00ED1D57">
          <w:rPr>
            <w:lang w:val="es-NI"/>
          </w:rPr>
          <w:delText xml:space="preserve">đính kèm trong chứng khoán đầu tư và GTCG, </w:delText>
        </w:r>
        <w:r w:rsidR="004A7547" w:rsidDel="00ED1D57">
          <w:rPr>
            <w:lang w:val="es-NI"/>
          </w:rPr>
          <w:delText xml:space="preserve">tổ chức phát hành hoặc </w:delText>
        </w:r>
        <w:r w:rsidR="00C63AD1" w:rsidDel="00ED1D57">
          <w:rPr>
            <w:lang w:val="es-NI"/>
          </w:rPr>
          <w:delText>đơn vị sở hữu</w:delText>
        </w:r>
        <w:r w:rsidR="000059A3" w:rsidDel="00ED1D57">
          <w:rPr>
            <w:lang w:val="es-NI"/>
          </w:rPr>
          <w:delText xml:space="preserve"> trái phiếu</w:delText>
        </w:r>
        <w:r w:rsidR="004A7547" w:rsidDel="00ED1D57">
          <w:rPr>
            <w:lang w:val="es-NI"/>
          </w:rPr>
          <w:delText xml:space="preserve"> có thể giữ quyền</w:delText>
        </w:r>
        <w:r w:rsidR="00622260" w:rsidDel="00ED1D57">
          <w:rPr>
            <w:lang w:val="es-NI"/>
          </w:rPr>
          <w:delText xml:space="preserve"> chọn</w:delText>
        </w:r>
        <w:r w:rsidR="004A7547" w:rsidDel="00ED1D57">
          <w:rPr>
            <w:lang w:val="es-NI"/>
          </w:rPr>
          <w:delText xml:space="preserve"> mua lại</w:delText>
        </w:r>
        <w:r w:rsidR="00622260" w:rsidDel="00ED1D57">
          <w:rPr>
            <w:lang w:val="es-NI"/>
          </w:rPr>
          <w:delText xml:space="preserve"> (call</w:delText>
        </w:r>
        <w:r w:rsidR="001E7E8F" w:rsidDel="00ED1D57">
          <w:rPr>
            <w:lang w:val="es-NI"/>
          </w:rPr>
          <w:delText xml:space="preserve"> option</w:delText>
        </w:r>
        <w:r w:rsidR="00622260" w:rsidDel="00ED1D57">
          <w:rPr>
            <w:lang w:val="es-NI"/>
          </w:rPr>
          <w:delText>)</w:delText>
        </w:r>
        <w:r w:rsidR="003E0305" w:rsidDel="00ED1D57">
          <w:rPr>
            <w:lang w:val="es-NI"/>
          </w:rPr>
          <w:delText xml:space="preserve"> hoặc quyền</w:delText>
        </w:r>
        <w:r w:rsidR="00622260" w:rsidDel="00ED1D57">
          <w:rPr>
            <w:lang w:val="es-NI"/>
          </w:rPr>
          <w:delText xml:space="preserve"> chọn</w:delText>
        </w:r>
        <w:r w:rsidR="003E0305" w:rsidDel="00ED1D57">
          <w:rPr>
            <w:lang w:val="es-NI"/>
          </w:rPr>
          <w:delText xml:space="preserve"> </w:delText>
        </w:r>
        <w:r w:rsidR="004A7547" w:rsidDel="00ED1D57">
          <w:rPr>
            <w:lang w:val="es-NI"/>
          </w:rPr>
          <w:delText>bán lại</w:delText>
        </w:r>
        <w:r w:rsidR="00622260" w:rsidDel="00ED1D57">
          <w:rPr>
            <w:lang w:val="es-NI"/>
          </w:rPr>
          <w:delText xml:space="preserve"> (put</w:delText>
        </w:r>
        <w:r w:rsidR="001E7E8F" w:rsidDel="00ED1D57">
          <w:rPr>
            <w:lang w:val="es-NI"/>
          </w:rPr>
          <w:delText xml:space="preserve"> option</w:delText>
        </w:r>
        <w:r w:rsidR="00622260" w:rsidDel="00ED1D57">
          <w:rPr>
            <w:lang w:val="es-NI"/>
          </w:rPr>
          <w:delText>)</w:delText>
        </w:r>
        <w:r w:rsidR="002B6000" w:rsidDel="00ED1D57">
          <w:rPr>
            <w:lang w:val="es-NI"/>
          </w:rPr>
          <w:delText xml:space="preserve"> trái phiếu</w:delText>
        </w:r>
        <w:r w:rsidR="004A7547" w:rsidDel="00ED1D57">
          <w:rPr>
            <w:lang w:val="es-NI"/>
          </w:rPr>
          <w:delText xml:space="preserve"> tại một hay nhiều thời điểm</w:delText>
        </w:r>
      </w:del>
      <w:ins w:id="143" w:author="Microsoft Word" w:date="2026-09-07T09:21:00Z" w16du:dateUtc="2026-09-07T02:21:00Z">
        <w:del w:id="144" w:author="Quant Department - HO" w:date="2026-09-16T09:06:00Z" w16du:dateUtc="2026-09-16T02:06:00Z">
          <w:r w:rsidR="005F5F5C" w:rsidDel="00ED1D57">
            <w:rPr>
              <w:lang w:val="es-NI"/>
            </w:rPr>
            <w:delText xml:space="preserve"> với mức giá thực hiện</w:delText>
          </w:r>
        </w:del>
      </w:ins>
      <w:del w:id="145" w:author="Quant Department - HO" w:date="2026-09-16T09:06:00Z" w16du:dateUtc="2026-09-16T02:06:00Z">
        <w:r w:rsidR="009B05C1" w:rsidDel="00ED1D57">
          <w:rPr>
            <w:lang w:val="es-NI"/>
          </w:rPr>
          <w:delText xml:space="preserve"> </w:delText>
        </w:r>
      </w:del>
      <m:oMath>
        <m:r>
          <w:ins w:id="146" w:author="Microsoft Word" w:date="2026-09-07T09:21:00Z" w16du:dateUtc="2026-09-07T02:21:00Z">
            <w:del w:id="147" w:author="Quant Department - HO" w:date="2026-09-16T09:06:00Z" w16du:dateUtc="2026-09-16T02:06:00Z">
              <w:rPr>
                <w:rFonts w:ascii="Cambria Math" w:hAnsi="Cambria Math"/>
                <w:lang w:val="es-NI"/>
              </w:rPr>
              <m:t>K</m:t>
            </w:del>
          </w:ins>
        </m:r>
      </m:oMath>
      <w:del w:id="148" w:author="Quant Department - HO" w:date="2026-09-16T09:06:00Z" w16du:dateUtc="2026-09-16T02:06:00Z">
        <w:r w:rsidR="005F5F5C" w:rsidDel="00ED1D57">
          <w:rPr>
            <w:lang w:val="es-NI"/>
          </w:rPr>
          <w:delText xml:space="preserve"> </w:delText>
        </w:r>
      </w:del>
      <w:ins w:id="149" w:author="Microsoft Word" w:date="2026-09-07T09:21:00Z" w16du:dateUtc="2026-09-07T02:21:00Z">
        <w:del w:id="150" w:author="Quant Department - HO" w:date="2026-09-16T09:06:00Z" w16du:dateUtc="2026-09-16T02:06:00Z">
          <w:r w:rsidR="00780A3B" w:rsidDel="00ED1D57">
            <w:rPr>
              <w:rFonts w:eastAsiaTheme="minorEastAsia"/>
              <w:lang w:val="es-NI"/>
            </w:rPr>
            <w:delText>(strike)</w:delText>
          </w:r>
        </w:del>
      </w:ins>
      <w:del w:id="151" w:author="Quant Department - HO" w:date="2026-09-16T09:06:00Z" w16du:dateUtc="2026-09-16T02:06:00Z">
        <w:r w:rsidR="004A7547" w:rsidDel="00ED1D57">
          <w:rPr>
            <w:lang w:val="es-NI"/>
          </w:rPr>
          <w:delText>.</w:delText>
        </w:r>
        <w:r w:rsidR="006C50E5" w:rsidDel="00ED1D57">
          <w:rPr>
            <w:lang w:val="es-NI"/>
          </w:rPr>
          <w:delText xml:space="preserve"> Cụ thể</w:delText>
        </w:r>
        <w:r w:rsidR="00D54E18" w:rsidDel="00ED1D57">
          <w:rPr>
            <w:lang w:val="es-NI"/>
          </w:rPr>
          <w:delText>:</w:delText>
        </w:r>
      </w:del>
    </w:p>
    <w:p w14:paraId="39F3D282" w14:textId="4C393987" w:rsidR="00D54E18" w:rsidDel="00ED1D57" w:rsidRDefault="00D54E18" w:rsidP="00D54E18">
      <w:pPr>
        <w:pStyle w:val="TLXDMHBullet1"/>
        <w:rPr>
          <w:del w:id="152" w:author="Quant Department - HO" w:date="2026-09-16T09:06:00Z" w16du:dateUtc="2026-09-16T02:06:00Z"/>
          <w:lang w:val="es-NI"/>
        </w:rPr>
      </w:pPr>
      <w:del w:id="153" w:author="Quant Department - HO" w:date="2026-09-16T09:06:00Z" w16du:dateUtc="2026-09-16T02:06:00Z">
        <w:r w:rsidDel="00ED1D57">
          <w:rPr>
            <w:lang w:val="es-NI"/>
          </w:rPr>
          <w:delText>Q</w:delText>
        </w:r>
        <w:r w:rsidR="006C50E5" w:rsidDel="00ED1D57">
          <w:rPr>
            <w:lang w:val="es-NI"/>
          </w:rPr>
          <w:delText>uyền chọn mua</w:delText>
        </w:r>
        <w:r w:rsidR="00713B59" w:rsidDel="00ED1D57">
          <w:rPr>
            <w:lang w:val="es-NI"/>
          </w:rPr>
          <w:delText xml:space="preserve"> lại trái phiếu</w:delText>
        </w:r>
        <w:r w:rsidR="00AE7CF4" w:rsidDel="00ED1D57">
          <w:rPr>
            <w:lang w:val="es-NI"/>
          </w:rPr>
          <w:delText xml:space="preserve"> là quyền của tổ chức phát hành nhưng là nghĩa vụ của đơn vị sở hữu</w:delText>
        </w:r>
        <w:r w:rsidR="00F53662" w:rsidDel="00ED1D57">
          <w:rPr>
            <w:lang w:val="es-NI"/>
          </w:rPr>
          <w:delText>. T</w:delText>
        </w:r>
        <w:r w:rsidR="00AE3D41" w:rsidDel="00ED1D57">
          <w:rPr>
            <w:lang w:val="es-NI"/>
          </w:rPr>
          <w:delText>ại thời điểm thực hiện quyền chọn mua, nếu giá</w:delText>
        </w:r>
        <w:r w:rsidDel="00ED1D57">
          <w:rPr>
            <w:lang w:val="es-NI"/>
          </w:rPr>
          <w:delText xml:space="preserve"> trị </w:delText>
        </w:r>
        <w:r w:rsidR="000278D2" w:rsidDel="00ED1D57">
          <w:rPr>
            <w:lang w:val="es-NI"/>
          </w:rPr>
          <w:delText>thị trường của</w:delText>
        </w:r>
        <w:r w:rsidR="00AE3D41" w:rsidDel="00ED1D57">
          <w:rPr>
            <w:lang w:val="es-NI"/>
          </w:rPr>
          <w:delText xml:space="preserve"> </w:delText>
        </w:r>
        <w:r w:rsidR="00C466EE" w:rsidDel="00ED1D57">
          <w:rPr>
            <w:lang w:val="es-NI"/>
          </w:rPr>
          <w:delText>trái phiếu cao hơn mức giá thực hiện</w:delText>
        </w:r>
        <w:r w:rsidR="009B05C1" w:rsidDel="00ED1D57">
          <w:rPr>
            <w:lang w:val="es-NI"/>
          </w:rPr>
          <w:delText xml:space="preserve"> </w:delText>
        </w:r>
      </w:del>
      <m:oMath>
        <m:r>
          <w:del w:id="154" w:author="Quant Department - HO" w:date="2026-09-16T09:06:00Z" w16du:dateUtc="2026-09-16T02:06:00Z">
            <w:rPr>
              <w:rFonts w:ascii="Cambria Math" w:hAnsi="Cambria Math"/>
              <w:lang w:val="es-NI"/>
            </w:rPr>
            <m:t>K</m:t>
          </w:del>
        </m:r>
      </m:oMath>
      <w:del w:id="155" w:author="Quant Department - HO" w:date="2026-09-16T09:06:00Z" w16du:dateUtc="2026-09-16T02:06:00Z">
        <w:r w:rsidR="00DE7897" w:rsidDel="00ED1D57">
          <w:rPr>
            <w:lang w:val="es-NI"/>
          </w:rPr>
          <w:delText>, khoản chênh lệch giữa mức giá thực hiện</w:delText>
        </w:r>
        <w:r w:rsidR="000278D2" w:rsidDel="00ED1D57">
          <w:rPr>
            <w:lang w:val="es-NI"/>
          </w:rPr>
          <w:delText xml:space="preserve"> </w:delText>
        </w:r>
      </w:del>
      <m:oMath>
        <m:r>
          <w:del w:id="156" w:author="Quant Department - HO" w:date="2026-09-16T09:06:00Z" w16du:dateUtc="2026-09-16T02:06:00Z">
            <w:rPr>
              <w:rFonts w:ascii="Cambria Math" w:hAnsi="Cambria Math"/>
              <w:lang w:val="es-NI"/>
            </w:rPr>
            <m:t>K</m:t>
          </w:del>
        </m:r>
      </m:oMath>
      <w:del w:id="157" w:author="Quant Department - HO" w:date="2026-09-16T09:06:00Z" w16du:dateUtc="2026-09-16T02:06:00Z">
        <w:r w:rsidR="00DE7897" w:rsidDel="00ED1D57">
          <w:rPr>
            <w:lang w:val="es-NI"/>
          </w:rPr>
          <w:delText xml:space="preserve"> và giá trị thị trường</w:delText>
        </w:r>
        <w:r w:rsidR="002A67BC" w:rsidDel="00ED1D57">
          <w:rPr>
            <w:lang w:val="es-NI"/>
          </w:rPr>
          <w:delText xml:space="preserve"> của trái phiếu phản ánh giá trị thực hiện của quyền chọn </w:delText>
        </w:r>
        <w:r w:rsidR="00F53662" w:rsidDel="00ED1D57">
          <w:rPr>
            <w:lang w:val="es-NI"/>
          </w:rPr>
          <w:delText xml:space="preserve">mua, </w:delText>
        </w:r>
        <w:r w:rsidR="00467527" w:rsidDel="00ED1D57">
          <w:rPr>
            <w:lang w:val="es-NI"/>
          </w:rPr>
          <w:delText xml:space="preserve">làm giảm giá trị của trái phiếu, </w:delText>
        </w:r>
        <w:r w:rsidR="00F53662" w:rsidDel="00ED1D57">
          <w:rPr>
            <w:lang w:val="es-NI"/>
          </w:rPr>
          <w:delText xml:space="preserve">mang lại lợi ích kinh tế cho </w:delText>
        </w:r>
        <w:r w:rsidR="000304FF" w:rsidDel="00ED1D57">
          <w:rPr>
            <w:lang w:val="es-NI"/>
          </w:rPr>
          <w:delText>tổ chức phát hành</w:delText>
        </w:r>
        <w:r w:rsidR="00AE3A1E" w:rsidDel="00ED1D57">
          <w:rPr>
            <w:lang w:val="es-NI"/>
          </w:rPr>
          <w:delText xml:space="preserve">. </w:delText>
        </w:r>
      </w:del>
    </w:p>
    <w:p w14:paraId="2C86C2A6" w14:textId="1C9F5C11" w:rsidR="008F09DC" w:rsidDel="00ED1D57" w:rsidRDefault="00D54E18" w:rsidP="00D54E18">
      <w:pPr>
        <w:pStyle w:val="TLXDMHBullet1"/>
        <w:rPr>
          <w:del w:id="158" w:author="Quant Department - HO" w:date="2026-09-16T09:06:00Z" w16du:dateUtc="2026-09-16T02:06:00Z"/>
          <w:lang w:val="es-NI"/>
        </w:rPr>
      </w:pPr>
      <w:del w:id="159" w:author="Quant Department - HO" w:date="2026-09-16T09:06:00Z" w16du:dateUtc="2026-09-16T02:06:00Z">
        <w:r w:rsidDel="00ED1D57">
          <w:rPr>
            <w:lang w:val="es-NI"/>
          </w:rPr>
          <w:delText xml:space="preserve">Quyền </w:delText>
        </w:r>
        <w:r w:rsidR="00AE3A1E" w:rsidDel="00ED1D57">
          <w:rPr>
            <w:lang w:val="es-NI"/>
          </w:rPr>
          <w:delText>chọn bán</w:delText>
        </w:r>
        <w:r w:rsidR="00713B59" w:rsidDel="00ED1D57">
          <w:rPr>
            <w:lang w:val="es-NI"/>
          </w:rPr>
          <w:delText xml:space="preserve"> lại trái phiếu</w:delText>
        </w:r>
        <w:r w:rsidR="00AE3A1E" w:rsidDel="00ED1D57">
          <w:rPr>
            <w:lang w:val="es-NI"/>
          </w:rPr>
          <w:delText xml:space="preserve"> là quyền của đơn vị sở hữu nhưng là nghĩa vụ của tổ chức phát hành</w:delText>
        </w:r>
        <w:r w:rsidR="00A2005F" w:rsidDel="00ED1D57">
          <w:rPr>
            <w:lang w:val="es-NI"/>
          </w:rPr>
          <w:delText xml:space="preserve">. Tại thời điểm thực hiện quyền chọn bán, nếu giá trị </w:delText>
        </w:r>
        <w:r w:rsidR="000278D2" w:rsidDel="00ED1D57">
          <w:rPr>
            <w:lang w:val="es-NI"/>
          </w:rPr>
          <w:delText xml:space="preserve">thị trường </w:delText>
        </w:r>
        <w:r w:rsidR="00A2005F" w:rsidDel="00ED1D57">
          <w:rPr>
            <w:lang w:val="es-NI"/>
          </w:rPr>
          <w:delText>của trái phiếu thấp hơn mức giá thực hiện</w:delText>
        </w:r>
        <w:r w:rsidR="009B05C1" w:rsidDel="00ED1D57">
          <w:rPr>
            <w:lang w:val="es-NI"/>
          </w:rPr>
          <w:delText xml:space="preserve"> </w:delText>
        </w:r>
      </w:del>
      <m:oMath>
        <m:r>
          <w:del w:id="160" w:author="Quant Department - HO" w:date="2026-09-16T09:06:00Z" w16du:dateUtc="2026-09-16T02:06:00Z">
            <w:rPr>
              <w:rFonts w:ascii="Cambria Math" w:hAnsi="Cambria Math"/>
              <w:lang w:val="es-NI"/>
            </w:rPr>
            <m:t>K</m:t>
          </w:del>
        </m:r>
      </m:oMath>
      <w:del w:id="161" w:author="Quant Department - HO" w:date="2026-09-16T09:06:00Z" w16du:dateUtc="2026-09-16T02:06:00Z">
        <w:r w:rsidR="00A2005F" w:rsidDel="00ED1D57">
          <w:rPr>
            <w:lang w:val="es-NI"/>
          </w:rPr>
          <w:delText>, khoản chênh lệch giữa mức giá thực hiện</w:delText>
        </w:r>
        <w:r w:rsidR="000278D2" w:rsidDel="00ED1D57">
          <w:rPr>
            <w:lang w:val="es-NI"/>
          </w:rPr>
          <w:delText xml:space="preserve"> </w:delText>
        </w:r>
      </w:del>
      <m:oMath>
        <m:r>
          <w:del w:id="162" w:author="Quant Department - HO" w:date="2026-09-16T09:06:00Z" w16du:dateUtc="2026-09-16T02:06:00Z">
            <w:rPr>
              <w:rFonts w:ascii="Cambria Math" w:hAnsi="Cambria Math"/>
              <w:lang w:val="es-NI"/>
            </w:rPr>
            <m:t>K</m:t>
          </w:del>
        </m:r>
      </m:oMath>
      <w:del w:id="163" w:author="Quant Department - HO" w:date="2026-09-16T09:06:00Z" w16du:dateUtc="2026-09-16T02:06:00Z">
        <w:r w:rsidR="00A2005F" w:rsidDel="00ED1D57">
          <w:rPr>
            <w:lang w:val="es-NI"/>
          </w:rPr>
          <w:delText xml:space="preserve"> và giá trị thị trường của trái phiếu phản ánh giá trị thực hiện của quyền chọn bán, </w:delText>
        </w:r>
        <w:r w:rsidR="006668EB" w:rsidDel="00ED1D57">
          <w:rPr>
            <w:lang w:val="es-NI"/>
          </w:rPr>
          <w:delText xml:space="preserve">làm tăng giá trị của trái phiếu, </w:delText>
        </w:r>
        <w:r w:rsidR="00A2005F" w:rsidDel="00ED1D57">
          <w:rPr>
            <w:lang w:val="es-NI"/>
          </w:rPr>
          <w:delText>mang lại lợi ích kinh tế cho đơn vị sở hữu trái phiếu.</w:delText>
        </w:r>
      </w:del>
    </w:p>
    <w:p w14:paraId="1B1CC3F6" w14:textId="14005739" w:rsidR="00AE3A1E" w:rsidDel="00ED1D57" w:rsidRDefault="00AE3A1E" w:rsidP="009920D3">
      <w:pPr>
        <w:rPr>
          <w:del w:id="164" w:author="Quant Department - HO" w:date="2026-09-16T09:06:00Z" w16du:dateUtc="2026-09-16T02:06:00Z"/>
          <w:lang w:val="es-NI"/>
        </w:rPr>
      </w:pPr>
      <w:del w:id="165" w:author="Quant Department - HO" w:date="2026-09-16T09:06:00Z" w16du:dateUtc="2026-09-16T02:06:00Z">
        <w:r w:rsidDel="00ED1D57">
          <w:rPr>
            <w:lang w:val="es-NI"/>
          </w:rPr>
          <w:delText xml:space="preserve">Bên cạnh đó, phạm vi đo lường của mô hình đang bao gồm những </w:delText>
        </w:r>
        <w:r w:rsidR="006C751C" w:rsidDel="00ED1D57">
          <w:rPr>
            <w:lang w:val="es-NI"/>
          </w:rPr>
          <w:delText xml:space="preserve">trái phiếu </w:delText>
        </w:r>
        <w:commentRangeStart w:id="166"/>
        <w:r w:rsidR="006C751C" w:rsidDel="00ED1D57">
          <w:rPr>
            <w:lang w:val="es-NI"/>
          </w:rPr>
          <w:delText xml:space="preserve">có sàn lãi </w:delText>
        </w:r>
        <w:commentRangeEnd w:id="166"/>
        <w:r w:rsidR="00786248" w:rsidDel="00ED1D57">
          <w:rPr>
            <w:rStyle w:val="CommentReference"/>
            <w:sz w:val="22"/>
            <w:szCs w:val="22"/>
            <w:lang w:val="es-NI"/>
          </w:rPr>
          <w:commentReference w:id="166"/>
        </w:r>
        <w:r w:rsidR="006C751C" w:rsidDel="00ED1D57">
          <w:rPr>
            <w:lang w:val="es-NI"/>
          </w:rPr>
          <w:delText>suất. Về bản chất định lượng, cơ chế sàn lãi suất tương đương với v</w:delText>
        </w:r>
        <w:r w:rsidR="00A95040" w:rsidDel="00ED1D57">
          <w:rPr>
            <w:lang w:val="es-NI"/>
          </w:rPr>
          <w:delText>iệc đơn vị sở hữu trái phiếu nắm gi</w:delText>
        </w:r>
        <w:r w:rsidR="001E7E8F" w:rsidDel="00ED1D57">
          <w:rPr>
            <w:lang w:val="es-NI"/>
          </w:rPr>
          <w:delText xml:space="preserve">ữ quyền chọn bán </w:delText>
        </w:r>
        <w:r w:rsidR="002B6000" w:rsidDel="00ED1D57">
          <w:rPr>
            <w:lang w:val="es-NI"/>
          </w:rPr>
          <w:delText>trên lãi suất kỳ hạn, với giá thực hiện là mức lãi suất sàn</w:delText>
        </w:r>
        <w:r w:rsidR="00564D78" w:rsidDel="00ED1D57">
          <w:rPr>
            <w:lang w:val="es-NI"/>
          </w:rPr>
          <w:delText xml:space="preserve">. </w:delText>
        </w:r>
        <w:r w:rsidR="00564D78" w:rsidRPr="00564D78" w:rsidDel="00ED1D57">
          <w:rPr>
            <w:lang w:val="es-NI"/>
          </w:rPr>
          <w:delText xml:space="preserve">Tại mỗi thời điểm reset, nếu </w:delText>
        </w:r>
        <w:r w:rsidR="00037AE7" w:rsidDel="00ED1D57">
          <w:rPr>
            <w:lang w:val="es-NI"/>
          </w:rPr>
          <w:delText>LSTC</w:delText>
        </w:r>
        <w:r w:rsidR="00564D78" w:rsidDel="00ED1D57">
          <w:rPr>
            <w:lang w:val="es-NI"/>
          </w:rPr>
          <w:delText xml:space="preserve"> trên</w:delText>
        </w:r>
        <w:r w:rsidR="00564D78" w:rsidRPr="00564D78" w:rsidDel="00ED1D57">
          <w:rPr>
            <w:lang w:val="es-NI"/>
          </w:rPr>
          <w:delText xml:space="preserve"> thị trường thấp hơn mức sàn, khoản chênh lệch giữa mức sàn và lãi suất thị trường phản ánh giá trị thực hiện của quyền chọn</w:delText>
        </w:r>
        <w:r w:rsidR="00D019DD" w:rsidDel="00ED1D57">
          <w:rPr>
            <w:lang w:val="es-NI"/>
          </w:rPr>
          <w:delText xml:space="preserve"> sàn lãi suất</w:delText>
        </w:r>
        <w:r w:rsidR="00564D78" w:rsidRPr="00564D78" w:rsidDel="00ED1D57">
          <w:rPr>
            <w:lang w:val="es-NI"/>
          </w:rPr>
          <w:delText>, mang lại lợi ích kinh tế cho</w:delText>
        </w:r>
        <w:r w:rsidR="001033AE" w:rsidDel="00ED1D57">
          <w:rPr>
            <w:lang w:val="es-NI"/>
          </w:rPr>
          <w:delText xml:space="preserve"> đơn vị sở hữu trái phiếu</w:delText>
        </w:r>
        <w:r w:rsidR="00DC532E" w:rsidDel="00ED1D57">
          <w:rPr>
            <w:lang w:val="es-NI"/>
          </w:rPr>
          <w:delText>.</w:delText>
        </w:r>
      </w:del>
    </w:p>
    <w:p w14:paraId="6260F111" w14:textId="303BBD3A" w:rsidR="008D0E7C" w:rsidDel="00ED1D57" w:rsidRDefault="007E3785" w:rsidP="009920D3">
      <w:pPr>
        <w:rPr>
          <w:del w:id="167" w:author="Quant Department - HO" w:date="2026-09-16T09:06:00Z" w16du:dateUtc="2026-09-16T02:06:00Z"/>
          <w:lang w:val="es-NI"/>
        </w:rPr>
      </w:pPr>
      <w:del w:id="168" w:author="Quant Department - HO" w:date="2026-09-16T09:06:00Z" w16du:dateUtc="2026-09-16T02:06:00Z">
        <w:r w:rsidDel="00ED1D57">
          <w:rPr>
            <w:lang w:val="es-NI"/>
          </w:rPr>
          <w:delText xml:space="preserve">Dựa trên những đặc điểm nêu trên, việc định giá quyền chọn </w:delText>
        </w:r>
        <w:commentRangeStart w:id="169"/>
        <w:r w:rsidR="0023034D" w:rsidDel="00ED1D57">
          <w:rPr>
            <w:lang w:val="es-NI"/>
          </w:rPr>
          <w:delText xml:space="preserve">call/put đính kèm </w:delText>
        </w:r>
        <w:commentRangeEnd w:id="169"/>
        <w:r w:rsidR="00B7769A" w:rsidDel="00ED1D57">
          <w:rPr>
            <w:rStyle w:val="CommentReference"/>
            <w:sz w:val="22"/>
            <w:szCs w:val="22"/>
            <w:lang w:val="es-NI"/>
          </w:rPr>
          <w:commentReference w:id="169"/>
        </w:r>
        <w:r w:rsidR="0023034D" w:rsidDel="00ED1D57">
          <w:rPr>
            <w:lang w:val="es-NI"/>
          </w:rPr>
          <w:delText>trong trái phiếu</w:delText>
        </w:r>
        <w:r w:rsidR="00AE4710" w:rsidDel="00ED1D57">
          <w:rPr>
            <w:lang w:val="es-NI"/>
          </w:rPr>
          <w:delText xml:space="preserve"> có sàn lãi suất</w:delText>
        </w:r>
        <w:r w:rsidR="0023034D" w:rsidDel="00ED1D57">
          <w:rPr>
            <w:lang w:val="es-NI"/>
          </w:rPr>
          <w:delText xml:space="preserve"> </w:delText>
        </w:r>
        <w:r w:rsidR="00DF49E6" w:rsidDel="00ED1D57">
          <w:rPr>
            <w:lang w:val="es-NI"/>
          </w:rPr>
          <w:delText>cần được thực hiện trên cơ sở</w:delText>
        </w:r>
        <w:r w:rsidR="00BC2C62" w:rsidDel="00ED1D57">
          <w:rPr>
            <w:lang w:val="es-NI"/>
          </w:rPr>
          <w:delText xml:space="preserve"> phân rã </w:delText>
        </w:r>
        <w:r w:rsidR="00DF2CBC" w:rsidDel="00ED1D57">
          <w:rPr>
            <w:lang w:val="es-NI"/>
          </w:rPr>
          <w:delText>giá</w:delText>
        </w:r>
        <w:r w:rsidR="00F8181F" w:rsidDel="00ED1D57">
          <w:rPr>
            <w:lang w:val="es-NI"/>
          </w:rPr>
          <w:delText xml:space="preserve"> trị của</w:delText>
        </w:r>
        <w:r w:rsidR="00DF2CBC" w:rsidDel="00ED1D57">
          <w:rPr>
            <w:lang w:val="es-NI"/>
          </w:rPr>
          <w:delText xml:space="preserve"> trái phiếu</w:delText>
        </w:r>
        <w:r w:rsidR="008D0E7C" w:rsidDel="00ED1D57">
          <w:rPr>
            <w:lang w:val="es-NI"/>
          </w:rPr>
          <w:delText xml:space="preserve"> theo các bước như sau:</w:delText>
        </w:r>
      </w:del>
    </w:p>
    <w:p w14:paraId="595AA089" w14:textId="24BDC48D" w:rsidR="008D0E7C" w:rsidDel="00ED1D57" w:rsidRDefault="008E0213" w:rsidP="008D0E7C">
      <w:pPr>
        <w:pStyle w:val="TLXDMHBullet1"/>
        <w:rPr>
          <w:del w:id="170" w:author="Quant Department - HO" w:date="2026-09-16T09:06:00Z" w16du:dateUtc="2026-09-16T02:06:00Z"/>
          <w:lang w:val="es-NI"/>
        </w:rPr>
      </w:pPr>
      <w:del w:id="171" w:author="Quant Department - HO" w:date="2026-09-16T09:06:00Z" w16du:dateUtc="2026-09-16T02:06:00Z">
        <w:r w:rsidDel="00ED1D57">
          <w:rPr>
            <w:lang w:val="es-NI"/>
          </w:rPr>
          <w:delText xml:space="preserve">Bước 1: </w:delText>
        </w:r>
        <w:r w:rsidR="008D0E7C" w:rsidDel="00ED1D57">
          <w:rPr>
            <w:lang w:val="es-NI"/>
          </w:rPr>
          <w:delText>Định giá trái phiếu thường (straight)</w:delText>
        </w:r>
        <w:r w:rsidR="000B31A1" w:rsidDel="00ED1D57">
          <w:rPr>
            <w:rFonts w:eastAsiaTheme="minorEastAsia"/>
            <w:lang w:val="es-NI"/>
          </w:rPr>
          <w:delText xml:space="preserve"> </w:delText>
        </w:r>
        <w:r w:rsidDel="00ED1D57">
          <w:rPr>
            <w:lang w:val="es-NI"/>
          </w:rPr>
          <w:delText>có cùng cấu trúc dòng tiền nhưng không chứa quyền chọn</w:delText>
        </w:r>
        <w:r w:rsidR="0079160B" w:rsidDel="00ED1D57">
          <w:rPr>
            <w:lang w:val="es-NI"/>
          </w:rPr>
          <w:delText xml:space="preserve"> nhúng</w:delText>
        </w:r>
        <w:r w:rsidDel="00ED1D57">
          <w:rPr>
            <w:lang w:val="es-NI"/>
          </w:rPr>
          <w:delText>;</w:delText>
        </w:r>
      </w:del>
    </w:p>
    <w:p w14:paraId="120D7755" w14:textId="3834AA7B" w:rsidR="00F50EB2" w:rsidRPr="00F50EB2" w:rsidDel="00ED1D57" w:rsidRDefault="008E0213" w:rsidP="00F732A0">
      <w:pPr>
        <w:pStyle w:val="TLXDMHBullet1"/>
        <w:rPr>
          <w:del w:id="172" w:author="Quant Department - HO" w:date="2026-09-16T09:06:00Z" w16du:dateUtc="2026-09-16T02:06:00Z"/>
          <w:rFonts w:eastAsiaTheme="minorEastAsia"/>
          <w:lang w:val="es-NI"/>
        </w:rPr>
      </w:pPr>
      <w:del w:id="173" w:author="Quant Department - HO" w:date="2026-09-16T09:06:00Z" w16du:dateUtc="2026-09-16T02:06:00Z">
        <w:r w:rsidDel="00ED1D57">
          <w:rPr>
            <w:lang w:val="es-NI"/>
          </w:rPr>
          <w:delText xml:space="preserve">Bước 2: </w:delText>
        </w:r>
        <w:r w:rsidR="005B6714" w:rsidDel="00ED1D57">
          <w:rPr>
            <w:lang w:val="es-NI"/>
          </w:rPr>
          <w:delText>Định giá trái phiếu đã bao gồm quyền chọn</w:delText>
        </w:r>
        <w:r w:rsidR="0079160B" w:rsidDel="00ED1D57">
          <w:rPr>
            <w:lang w:val="es-NI"/>
          </w:rPr>
          <w:delText xml:space="preserve"> nhúng</w:delText>
        </w:r>
        <w:r w:rsidR="00F732A0" w:rsidDel="00ED1D57">
          <w:rPr>
            <w:lang w:val="es-NI"/>
          </w:rPr>
          <w:delText>;</w:delText>
        </w:r>
      </w:del>
    </w:p>
    <w:p w14:paraId="45A2F76A" w14:textId="1C382DFD" w:rsidR="005B6714" w:rsidDel="00ED1D57" w:rsidRDefault="005B6714" w:rsidP="008D0E7C">
      <w:pPr>
        <w:pStyle w:val="TLXDMHBullet1"/>
        <w:rPr>
          <w:del w:id="174" w:author="Quant Department - HO" w:date="2026-09-16T09:06:00Z" w16du:dateUtc="2026-09-16T02:06:00Z"/>
          <w:lang w:val="es-NI"/>
        </w:rPr>
      </w:pPr>
      <w:del w:id="175" w:author="Quant Department - HO" w:date="2026-09-16T09:06:00Z" w16du:dateUtc="2026-09-16T02:06:00Z">
        <w:r w:rsidDel="00ED1D57">
          <w:rPr>
            <w:lang w:val="es-NI"/>
          </w:rPr>
          <w:delText xml:space="preserve">Bước 3: </w:delText>
        </w:r>
        <w:r w:rsidR="00004CEA" w:rsidDel="00ED1D57">
          <w:rPr>
            <w:lang w:val="es-NI"/>
          </w:rPr>
          <w:delText>Xác định giá trị quyền chọn nhúng dựa trên c</w:delText>
        </w:r>
        <w:r w:rsidR="00BE4155" w:rsidDel="00ED1D57">
          <w:rPr>
            <w:lang w:val="es-NI"/>
          </w:rPr>
          <w:delText>hênh</w:delText>
        </w:r>
        <w:r w:rsidDel="00ED1D57">
          <w:rPr>
            <w:lang w:val="es-NI"/>
          </w:rPr>
          <w:delText xml:space="preserve"> lệch giữa 2 mức giá trái phiếu</w:delText>
        </w:r>
      </w:del>
      <w:del w:id="176" w:author="Quant Department - HO" w:date="2026-09-04T08:29:00Z" w16du:dateUtc="2026-09-04T01:29:00Z">
        <w:r w:rsidR="00BE4155" w:rsidDel="0097198E">
          <w:rPr>
            <w:lang w:val="es-NI"/>
          </w:rPr>
          <w:delText xml:space="preserve"> là giá trị của</w:delText>
        </w:r>
        <w:r w:rsidR="00667305" w:rsidDel="0097198E">
          <w:rPr>
            <w:lang w:val="es-NI"/>
          </w:rPr>
          <w:delText xml:space="preserve"> </w:delText>
        </w:r>
        <w:r w:rsidR="00BE4155" w:rsidDel="0097198E">
          <w:rPr>
            <w:lang w:val="es-NI"/>
          </w:rPr>
          <w:delText>quyền chọn nhúng</w:delText>
        </w:r>
        <w:r w:rsidR="0079160B" w:rsidDel="0097198E">
          <w:rPr>
            <w:lang w:val="es-NI"/>
          </w:rPr>
          <w:delText xml:space="preserve">, được phân bổ theo từng loại quyền chọn và mang dấu cộng hoặc trừ tùy thuộc vào việc quyền chọn mang lại lợi ích cho </w:delText>
        </w:r>
        <w:r w:rsidR="00B850F5" w:rsidDel="0097198E">
          <w:rPr>
            <w:lang w:val="es-NI"/>
          </w:rPr>
          <w:delText>đơn vị sở hữu</w:delText>
        </w:r>
        <w:r w:rsidR="0079160B" w:rsidDel="0097198E">
          <w:rPr>
            <w:lang w:val="es-NI"/>
          </w:rPr>
          <w:delText xml:space="preserve"> hay cho tổ chức phát hành</w:delText>
        </w:r>
        <w:r w:rsidR="00B850F5" w:rsidDel="0097198E">
          <w:rPr>
            <w:lang w:val="es-NI"/>
          </w:rPr>
          <w:delText xml:space="preserve"> trái phiếu</w:delText>
        </w:r>
      </w:del>
      <w:del w:id="177" w:author="Quant Department - HO" w:date="2026-09-04T08:30:00Z" w16du:dateUtc="2026-09-04T01:30:00Z">
        <w:r w:rsidR="00B850F5" w:rsidDel="0097198E">
          <w:rPr>
            <w:lang w:val="es-NI"/>
          </w:rPr>
          <w:delText>.</w:delText>
        </w:r>
      </w:del>
    </w:p>
    <w:p w14:paraId="27B44102" w14:textId="57FFE88F" w:rsidR="00472AC3" w:rsidDel="00ED1D57" w:rsidRDefault="00027EF5" w:rsidP="00097ABF">
      <w:pPr>
        <w:rPr>
          <w:del w:id="178" w:author="Quant Department - HO" w:date="2026-09-16T09:06:00Z" w16du:dateUtc="2026-09-16T02:06:00Z"/>
          <w:rFonts w:eastAsiaTheme="minorEastAsia"/>
          <w:lang w:val="es-NI"/>
        </w:rPr>
      </w:pPr>
      <m:oMathPara>
        <m:oMath>
          <m:r>
            <w:del w:id="179" w:author="Quant Department - HO" w:date="2026-09-16T09:06:00Z" w16du:dateUtc="2026-09-16T02:06:00Z">
              <w:rPr>
                <w:rFonts w:ascii="Cambria Math" w:eastAsiaTheme="minorEastAsia" w:hAnsi="Cambria Math"/>
                <w:lang w:val="es-NI"/>
              </w:rPr>
              <m:t>Opt=</m:t>
            </w:del>
          </m:r>
          <m:sSub>
            <m:sSubPr>
              <m:ctrlPr>
                <w:del w:id="180" w:author="Quant Department - HO" w:date="2026-09-16T09:06:00Z" w16du:dateUtc="2026-09-16T02:06:00Z">
                  <w:rPr>
                    <w:rFonts w:ascii="Cambria Math" w:eastAsiaTheme="minorEastAsia" w:hAnsi="Cambria Math"/>
                    <w:i/>
                    <w:lang w:val="es-NI"/>
                  </w:rPr>
                </w:del>
              </m:ctrlPr>
            </m:sSubPr>
            <m:e>
              <m:r>
                <w:del w:id="181" w:author="Quant Department - HO" w:date="2026-09-16T09:06:00Z" w16du:dateUtc="2026-09-16T02:06:00Z">
                  <w:rPr>
                    <w:rFonts w:ascii="Cambria Math" w:eastAsiaTheme="minorEastAsia" w:hAnsi="Cambria Math"/>
                    <w:lang w:val="es-NI"/>
                  </w:rPr>
                  <m:t>V</m:t>
                </w:del>
              </m:r>
            </m:e>
            <m:sub>
              <m:r>
                <w:del w:id="182" w:author="Quant Department - HO" w:date="2026-09-16T09:06:00Z" w16du:dateUtc="2026-09-16T02:06:00Z">
                  <w:rPr>
                    <w:rFonts w:ascii="Cambria Math" w:eastAsiaTheme="minorEastAsia" w:hAnsi="Cambria Math"/>
                    <w:lang w:val="es-NI"/>
                  </w:rPr>
                  <m:t>Opt</m:t>
                </w:del>
              </m:r>
            </m:sub>
          </m:sSub>
          <m:r>
            <w:del w:id="183" w:author="Quant Department - HO" w:date="2026-09-16T09:06:00Z" w16du:dateUtc="2026-09-16T02:06:00Z">
              <w:rPr>
                <w:rFonts w:ascii="Cambria Math" w:eastAsiaTheme="minorEastAsia" w:hAnsi="Cambria Math"/>
                <w:lang w:val="es-NI"/>
              </w:rPr>
              <m:t>-</m:t>
            </w:del>
          </m:r>
          <m:sSub>
            <m:sSubPr>
              <m:ctrlPr>
                <w:del w:id="184" w:author="Quant Department - HO" w:date="2026-09-16T09:06:00Z" w16du:dateUtc="2026-09-16T02:06:00Z">
                  <w:rPr>
                    <w:rFonts w:ascii="Cambria Math" w:eastAsiaTheme="minorEastAsia" w:hAnsi="Cambria Math"/>
                    <w:i/>
                    <w:lang w:val="es-NI"/>
                  </w:rPr>
                </w:del>
              </m:ctrlPr>
            </m:sSubPr>
            <m:e>
              <m:r>
                <w:del w:id="185" w:author="Quant Department - HO" w:date="2026-09-16T09:06:00Z" w16du:dateUtc="2026-09-16T02:06:00Z">
                  <w:rPr>
                    <w:rFonts w:ascii="Cambria Math" w:eastAsiaTheme="minorEastAsia" w:hAnsi="Cambria Math"/>
                    <w:lang w:val="es-NI"/>
                  </w:rPr>
                  <m:t>V</m:t>
                </w:del>
              </m:r>
            </m:e>
            <m:sub>
              <m:r>
                <w:del w:id="186" w:author="Quant Department - HO" w:date="2026-09-16T09:06:00Z" w16du:dateUtc="2026-09-16T02:06:00Z">
                  <w:rPr>
                    <w:rFonts w:ascii="Cambria Math" w:eastAsiaTheme="minorEastAsia" w:hAnsi="Cambria Math"/>
                    <w:lang w:val="es-NI"/>
                  </w:rPr>
                  <m:t>0</m:t>
                </w:del>
              </m:r>
            </m:sub>
          </m:sSub>
        </m:oMath>
      </m:oMathPara>
    </w:p>
    <w:p w14:paraId="7ECB3477" w14:textId="47F1D9A1" w:rsidR="00713B59" w:rsidRDefault="00713B59" w:rsidP="00472AC3">
      <w:pPr>
        <w:pStyle w:val="TLXDMHBullet2"/>
        <w:numPr>
          <w:ilvl w:val="0"/>
          <w:numId w:val="0"/>
        </w:numPr>
        <w:rPr>
          <w:lang w:val="es-NI"/>
        </w:rPr>
      </w:pPr>
      <w:r>
        <w:rPr>
          <w:lang w:val="es-NI"/>
        </w:rPr>
        <w:t>Trong đó:</w:t>
      </w:r>
    </w:p>
    <w:tbl>
      <w:tblPr>
        <w:tblStyle w:val="TableGrid"/>
        <w:tblW w:w="5000" w:type="pct"/>
        <w:tblInd w:w="0" w:type="dxa"/>
        <w:tblLook w:val="04A0" w:firstRow="1" w:lastRow="0" w:firstColumn="1" w:lastColumn="0" w:noHBand="0" w:noVBand="1"/>
      </w:tblPr>
      <w:tblGrid>
        <w:gridCol w:w="2622"/>
        <w:gridCol w:w="7867"/>
      </w:tblGrid>
      <w:tr w:rsidR="00713B59" w14:paraId="4EC9D548" w14:textId="77777777" w:rsidTr="00472AC3">
        <w:tc>
          <w:tcPr>
            <w:tcW w:w="1250" w:type="pct"/>
          </w:tcPr>
          <w:p w14:paraId="095B928A" w14:textId="5EBE0F35" w:rsidR="00713B59" w:rsidRDefault="00027EF5" w:rsidP="00713B59">
            <w:pPr>
              <w:rPr>
                <w:lang w:val="es-NI"/>
              </w:rPr>
            </w:pPr>
            <m:oMathPara>
              <m:oMath>
                <m:r>
                  <w:rPr>
                    <w:rFonts w:ascii="Cambria Math" w:hAnsi="Cambria Math"/>
                    <w:lang w:val="es-NI"/>
                  </w:rPr>
                  <m:t>Opt</m:t>
                </m:r>
              </m:oMath>
            </m:oMathPara>
          </w:p>
        </w:tc>
        <w:tc>
          <w:tcPr>
            <w:tcW w:w="3750" w:type="pct"/>
          </w:tcPr>
          <w:p w14:paraId="19117BDF" w14:textId="05CDA959" w:rsidR="00713B59" w:rsidRDefault="00713B59" w:rsidP="00713B59">
            <w:pPr>
              <w:rPr>
                <w:lang w:val="es-NI"/>
              </w:rPr>
            </w:pPr>
            <w:r>
              <w:rPr>
                <w:lang w:val="es-NI"/>
              </w:rPr>
              <w:t xml:space="preserve">Giá trị quyền chọn </w:t>
            </w:r>
            <w:del w:id="187" w:author="Quant Department - HO" w:date="2026-09-16T09:06:00Z" w16du:dateUtc="2026-09-16T02:06:00Z">
              <w:r w:rsidR="00472AC3" w:rsidDel="00ED1D57">
                <w:rPr>
                  <w:lang w:val="es-NI"/>
                </w:rPr>
                <w:delText>nhúng</w:delText>
              </w:r>
            </w:del>
            <w:ins w:id="188" w:author="Quant Department - HO" w:date="2026-09-16T09:06:00Z" w16du:dateUtc="2026-09-16T02:06:00Z">
              <w:r w:rsidR="00ED1D57">
                <w:rPr>
                  <w:lang w:val="es-NI"/>
                </w:rPr>
                <w:t>đính kèm</w:t>
              </w:r>
            </w:ins>
          </w:p>
        </w:tc>
      </w:tr>
      <w:tr w:rsidR="00713B59" w14:paraId="19AF7C22" w14:textId="77777777" w:rsidTr="00472AC3">
        <w:tc>
          <w:tcPr>
            <w:tcW w:w="1250" w:type="pct"/>
          </w:tcPr>
          <w:p w14:paraId="3007F8A2" w14:textId="709DE404" w:rsidR="00713B59" w:rsidRDefault="00000000" w:rsidP="00713B59">
            <w:pPr>
              <w:rPr>
                <w:lang w:val="es-NI"/>
              </w:rPr>
            </w:pPr>
            <m:oMathPara>
              <m:oMath>
                <m:sSub>
                  <m:sSubPr>
                    <m:ctrlPr>
                      <w:rPr>
                        <w:rFonts w:ascii="Cambria Math" w:eastAsiaTheme="minorEastAsia" w:hAnsi="Cambria Math"/>
                        <w:i/>
                        <w:lang w:val="es-NI"/>
                      </w:rPr>
                    </m:ctrlPr>
                  </m:sSubPr>
                  <m:e>
                    <m:r>
                      <w:rPr>
                        <w:rFonts w:ascii="Cambria Math" w:eastAsiaTheme="minorEastAsia" w:hAnsi="Cambria Math"/>
                        <w:lang w:val="es-NI"/>
                      </w:rPr>
                      <m:t>V</m:t>
                    </m:r>
                  </m:e>
                  <m:sub>
                    <m:r>
                      <w:rPr>
                        <w:rFonts w:ascii="Cambria Math" w:eastAsiaTheme="minorEastAsia" w:hAnsi="Cambria Math"/>
                        <w:lang w:val="es-NI"/>
                      </w:rPr>
                      <m:t>Opt</m:t>
                    </m:r>
                  </m:sub>
                </m:sSub>
              </m:oMath>
            </m:oMathPara>
          </w:p>
        </w:tc>
        <w:tc>
          <w:tcPr>
            <w:tcW w:w="3750" w:type="pct"/>
          </w:tcPr>
          <w:p w14:paraId="3CDA31A6" w14:textId="078038C9" w:rsidR="00713B59" w:rsidRDefault="00472AC3" w:rsidP="00713B59">
            <w:pPr>
              <w:rPr>
                <w:lang w:val="es-NI"/>
              </w:rPr>
            </w:pPr>
            <w:r>
              <w:rPr>
                <w:lang w:val="es-NI"/>
              </w:rPr>
              <w:t>Giá trị trái phiếu đã bao gồm quyền chọn</w:t>
            </w:r>
            <w:r w:rsidR="000E3EC3">
              <w:rPr>
                <w:lang w:val="es-NI"/>
              </w:rPr>
              <w:t xml:space="preserve"> </w:t>
            </w:r>
            <w:del w:id="189" w:author="Quant Department - HO" w:date="2026-09-16T09:06:00Z" w16du:dateUtc="2026-09-16T02:06:00Z">
              <w:r w:rsidR="000E3EC3" w:rsidDel="00ED1D57">
                <w:rPr>
                  <w:lang w:val="es-NI"/>
                </w:rPr>
                <w:delText>nhúng</w:delText>
              </w:r>
            </w:del>
            <w:ins w:id="190" w:author="Quant Department - HO" w:date="2026-09-16T09:06:00Z" w16du:dateUtc="2026-09-16T02:06:00Z">
              <w:r w:rsidR="00ED1D57">
                <w:rPr>
                  <w:lang w:val="es-NI"/>
                </w:rPr>
                <w:t>đính kèm</w:t>
              </w:r>
            </w:ins>
            <w:r>
              <w:rPr>
                <w:lang w:val="es-NI"/>
              </w:rPr>
              <w:t xml:space="preserve"> </w:t>
            </w:r>
            <w:r w:rsidR="000E3EC3">
              <w:rPr>
                <w:lang w:val="es-NI"/>
              </w:rPr>
              <w:t>mua/bán/sàn</w:t>
            </w:r>
          </w:p>
        </w:tc>
      </w:tr>
      <w:tr w:rsidR="00C9202A" w14:paraId="1F987678" w14:textId="77777777" w:rsidTr="00472AC3">
        <w:tc>
          <w:tcPr>
            <w:tcW w:w="1250" w:type="pct"/>
          </w:tcPr>
          <w:p w14:paraId="08D42DFC" w14:textId="356EFCE7" w:rsidR="00C9202A" w:rsidRDefault="00000000" w:rsidP="00713B59">
            <w:pPr>
              <w:rPr>
                <w:rFonts w:eastAsia="Calibri" w:cs="Arial"/>
                <w:lang w:val="es-NI"/>
              </w:rPr>
            </w:pPr>
            <m:oMathPara>
              <m:oMath>
                <m:sSub>
                  <m:sSubPr>
                    <m:ctrlPr>
                      <w:rPr>
                        <w:rFonts w:ascii="Cambria Math" w:eastAsia="Calibri" w:hAnsi="Cambria Math" w:cs="Arial"/>
                        <w:i/>
                        <w:lang w:val="es-NI"/>
                      </w:rPr>
                    </m:ctrlPr>
                  </m:sSubPr>
                  <m:e>
                    <m:r>
                      <w:rPr>
                        <w:rFonts w:ascii="Cambria Math" w:eastAsia="Calibri" w:hAnsi="Cambria Math" w:cs="Arial"/>
                        <w:lang w:val="es-NI"/>
                      </w:rPr>
                      <m:t>V</m:t>
                    </m:r>
                  </m:e>
                  <m:sub>
                    <m:r>
                      <w:rPr>
                        <w:rFonts w:ascii="Cambria Math" w:eastAsia="Calibri" w:hAnsi="Cambria Math" w:cs="Arial"/>
                        <w:lang w:val="es-NI"/>
                      </w:rPr>
                      <m:t>0</m:t>
                    </m:r>
                  </m:sub>
                </m:sSub>
              </m:oMath>
            </m:oMathPara>
          </w:p>
        </w:tc>
        <w:tc>
          <w:tcPr>
            <w:tcW w:w="3750" w:type="pct"/>
          </w:tcPr>
          <w:p w14:paraId="4EF4C78E" w14:textId="05C21878" w:rsidR="00C9202A" w:rsidRDefault="00C9202A" w:rsidP="00713B59">
            <w:pPr>
              <w:rPr>
                <w:lang w:val="es-NI"/>
              </w:rPr>
            </w:pPr>
            <w:r>
              <w:rPr>
                <w:lang w:val="es-NI"/>
              </w:rPr>
              <w:t xml:space="preserve">Giá trị trái phiếu không chứa quyền chọn </w:t>
            </w:r>
            <w:del w:id="191" w:author="Quant Department - HO" w:date="2026-09-16T09:06:00Z" w16du:dateUtc="2026-09-16T02:06:00Z">
              <w:r w:rsidDel="00ED1D57">
                <w:rPr>
                  <w:lang w:val="es-NI"/>
                </w:rPr>
                <w:delText>nhúng</w:delText>
              </w:r>
            </w:del>
            <w:ins w:id="192" w:author="Quant Department - HO" w:date="2026-09-16T09:06:00Z" w16du:dateUtc="2026-09-16T02:06:00Z">
              <w:r w:rsidR="00ED1D57">
                <w:rPr>
                  <w:lang w:val="es-NI"/>
                </w:rPr>
                <w:t>đính kèm</w:t>
              </w:r>
            </w:ins>
          </w:p>
        </w:tc>
      </w:tr>
    </w:tbl>
    <w:p w14:paraId="10CBB602" w14:textId="4A23ED5B" w:rsidR="002A1F9A" w:rsidRDefault="00A141D8" w:rsidP="00A141D8">
      <w:pPr>
        <w:pStyle w:val="TLXDMHHeading30"/>
        <w:rPr>
          <w:lang w:val="es-NI"/>
        </w:rPr>
      </w:pPr>
      <w:r>
        <w:rPr>
          <w:lang w:val="es-NI"/>
        </w:rPr>
        <w:t>Các phương pháp mô hình hóa</w:t>
      </w:r>
    </w:p>
    <w:p w14:paraId="55D5178A" w14:textId="2ABF8F88" w:rsidR="006F6CCA" w:rsidRDefault="00E05C4D" w:rsidP="009C33AA">
      <w:pPr>
        <w:pStyle w:val="TLXDMHBullet1"/>
        <w:rPr>
          <w:ins w:id="193" w:author="Quant Department - HO" w:date="2026-09-16T09:07:00Z" w16du:dateUtc="2026-09-16T02:07:00Z"/>
          <w:lang w:val="es-NI"/>
        </w:rPr>
      </w:pPr>
      <w:r>
        <w:rPr>
          <w:lang w:val="es-NI"/>
        </w:rPr>
        <w:t xml:space="preserve">Trong phạm vi xây dựng mô hình định giá quyền chọn </w:t>
      </w:r>
      <w:r w:rsidDel="00D50C8B">
        <w:rPr>
          <w:lang w:val="es-NI"/>
        </w:rPr>
        <w:t xml:space="preserve">call/put </w:t>
      </w:r>
      <w:r>
        <w:rPr>
          <w:lang w:val="es-NI"/>
        </w:rPr>
        <w:t>đính kèm trong trái phiếu</w:t>
      </w:r>
      <w:r w:rsidR="00745DF6">
        <w:rPr>
          <w:lang w:val="es-NI"/>
        </w:rPr>
        <w:t xml:space="preserve"> có </w:t>
      </w:r>
      <w:ins w:id="194" w:author="Quant Department - HO" w:date="2026-09-16T09:07:00Z" w16du:dateUtc="2026-09-16T02:07:00Z">
        <w:r w:rsidR="00ED1D57">
          <w:rPr>
            <w:lang w:val="es-NI"/>
          </w:rPr>
          <w:t>trần/</w:t>
        </w:r>
      </w:ins>
      <w:r w:rsidR="00745DF6">
        <w:rPr>
          <w:lang w:val="es-NI"/>
        </w:rPr>
        <w:t>sàn lãi suất</w:t>
      </w:r>
      <w:r w:rsidR="008A7B30">
        <w:rPr>
          <w:lang w:val="es-NI"/>
        </w:rPr>
        <w:t xml:space="preserve"> với quyền chọn được thực hiện tại </w:t>
      </w:r>
      <w:r w:rsidR="00A21476">
        <w:rPr>
          <w:lang w:val="es-NI"/>
        </w:rPr>
        <w:t xml:space="preserve">một hoặc nhiều thời điểm, </w:t>
      </w:r>
      <w:r w:rsidR="00745DF6">
        <w:rPr>
          <w:lang w:val="es-NI"/>
        </w:rPr>
        <w:t>các phương pháp định giá giá trị quyền chọn bao gồm:</w:t>
      </w:r>
    </w:p>
    <w:tbl>
      <w:tblPr>
        <w:tblStyle w:val="TLXDMHTable0"/>
        <w:tblW w:w="0" w:type="auto"/>
        <w:tblLook w:val="04A0" w:firstRow="1" w:lastRow="0" w:firstColumn="1" w:lastColumn="0" w:noHBand="0" w:noVBand="1"/>
      </w:tblPr>
      <w:tblGrid>
        <w:gridCol w:w="1156"/>
        <w:gridCol w:w="2246"/>
        <w:gridCol w:w="2835"/>
        <w:gridCol w:w="4252"/>
      </w:tblGrid>
      <w:tr w:rsidR="00ED1D57" w14:paraId="09AB10E8" w14:textId="77777777" w:rsidTr="00F87F78">
        <w:trPr>
          <w:ins w:id="195" w:author="Quant Department - HO" w:date="2026-09-16T09:07:00Z"/>
        </w:trPr>
        <w:tc>
          <w:tcPr>
            <w:tcW w:w="1156" w:type="dxa"/>
          </w:tcPr>
          <w:p w14:paraId="57EA7440" w14:textId="77777777" w:rsidR="00ED1D57" w:rsidRPr="00EC4A35" w:rsidRDefault="00ED1D57" w:rsidP="00F87F78">
            <w:pPr>
              <w:rPr>
                <w:ins w:id="196" w:author="Quant Department - HO" w:date="2026-09-16T09:07:00Z" w16du:dateUtc="2026-09-16T02:07:00Z"/>
                <w:b/>
                <w:bCs/>
                <w:lang w:val="es-NI"/>
              </w:rPr>
            </w:pPr>
          </w:p>
        </w:tc>
        <w:tc>
          <w:tcPr>
            <w:tcW w:w="2246" w:type="dxa"/>
          </w:tcPr>
          <w:p w14:paraId="587A9683" w14:textId="77777777" w:rsidR="00ED1D57" w:rsidRPr="00272D07" w:rsidRDefault="00ED1D57" w:rsidP="00F87F78">
            <w:pPr>
              <w:jc w:val="center"/>
              <w:rPr>
                <w:ins w:id="197" w:author="Quant Department - HO" w:date="2026-09-16T09:07:00Z" w16du:dateUtc="2026-09-16T02:07:00Z"/>
                <w:b/>
                <w:bCs/>
                <w:lang w:val="es-NI"/>
              </w:rPr>
            </w:pPr>
            <w:ins w:id="198" w:author="Quant Department - HO" w:date="2026-09-16T09:07:00Z" w16du:dateUtc="2026-09-16T02:07:00Z">
              <w:r>
                <w:rPr>
                  <w:b/>
                  <w:bCs/>
                  <w:lang w:val="es-NI"/>
                </w:rPr>
                <w:t>Mô hình Black 76</w:t>
              </w:r>
            </w:ins>
          </w:p>
        </w:tc>
        <w:tc>
          <w:tcPr>
            <w:tcW w:w="2835" w:type="dxa"/>
          </w:tcPr>
          <w:p w14:paraId="71ED0291" w14:textId="77777777" w:rsidR="00ED1D57" w:rsidRPr="00272D07" w:rsidRDefault="00ED1D57" w:rsidP="00F87F78">
            <w:pPr>
              <w:jc w:val="center"/>
              <w:rPr>
                <w:ins w:id="199" w:author="Quant Department - HO" w:date="2026-09-16T09:07:00Z" w16du:dateUtc="2026-09-16T02:07:00Z"/>
                <w:b/>
                <w:bCs/>
                <w:lang w:val="es-NI"/>
              </w:rPr>
            </w:pPr>
            <w:ins w:id="200" w:author="Quant Department - HO" w:date="2026-09-16T09:07:00Z" w16du:dateUtc="2026-09-16T02:07:00Z">
              <w:r w:rsidRPr="00272D07">
                <w:rPr>
                  <w:b/>
                  <w:bCs/>
                  <w:lang w:val="es-NI"/>
                </w:rPr>
                <w:t>Mô hình cây</w:t>
              </w:r>
              <w:r>
                <w:rPr>
                  <w:b/>
                  <w:bCs/>
                  <w:lang w:val="es-NI"/>
                </w:rPr>
                <w:t xml:space="preserve"> lãi suất một nhân tố</w:t>
              </w:r>
            </w:ins>
          </w:p>
        </w:tc>
        <w:tc>
          <w:tcPr>
            <w:tcW w:w="4252" w:type="dxa"/>
          </w:tcPr>
          <w:p w14:paraId="2C8872DB" w14:textId="77777777" w:rsidR="00ED1D57" w:rsidRPr="00272D07" w:rsidRDefault="00ED1D57" w:rsidP="00F87F78">
            <w:pPr>
              <w:jc w:val="center"/>
              <w:rPr>
                <w:ins w:id="201" w:author="Quant Department - HO" w:date="2026-09-16T09:07:00Z" w16du:dateUtc="2026-09-16T02:07:00Z"/>
                <w:b/>
                <w:bCs/>
                <w:lang w:val="es-NI"/>
              </w:rPr>
            </w:pPr>
            <w:ins w:id="202" w:author="Quant Department - HO" w:date="2026-09-16T09:07:00Z" w16du:dateUtc="2026-09-16T02:07:00Z">
              <w:r w:rsidRPr="00272D07">
                <w:rPr>
                  <w:b/>
                  <w:bCs/>
                  <w:lang w:val="es-NI"/>
                </w:rPr>
                <w:t>Mô hình cây</w:t>
              </w:r>
              <w:r>
                <w:rPr>
                  <w:b/>
                  <w:bCs/>
                  <w:lang w:val="es-NI"/>
                </w:rPr>
                <w:t xml:space="preserve"> lãi suất nhiều nhân tố</w:t>
              </w:r>
            </w:ins>
          </w:p>
        </w:tc>
      </w:tr>
      <w:tr w:rsidR="00ED1D57" w14:paraId="71447658" w14:textId="77777777" w:rsidTr="00F87F78">
        <w:trPr>
          <w:ins w:id="203" w:author="Quant Department - HO" w:date="2026-09-16T09:07:00Z"/>
        </w:trPr>
        <w:tc>
          <w:tcPr>
            <w:tcW w:w="1156" w:type="dxa"/>
          </w:tcPr>
          <w:p w14:paraId="02B4437D" w14:textId="77777777" w:rsidR="00ED1D57" w:rsidRPr="00EC4A35" w:rsidRDefault="00ED1D57" w:rsidP="00F87F78">
            <w:pPr>
              <w:rPr>
                <w:ins w:id="204" w:author="Quant Department - HO" w:date="2026-09-16T09:07:00Z" w16du:dateUtc="2026-09-16T02:07:00Z"/>
                <w:b/>
                <w:bCs/>
                <w:lang w:val="es-NI"/>
              </w:rPr>
            </w:pPr>
            <w:ins w:id="205" w:author="Quant Department - HO" w:date="2026-09-16T09:07:00Z" w16du:dateUtc="2026-09-16T02:07:00Z">
              <w:r w:rsidRPr="00EC4A35">
                <w:rPr>
                  <w:b/>
                  <w:bCs/>
                  <w:lang w:val="es-NI"/>
                </w:rPr>
                <w:t>Phương pháp</w:t>
              </w:r>
            </w:ins>
          </w:p>
        </w:tc>
        <w:tc>
          <w:tcPr>
            <w:tcW w:w="2246" w:type="dxa"/>
          </w:tcPr>
          <w:p w14:paraId="588DD685" w14:textId="77777777" w:rsidR="00ED1D57" w:rsidRDefault="00ED1D57" w:rsidP="00F87F78">
            <w:pPr>
              <w:rPr>
                <w:ins w:id="206" w:author="Quant Department - HO" w:date="2026-09-16T09:07:00Z" w16du:dateUtc="2026-09-16T02:07:00Z"/>
                <w:lang w:val="es-NI"/>
              </w:rPr>
            </w:pPr>
            <w:ins w:id="207" w:author="Quant Department - HO" w:date="2026-09-16T09:07:00Z" w16du:dateUtc="2026-09-16T02:07:00Z">
              <w:r>
                <w:rPr>
                  <w:lang w:val="es-NI"/>
                </w:rPr>
                <w:t xml:space="preserve">Định giá quyền chọn trên trái phiếu dựa trên </w:t>
              </w:r>
              <w:r w:rsidRPr="005E1E2B">
                <w:rPr>
                  <w:lang w:val="es-NI"/>
                </w:rPr>
                <w:t xml:space="preserve">giả định giá kỳ hạn trái phiếu tại thời điểm đáo hạn quyền chọn tuân </w:t>
              </w:r>
              <w:r w:rsidRPr="005E1E2B">
                <w:rPr>
                  <w:lang w:val="es-NI"/>
                </w:rPr>
                <w:lastRenderedPageBreak/>
                <w:t>theo phân phối Log-Normal</w:t>
              </w:r>
              <w:r>
                <w:rPr>
                  <w:lang w:val="es-NI"/>
                </w:rPr>
                <w:t>.</w:t>
              </w:r>
            </w:ins>
          </w:p>
        </w:tc>
        <w:tc>
          <w:tcPr>
            <w:tcW w:w="2835" w:type="dxa"/>
          </w:tcPr>
          <w:p w14:paraId="546B8A6E" w14:textId="77777777" w:rsidR="00ED1D57" w:rsidRDefault="00ED1D57" w:rsidP="00F87F78">
            <w:pPr>
              <w:rPr>
                <w:ins w:id="208" w:author="Quant Department - HO" w:date="2026-09-16T09:07:00Z" w16du:dateUtc="2026-09-16T02:07:00Z"/>
                <w:lang w:val="es-NI"/>
              </w:rPr>
            </w:pPr>
            <w:ins w:id="209" w:author="Quant Department - HO" w:date="2026-09-16T09:07:00Z" w16du:dateUtc="2026-09-16T02:07:00Z">
              <w:r>
                <w:rPr>
                  <w:lang w:val="es-NI"/>
                </w:rPr>
                <w:lastRenderedPageBreak/>
                <w:t xml:space="preserve">Ước lượng giá quyền chọn dựa trên giả định LSCK tức thời sau mỗi khoảng thời gian có thể đi theo một trong các nhánh cây đến khi đáo hạn. </w:t>
              </w:r>
            </w:ins>
          </w:p>
        </w:tc>
        <w:tc>
          <w:tcPr>
            <w:tcW w:w="4252" w:type="dxa"/>
          </w:tcPr>
          <w:p w14:paraId="3CAA6DD6" w14:textId="77777777" w:rsidR="00ED1D57" w:rsidRDefault="00ED1D57" w:rsidP="00F87F78">
            <w:pPr>
              <w:rPr>
                <w:ins w:id="210" w:author="Quant Department - HO" w:date="2026-09-16T09:07:00Z" w16du:dateUtc="2026-09-16T02:07:00Z"/>
                <w:lang w:val="es-NI"/>
              </w:rPr>
            </w:pPr>
            <w:ins w:id="211" w:author="Quant Department - HO" w:date="2026-09-16T09:07:00Z" w16du:dateUtc="2026-09-16T02:07:00Z">
              <w:r>
                <w:rPr>
                  <w:lang w:val="es-NI"/>
                </w:rPr>
                <w:t xml:space="preserve">Ước lượng giá quyền chọn dựa trên giả định lãi suất tức thời (short rate) của LSCK và LSTC biến động đồng thời với tương quan </w:t>
              </w:r>
            </w:ins>
            <m:oMath>
              <m:r>
                <w:ins w:id="212" w:author="Quant Department - HO" w:date="2026-09-16T09:07:00Z" w16du:dateUtc="2026-09-16T02:07:00Z">
                  <m:rPr>
                    <m:sty m:val="p"/>
                  </m:rPr>
                  <w:rPr>
                    <w:rFonts w:ascii="Cambria Math" w:hAnsi="Cambria Math"/>
                    <w:lang w:val="es-NI"/>
                  </w:rPr>
                  <m:t>ρ</m:t>
                </w:ins>
              </m:r>
            </m:oMath>
            <w:ins w:id="213" w:author="Quant Department - HO" w:date="2026-09-16T09:07:00Z" w16du:dateUtc="2026-09-16T02:07:00Z">
              <w:r>
                <w:rPr>
                  <w:lang w:val="es-NI"/>
                </w:rPr>
                <w:t xml:space="preserve"> theo một trong các nhánh cây đến khi đáo hạn. </w:t>
              </w:r>
            </w:ins>
          </w:p>
        </w:tc>
      </w:tr>
      <w:tr w:rsidR="00ED1D57" w14:paraId="3B56B13D" w14:textId="77777777" w:rsidTr="00F87F78">
        <w:trPr>
          <w:ins w:id="214" w:author="Quant Department - HO" w:date="2026-09-16T09:07:00Z"/>
        </w:trPr>
        <w:tc>
          <w:tcPr>
            <w:tcW w:w="1156" w:type="dxa"/>
            <w:vAlign w:val="top"/>
          </w:tcPr>
          <w:p w14:paraId="6A7CF25F" w14:textId="77777777" w:rsidR="00ED1D57" w:rsidRPr="00EC4A35" w:rsidRDefault="00ED1D57" w:rsidP="00F87F78">
            <w:pPr>
              <w:rPr>
                <w:ins w:id="215" w:author="Quant Department - HO" w:date="2026-09-16T09:07:00Z" w16du:dateUtc="2026-09-16T02:07:00Z"/>
                <w:b/>
                <w:bCs/>
                <w:lang w:val="es-NI"/>
              </w:rPr>
            </w:pPr>
            <w:ins w:id="216" w:author="Quant Department - HO" w:date="2026-09-16T09:07:00Z" w16du:dateUtc="2026-09-16T02:07:00Z">
              <w:r w:rsidRPr="00EC4A35">
                <w:rPr>
                  <w:b/>
                  <w:bCs/>
                  <w:lang w:val="es-NI"/>
                </w:rPr>
                <w:t>Giả định chính</w:t>
              </w:r>
            </w:ins>
          </w:p>
        </w:tc>
        <w:tc>
          <w:tcPr>
            <w:tcW w:w="2246" w:type="dxa"/>
            <w:vAlign w:val="top"/>
          </w:tcPr>
          <w:p w14:paraId="566B0FA3" w14:textId="77777777" w:rsidR="00ED1D57" w:rsidRDefault="00ED1D57" w:rsidP="00F87F78">
            <w:pPr>
              <w:rPr>
                <w:ins w:id="217" w:author="Quant Department - HO" w:date="2026-09-16T09:07:00Z" w16du:dateUtc="2026-09-16T02:07:00Z"/>
                <w:lang w:val="es-NI"/>
              </w:rPr>
            </w:pPr>
            <w:ins w:id="218" w:author="Quant Department - HO" w:date="2026-09-16T09:07:00Z" w16du:dateUtc="2026-09-16T02:07:00Z">
              <w:r w:rsidRPr="00ED69CC">
                <w:rPr>
                  <w:rFonts w:cstheme="majorHAnsi"/>
                  <w:lang w:val="es-NI"/>
                </w:rPr>
                <w:t>Giá kỳ hạn trái phiếu phân phối Log-Normal</w:t>
              </w:r>
              <w:r>
                <w:rPr>
                  <w:rFonts w:cstheme="majorHAnsi"/>
                  <w:lang w:val="es-NI"/>
                </w:rPr>
                <w:t>.</w:t>
              </w:r>
            </w:ins>
          </w:p>
        </w:tc>
        <w:tc>
          <w:tcPr>
            <w:tcW w:w="2835" w:type="dxa"/>
            <w:vAlign w:val="top"/>
          </w:tcPr>
          <w:p w14:paraId="6443B3FC" w14:textId="77777777" w:rsidR="00ED1D57" w:rsidRDefault="00ED1D57" w:rsidP="00F87F78">
            <w:pPr>
              <w:pStyle w:val="TLXDMHBullet1"/>
              <w:rPr>
                <w:ins w:id="219" w:author="Quant Department - HO" w:date="2026-09-16T09:07:00Z" w16du:dateUtc="2026-09-16T02:07:00Z"/>
                <w:lang w:val="es-NI"/>
              </w:rPr>
            </w:pPr>
            <w:ins w:id="220" w:author="Quant Department - HO" w:date="2026-09-16T09:07:00Z" w16du:dateUtc="2026-09-16T02:07:00Z">
              <w:r w:rsidRPr="006978AB">
                <w:rPr>
                  <w:lang w:val="es-NI"/>
                </w:rPr>
                <w:t xml:space="preserve">LSCK </w:t>
              </w:r>
              <w:r>
                <w:rPr>
                  <w:lang w:val="es-NI"/>
                </w:rPr>
                <w:t>tức thời</w:t>
              </w:r>
              <w:r w:rsidRPr="006978AB">
                <w:rPr>
                  <w:lang w:val="es-NI"/>
                </w:rPr>
                <w:t xml:space="preserve"> có thể thay đổi theo một trong các nhánh cây.</w:t>
              </w:r>
            </w:ins>
          </w:p>
          <w:p w14:paraId="145CA73C" w14:textId="77777777" w:rsidR="00ED1D57" w:rsidRPr="006978AB" w:rsidRDefault="00ED1D57" w:rsidP="00F87F78">
            <w:pPr>
              <w:pStyle w:val="TLXDMHBullet1"/>
              <w:rPr>
                <w:ins w:id="221" w:author="Quant Department - HO" w:date="2026-09-16T09:07:00Z" w16du:dateUtc="2026-09-16T02:07:00Z"/>
                <w:lang w:val="es-NI"/>
              </w:rPr>
            </w:pPr>
            <w:ins w:id="222" w:author="Quant Department - HO" w:date="2026-09-16T09:07:00Z" w16du:dateUtc="2026-09-16T02:07:00Z">
              <w:r w:rsidRPr="006978AB">
                <w:rPr>
                  <w:lang w:val="es-NI"/>
                </w:rPr>
                <w:t xml:space="preserve">LSCK </w:t>
              </w:r>
              <w:r>
                <w:rPr>
                  <w:lang w:val="es-NI"/>
                </w:rPr>
                <w:t>tức thời</w:t>
              </w:r>
              <w:r w:rsidRPr="006978AB">
                <w:rPr>
                  <w:lang w:val="es-NI"/>
                </w:rPr>
                <w:t xml:space="preserve"> </w:t>
              </w:r>
              <w:r>
                <w:rPr>
                  <w:lang w:val="es-NI"/>
                </w:rPr>
                <w:t>phân phối normal và có mean-reversion.</w:t>
              </w:r>
            </w:ins>
          </w:p>
        </w:tc>
        <w:tc>
          <w:tcPr>
            <w:tcW w:w="4252" w:type="dxa"/>
            <w:vAlign w:val="top"/>
          </w:tcPr>
          <w:p w14:paraId="418876B9" w14:textId="77777777" w:rsidR="00ED1D57" w:rsidRDefault="00ED1D57" w:rsidP="00F87F78">
            <w:pPr>
              <w:pStyle w:val="TLXDMHBullet1"/>
              <w:rPr>
                <w:ins w:id="223" w:author="Quant Department - HO" w:date="2026-09-16T09:07:00Z" w16du:dateUtc="2026-09-16T02:07:00Z"/>
                <w:lang w:val="es-NI"/>
              </w:rPr>
            </w:pPr>
            <w:ins w:id="224" w:author="Quant Department - HO" w:date="2026-09-16T09:07:00Z" w16du:dateUtc="2026-09-16T02:07:00Z">
              <w:r w:rsidRPr="006978AB">
                <w:rPr>
                  <w:lang w:val="es-NI"/>
                </w:rPr>
                <w:t>LSCK</w:t>
              </w:r>
              <w:r>
                <w:rPr>
                  <w:lang w:val="es-NI"/>
                </w:rPr>
                <w:t xml:space="preserve"> và LSTC</w:t>
              </w:r>
              <w:r w:rsidRPr="006978AB">
                <w:rPr>
                  <w:lang w:val="es-NI"/>
                </w:rPr>
                <w:t xml:space="preserve"> </w:t>
              </w:r>
              <w:r>
                <w:rPr>
                  <w:lang w:val="es-NI"/>
                </w:rPr>
                <w:t xml:space="preserve">tức thời </w:t>
              </w:r>
              <w:r w:rsidRPr="006978AB">
                <w:rPr>
                  <w:lang w:val="es-NI"/>
                </w:rPr>
                <w:t>có thể thay đổi theo một trong các nhánh cây.</w:t>
              </w:r>
            </w:ins>
          </w:p>
          <w:p w14:paraId="2B3F6D73" w14:textId="77777777" w:rsidR="00ED1D57" w:rsidRPr="004A2806" w:rsidRDefault="00ED1D57" w:rsidP="00F87F78">
            <w:pPr>
              <w:pStyle w:val="TLXDMHBullet1"/>
              <w:rPr>
                <w:ins w:id="225" w:author="Quant Department - HO" w:date="2026-09-16T09:07:00Z" w16du:dateUtc="2026-09-16T02:07:00Z"/>
                <w:lang w:val="es-NI"/>
              </w:rPr>
            </w:pPr>
            <w:ins w:id="226" w:author="Quant Department - HO" w:date="2026-09-16T09:07:00Z" w16du:dateUtc="2026-09-16T02:07:00Z">
              <w:r w:rsidRPr="004A2806">
                <w:rPr>
                  <w:lang w:val="es-NI"/>
                </w:rPr>
                <w:t>LSCK</w:t>
              </w:r>
              <w:r>
                <w:rPr>
                  <w:lang w:val="es-NI"/>
                </w:rPr>
                <w:t xml:space="preserve"> và LSTC tức thời</w:t>
              </w:r>
              <w:r w:rsidRPr="004A2806">
                <w:rPr>
                  <w:lang w:val="es-NI"/>
                </w:rPr>
                <w:t xml:space="preserve"> phân phối normal và có mean-reversion.</w:t>
              </w:r>
            </w:ins>
          </w:p>
        </w:tc>
      </w:tr>
      <w:tr w:rsidR="00ED1D57" w14:paraId="38B80B34" w14:textId="77777777" w:rsidTr="00F87F78">
        <w:trPr>
          <w:ins w:id="227" w:author="Quant Department - HO" w:date="2026-09-16T09:07:00Z"/>
        </w:trPr>
        <w:tc>
          <w:tcPr>
            <w:tcW w:w="1156" w:type="dxa"/>
          </w:tcPr>
          <w:p w14:paraId="07DA508C" w14:textId="77777777" w:rsidR="00ED1D57" w:rsidRPr="00EC4A35" w:rsidRDefault="00ED1D57" w:rsidP="00F87F78">
            <w:pPr>
              <w:rPr>
                <w:ins w:id="228" w:author="Quant Department - HO" w:date="2026-09-16T09:07:00Z" w16du:dateUtc="2026-09-16T02:07:00Z"/>
                <w:b/>
                <w:bCs/>
                <w:lang w:val="es-NI"/>
              </w:rPr>
            </w:pPr>
            <w:ins w:id="229" w:author="Quant Department - HO" w:date="2026-09-16T09:07:00Z" w16du:dateUtc="2026-09-16T02:07:00Z">
              <w:r w:rsidRPr="00EC4A35">
                <w:rPr>
                  <w:b/>
                  <w:bCs/>
                  <w:lang w:val="es-NI"/>
                </w:rPr>
                <w:t>Cách định giá quyền chọn</w:t>
              </w:r>
            </w:ins>
          </w:p>
        </w:tc>
        <w:tc>
          <w:tcPr>
            <w:tcW w:w="2246" w:type="dxa"/>
          </w:tcPr>
          <w:p w14:paraId="5D50C71A" w14:textId="77777777" w:rsidR="00ED1D57" w:rsidRPr="005E1E2B" w:rsidRDefault="00ED1D57" w:rsidP="00F87F78">
            <w:pPr>
              <w:rPr>
                <w:ins w:id="230" w:author="Quant Department - HO" w:date="2026-09-16T09:07:00Z" w16du:dateUtc="2026-09-16T02:07:00Z"/>
                <w:lang w:val="es-NI"/>
              </w:rPr>
            </w:pPr>
            <w:ins w:id="231" w:author="Quant Department - HO" w:date="2026-09-16T09:07:00Z" w16du:dateUtc="2026-09-16T02:07:00Z">
              <w:r>
                <w:rPr>
                  <w:lang w:val="es-NI"/>
                </w:rPr>
                <w:t xml:space="preserve">Tương tự như tại </w:t>
              </w:r>
              <w:r w:rsidRPr="00F87F78">
                <w:rPr>
                  <w:i/>
                  <w:iCs/>
                  <w:lang w:val="es-NI"/>
                </w:rPr>
                <w:t>Mô hình Định giá GTCG do TCTD phát hành trên SKD có quyền chọn</w:t>
              </w:r>
              <w:r>
                <w:rPr>
                  <w:lang w:val="es-NI"/>
                </w:rPr>
                <w:t>.</w:t>
              </w:r>
            </w:ins>
          </w:p>
        </w:tc>
        <w:tc>
          <w:tcPr>
            <w:tcW w:w="2835" w:type="dxa"/>
          </w:tcPr>
          <w:p w14:paraId="7EF30BC8" w14:textId="77777777" w:rsidR="00ED1D57" w:rsidRDefault="00ED1D57" w:rsidP="00F87F78">
            <w:pPr>
              <w:pStyle w:val="TLXDMHBullet1"/>
              <w:rPr>
                <w:ins w:id="232" w:author="Quant Department - HO" w:date="2026-09-16T09:07:00Z" w16du:dateUtc="2026-09-16T02:07:00Z"/>
                <w:lang w:val="es-NI"/>
              </w:rPr>
            </w:pPr>
            <w:ins w:id="233" w:author="Quant Department - HO" w:date="2026-09-16T09:07:00Z" w16du:dateUtc="2026-09-16T02:07:00Z">
              <w:r w:rsidRPr="005E1E2B">
                <w:rPr>
                  <w:lang w:val="es-NI"/>
                </w:rPr>
                <w:t>Từ gốc của cây (</w:t>
              </w:r>
              <w:r>
                <w:rPr>
                  <w:lang w:val="es-NI"/>
                </w:rPr>
                <w:t>thời điểm tính toán</w:t>
              </w:r>
              <w:r w:rsidRPr="005E1E2B">
                <w:rPr>
                  <w:lang w:val="es-NI"/>
                </w:rPr>
                <w:t>)</w:t>
              </w:r>
              <w:r>
                <w:rPr>
                  <w:lang w:val="es-NI"/>
                </w:rPr>
                <w:t xml:space="preserve"> và các</w:t>
              </w:r>
              <w:r w:rsidDel="00F171C5">
                <w:rPr>
                  <w:lang w:val="es-NI"/>
                </w:rPr>
                <w:t xml:space="preserve"> </w:t>
              </w:r>
              <w:r>
                <w:rPr>
                  <w:lang w:val="es-NI"/>
                </w:rPr>
                <w:t>nút cây (node)</w:t>
              </w:r>
              <w:r w:rsidRPr="005E1E2B">
                <w:rPr>
                  <w:lang w:val="es-NI"/>
                </w:rPr>
                <w:t xml:space="preserve">, cây chia </w:t>
              </w:r>
              <w:r>
                <w:rPr>
                  <w:lang w:val="es-NI"/>
                </w:rPr>
                <w:t>các</w:t>
              </w:r>
              <w:r w:rsidRPr="005E1E2B">
                <w:rPr>
                  <w:lang w:val="es-NI"/>
                </w:rPr>
                <w:t xml:space="preserve"> nhánh các kịch bản</w:t>
              </w:r>
              <w:r>
                <w:rPr>
                  <w:lang w:val="es-NI"/>
                </w:rPr>
                <w:t xml:space="preserve"> của LSCK tức thời</w:t>
              </w:r>
              <w:r w:rsidRPr="005E1E2B">
                <w:rPr>
                  <w:lang w:val="es-NI"/>
                </w:rPr>
                <w:t>.</w:t>
              </w:r>
            </w:ins>
          </w:p>
          <w:p w14:paraId="4D17E19B" w14:textId="77777777" w:rsidR="00ED1D57" w:rsidRDefault="00ED1D57" w:rsidP="00F87F78">
            <w:pPr>
              <w:pStyle w:val="TLXDMHBullet1"/>
              <w:rPr>
                <w:ins w:id="234" w:author="Quant Department - HO" w:date="2026-09-16T09:07:00Z" w16du:dateUtc="2026-09-16T02:07:00Z"/>
                <w:lang w:val="es-NI"/>
              </w:rPr>
            </w:pPr>
            <w:ins w:id="235" w:author="Quant Department - HO" w:date="2026-09-16T09:07:00Z" w16du:dateUtc="2026-09-16T02:07:00Z">
              <w:r w:rsidRPr="005E1E2B">
                <w:rPr>
                  <w:lang w:val="es-NI"/>
                </w:rPr>
                <w:t xml:space="preserve">Tại các </w:t>
              </w:r>
              <w:r>
                <w:rPr>
                  <w:lang w:val="es-NI"/>
                </w:rPr>
                <w:t>nút</w:t>
              </w:r>
              <w:r w:rsidRPr="005E1E2B">
                <w:rPr>
                  <w:lang w:val="es-NI"/>
                </w:rPr>
                <w:t xml:space="preserve"> cây ở thời điểm đáo hạn của quyền chọn, xác định payoff của quyền chọn.</w:t>
              </w:r>
            </w:ins>
          </w:p>
          <w:p w14:paraId="2836CB28" w14:textId="77777777" w:rsidR="00ED1D57" w:rsidRDefault="00ED1D57" w:rsidP="00F87F78">
            <w:pPr>
              <w:pStyle w:val="TLXDMHBullet1"/>
              <w:rPr>
                <w:ins w:id="236" w:author="Quant Department - HO" w:date="2026-09-16T09:07:00Z" w16du:dateUtc="2026-09-16T02:07:00Z"/>
                <w:lang w:val="es-NI"/>
              </w:rPr>
            </w:pPr>
            <w:ins w:id="237" w:author="Quant Department - HO" w:date="2026-09-16T09:07:00Z" w16du:dateUtc="2026-09-16T02:07:00Z">
              <w:r>
                <w:rPr>
                  <w:lang w:val="es-NI"/>
                </w:rPr>
                <w:t>C</w:t>
              </w:r>
              <w:r w:rsidRPr="005E1E2B">
                <w:rPr>
                  <w:lang w:val="es-NI"/>
                </w:rPr>
                <w:t xml:space="preserve">hiết khấu ngược payoff của từng </w:t>
              </w:r>
              <w:r>
                <w:rPr>
                  <w:lang w:val="es-NI"/>
                </w:rPr>
                <w:t>nút</w:t>
              </w:r>
              <w:r w:rsidRPr="005E1E2B">
                <w:rPr>
                  <w:lang w:val="es-NI"/>
                </w:rPr>
                <w:t xml:space="preserve"> về gốc cây dựa trên </w:t>
              </w:r>
              <w:r>
                <w:rPr>
                  <w:lang w:val="es-NI"/>
                </w:rPr>
                <w:t>LSCK</w:t>
              </w:r>
              <w:r w:rsidRPr="005E1E2B">
                <w:rPr>
                  <w:lang w:val="es-NI"/>
                </w:rPr>
                <w:t xml:space="preserve"> và xác suất xảy ra của từng </w:t>
              </w:r>
              <w:r>
                <w:rPr>
                  <w:lang w:val="es-NI"/>
                </w:rPr>
                <w:t>nút.</w:t>
              </w:r>
            </w:ins>
          </w:p>
        </w:tc>
        <w:tc>
          <w:tcPr>
            <w:tcW w:w="4252" w:type="dxa"/>
          </w:tcPr>
          <w:p w14:paraId="591C7AD2" w14:textId="77777777" w:rsidR="00ED1D57" w:rsidRDefault="00ED1D57" w:rsidP="00F87F78">
            <w:pPr>
              <w:pStyle w:val="TLXDMHBullet1"/>
              <w:rPr>
                <w:ins w:id="238" w:author="Quant Department - HO" w:date="2026-09-16T09:07:00Z" w16du:dateUtc="2026-09-16T02:07:00Z"/>
                <w:lang w:val="es-NI"/>
              </w:rPr>
            </w:pPr>
            <w:ins w:id="239" w:author="Quant Department - HO" w:date="2026-09-16T09:07:00Z" w16du:dateUtc="2026-09-16T02:07:00Z">
              <w:r w:rsidRPr="005E1E2B">
                <w:rPr>
                  <w:lang w:val="es-NI"/>
                </w:rPr>
                <w:t>Từ gốc của cây (</w:t>
              </w:r>
              <w:r>
                <w:rPr>
                  <w:lang w:val="es-NI"/>
                </w:rPr>
                <w:t>thời điểm tính toán</w:t>
              </w:r>
              <w:r w:rsidRPr="005E1E2B">
                <w:rPr>
                  <w:lang w:val="es-NI"/>
                </w:rPr>
                <w:t>)</w:t>
              </w:r>
              <w:r>
                <w:rPr>
                  <w:lang w:val="es-NI"/>
                </w:rPr>
                <w:t xml:space="preserve"> và các</w:t>
              </w:r>
              <w:r w:rsidDel="00F171C5">
                <w:rPr>
                  <w:lang w:val="es-NI"/>
                </w:rPr>
                <w:t xml:space="preserve"> </w:t>
              </w:r>
              <w:r>
                <w:rPr>
                  <w:lang w:val="es-NI"/>
                </w:rPr>
                <w:t>nút cây (node)</w:t>
              </w:r>
              <w:r w:rsidRPr="005E1E2B">
                <w:rPr>
                  <w:lang w:val="es-NI"/>
                </w:rPr>
                <w:t xml:space="preserve">, cây chia </w:t>
              </w:r>
              <w:r>
                <w:rPr>
                  <w:lang w:val="es-NI"/>
                </w:rPr>
                <w:t>các</w:t>
              </w:r>
              <w:r w:rsidRPr="005E1E2B">
                <w:rPr>
                  <w:lang w:val="es-NI"/>
                </w:rPr>
                <w:t xml:space="preserve"> nhánh các kịch bản</w:t>
              </w:r>
              <w:r>
                <w:rPr>
                  <w:lang w:val="es-NI"/>
                </w:rPr>
                <w:t xml:space="preserve"> biến động đồng thời LSCK và LSTC ngắn hạn có tương quan </w:t>
              </w:r>
            </w:ins>
            <m:oMath>
              <m:r>
                <w:ins w:id="240" w:author="Quant Department - HO" w:date="2026-09-16T09:07:00Z" w16du:dateUtc="2026-09-16T02:07:00Z">
                  <w:rPr>
                    <w:rFonts w:ascii="Cambria Math" w:hAnsi="Cambria Math"/>
                    <w:lang w:val="es-NI"/>
                  </w:rPr>
                  <m:t>ρ</m:t>
                </w:ins>
              </m:r>
            </m:oMath>
            <w:ins w:id="241" w:author="Quant Department - HO" w:date="2026-09-16T09:07:00Z" w16du:dateUtc="2026-09-16T02:07:00Z">
              <w:r w:rsidRPr="005E1E2B">
                <w:rPr>
                  <w:lang w:val="es-NI"/>
                </w:rPr>
                <w:t xml:space="preserve">. </w:t>
              </w:r>
            </w:ins>
          </w:p>
          <w:p w14:paraId="34A0BA75" w14:textId="77777777" w:rsidR="00ED1D57" w:rsidRDefault="00ED1D57" w:rsidP="00F87F78">
            <w:pPr>
              <w:pStyle w:val="TLXDMHBullet1"/>
              <w:rPr>
                <w:ins w:id="242" w:author="Quant Department - HO" w:date="2026-09-16T09:07:00Z" w16du:dateUtc="2026-09-16T02:07:00Z"/>
                <w:lang w:val="es-NI"/>
              </w:rPr>
            </w:pPr>
            <w:ins w:id="243" w:author="Quant Department - HO" w:date="2026-09-16T09:07:00Z" w16du:dateUtc="2026-09-16T02:07:00Z">
              <w:r w:rsidRPr="005E1E2B">
                <w:rPr>
                  <w:lang w:val="es-NI"/>
                </w:rPr>
                <w:t xml:space="preserve">Tại các </w:t>
              </w:r>
              <w:r>
                <w:rPr>
                  <w:lang w:val="es-NI"/>
                </w:rPr>
                <w:t>nút</w:t>
              </w:r>
              <w:r w:rsidRPr="005E1E2B">
                <w:rPr>
                  <w:lang w:val="es-NI"/>
                </w:rPr>
                <w:t xml:space="preserve"> cây ở thời điểm đáo hạn của quyền chọn, xác định payoff của quyền chọn</w:t>
              </w:r>
              <w:r>
                <w:rPr>
                  <w:lang w:val="es-NI"/>
                </w:rPr>
                <w:t xml:space="preserve"> và xác định coupon dựa trên LSTC và điều khoản trần/sàn lãi suất (trong trường hợp coupon thả nổi) hoặc dựa trên lãi suất cố định (trong trường hợp coupon cố định)</w:t>
              </w:r>
              <w:r w:rsidRPr="005E1E2B">
                <w:rPr>
                  <w:lang w:val="es-NI"/>
                </w:rPr>
                <w:t xml:space="preserve">. </w:t>
              </w:r>
            </w:ins>
          </w:p>
          <w:p w14:paraId="151DF120" w14:textId="77777777" w:rsidR="00ED1D57" w:rsidRPr="00163F06" w:rsidRDefault="00ED1D57" w:rsidP="00F87F78">
            <w:pPr>
              <w:pStyle w:val="TLXDMHBullet1"/>
              <w:rPr>
                <w:ins w:id="244" w:author="Quant Department - HO" w:date="2026-09-16T09:07:00Z" w16du:dateUtc="2026-09-16T02:07:00Z"/>
                <w:lang w:val="es-NI"/>
              </w:rPr>
            </w:pPr>
            <w:ins w:id="245" w:author="Quant Department - HO" w:date="2026-09-16T09:07:00Z" w16du:dateUtc="2026-09-16T02:07:00Z">
              <w:r>
                <w:rPr>
                  <w:lang w:val="es-NI"/>
                </w:rPr>
                <w:t>C</w:t>
              </w:r>
              <w:r w:rsidRPr="005E1E2B">
                <w:rPr>
                  <w:lang w:val="es-NI"/>
                </w:rPr>
                <w:t xml:space="preserve">hiết khấu ngược payoff của từng </w:t>
              </w:r>
              <w:r>
                <w:rPr>
                  <w:lang w:val="es-NI"/>
                </w:rPr>
                <w:t>nút</w:t>
              </w:r>
              <w:r w:rsidRPr="005E1E2B">
                <w:rPr>
                  <w:lang w:val="es-NI"/>
                </w:rPr>
                <w:t xml:space="preserve"> về gốc cây dựa trên </w:t>
              </w:r>
              <w:r>
                <w:rPr>
                  <w:lang w:val="es-NI"/>
                </w:rPr>
                <w:t>LSCK</w:t>
              </w:r>
              <w:r w:rsidRPr="005E1E2B">
                <w:rPr>
                  <w:lang w:val="es-NI"/>
                </w:rPr>
                <w:t xml:space="preserve"> và xác suất xảy ra của từng </w:t>
              </w:r>
              <w:r>
                <w:rPr>
                  <w:lang w:val="es-NI"/>
                </w:rPr>
                <w:t>nút.</w:t>
              </w:r>
            </w:ins>
          </w:p>
        </w:tc>
      </w:tr>
      <w:tr w:rsidR="00ED1D57" w14:paraId="1AB26B26" w14:textId="77777777" w:rsidTr="00F87F78">
        <w:trPr>
          <w:ins w:id="246" w:author="Quant Department - HO" w:date="2026-09-16T09:07:00Z"/>
        </w:trPr>
        <w:tc>
          <w:tcPr>
            <w:tcW w:w="1156" w:type="dxa"/>
            <w:vAlign w:val="top"/>
          </w:tcPr>
          <w:p w14:paraId="079294AC" w14:textId="77777777" w:rsidR="00ED1D57" w:rsidRPr="00EC4A35" w:rsidRDefault="00ED1D57" w:rsidP="00F87F78">
            <w:pPr>
              <w:rPr>
                <w:ins w:id="247" w:author="Quant Department - HO" w:date="2026-09-16T09:07:00Z" w16du:dateUtc="2026-09-16T02:07:00Z"/>
                <w:b/>
                <w:bCs/>
                <w:lang w:val="es-NI"/>
              </w:rPr>
            </w:pPr>
            <w:ins w:id="248" w:author="Quant Department - HO" w:date="2026-09-16T09:07:00Z" w16du:dateUtc="2026-09-16T02:07:00Z">
              <w:r>
                <w:rPr>
                  <w:b/>
                  <w:bCs/>
                  <w:lang w:val="es-NI"/>
                </w:rPr>
                <w:t xml:space="preserve">Ưu điểm </w:t>
              </w:r>
            </w:ins>
          </w:p>
        </w:tc>
        <w:tc>
          <w:tcPr>
            <w:tcW w:w="2246" w:type="dxa"/>
            <w:vAlign w:val="top"/>
          </w:tcPr>
          <w:p w14:paraId="1D5E489A" w14:textId="77777777" w:rsidR="00ED1D57" w:rsidRPr="00F87F78" w:rsidRDefault="00ED1D57" w:rsidP="00F87F78">
            <w:pPr>
              <w:pStyle w:val="TLXDMHBullet1"/>
              <w:rPr>
                <w:ins w:id="249" w:author="Quant Department - HO" w:date="2026-09-16T09:07:00Z" w16du:dateUtc="2026-09-16T02:07:00Z"/>
              </w:rPr>
            </w:pPr>
            <w:ins w:id="250" w:author="Quant Department - HO" w:date="2026-09-16T09:07:00Z" w16du:dateUtc="2026-09-16T02:07:00Z">
              <w:r w:rsidRPr="00F87F78">
                <w:t>Công thức đóng, tính toán nhanh và trực tiếp</w:t>
              </w:r>
            </w:ins>
          </w:p>
          <w:p w14:paraId="451405AD" w14:textId="77777777" w:rsidR="00ED1D57" w:rsidRPr="00F87F78" w:rsidRDefault="00ED1D57" w:rsidP="00F87F78">
            <w:pPr>
              <w:pStyle w:val="TLXDMHBullet1"/>
              <w:rPr>
                <w:ins w:id="251" w:author="Quant Department - HO" w:date="2026-09-16T09:07:00Z" w16du:dateUtc="2026-09-16T02:07:00Z"/>
              </w:rPr>
            </w:pPr>
            <w:ins w:id="252" w:author="Quant Department - HO" w:date="2026-09-16T09:07:00Z" w16du:dateUtc="2026-09-16T02:07:00Z">
              <w:r w:rsidRPr="00F87F78">
                <w:t>Phù hợp với quyền chọn kiểu châu Âu</w:t>
              </w:r>
            </w:ins>
          </w:p>
        </w:tc>
        <w:tc>
          <w:tcPr>
            <w:tcW w:w="2835" w:type="dxa"/>
            <w:vAlign w:val="top"/>
          </w:tcPr>
          <w:p w14:paraId="2C2A8D7F" w14:textId="77777777" w:rsidR="00ED1D57" w:rsidRPr="00F87F78" w:rsidRDefault="00ED1D57" w:rsidP="00F87F78">
            <w:pPr>
              <w:pStyle w:val="TLXDMHBullet1"/>
              <w:rPr>
                <w:ins w:id="253" w:author="Quant Department - HO" w:date="2026-09-16T09:07:00Z" w16du:dateUtc="2026-09-16T02:07:00Z"/>
              </w:rPr>
            </w:pPr>
            <w:ins w:id="254" w:author="Quant Department - HO" w:date="2026-09-16T09:07:00Z" w16du:dateUtc="2026-09-16T02:07:00Z">
              <w:r w:rsidRPr="00F87F78">
                <w:t>Phù hợp với quyền chọn sớm (American, Bermudan)</w:t>
              </w:r>
            </w:ins>
          </w:p>
        </w:tc>
        <w:tc>
          <w:tcPr>
            <w:tcW w:w="4252" w:type="dxa"/>
          </w:tcPr>
          <w:p w14:paraId="77831E32" w14:textId="77777777" w:rsidR="00ED1D57" w:rsidRDefault="00ED1D57" w:rsidP="00F87F78">
            <w:pPr>
              <w:pStyle w:val="TLXDMHBullet1"/>
              <w:rPr>
                <w:ins w:id="255" w:author="Quant Department - HO" w:date="2026-09-16T09:07:00Z" w16du:dateUtc="2026-09-16T02:07:00Z"/>
                <w:lang w:val="es-NI"/>
              </w:rPr>
            </w:pPr>
            <w:ins w:id="256" w:author="Quant Department - HO" w:date="2026-09-16T09:07:00Z" w16du:dateUtc="2026-09-16T02:07:00Z">
              <w:r>
                <w:rPr>
                  <w:lang w:val="es-NI"/>
                </w:rPr>
                <w:t>Phù hợp với quyền chọn sớm (American, Bermudan)</w:t>
              </w:r>
            </w:ins>
          </w:p>
          <w:p w14:paraId="7C2A54EE" w14:textId="77777777" w:rsidR="00ED1D57" w:rsidRDefault="00ED1D57" w:rsidP="00F87F78">
            <w:pPr>
              <w:pStyle w:val="TLXDMHBullet1"/>
              <w:rPr>
                <w:ins w:id="257" w:author="Quant Department - HO" w:date="2026-09-16T09:07:00Z" w16du:dateUtc="2026-09-16T02:07:00Z"/>
                <w:lang w:val="es-NI"/>
              </w:rPr>
            </w:pPr>
            <w:ins w:id="258" w:author="Quant Department - HO" w:date="2026-09-16T09:07:00Z" w16du:dateUtc="2026-09-16T02:07:00Z">
              <w:r>
                <w:rPr>
                  <w:lang w:val="es-NI"/>
                </w:rPr>
                <w:t>Quá trình định giá đã bao gồm biến động của LSTC tức thời, biến động LSCK tức thời và tương quan biến động của 2 loại lãi suất;</w:t>
              </w:r>
            </w:ins>
          </w:p>
          <w:p w14:paraId="7F091688" w14:textId="77777777" w:rsidR="00ED1D57" w:rsidRDefault="00ED1D57" w:rsidP="00F87F78">
            <w:pPr>
              <w:pStyle w:val="TLXDMHBullet1"/>
              <w:rPr>
                <w:ins w:id="259" w:author="Quant Department - HO" w:date="2026-09-16T09:07:00Z" w16du:dateUtc="2026-09-16T02:07:00Z"/>
                <w:lang w:val="es-NI"/>
              </w:rPr>
            </w:pPr>
            <w:ins w:id="260" w:author="Quant Department - HO" w:date="2026-09-16T09:07:00Z" w16du:dateUtc="2026-09-16T02:07:00Z">
              <w:r>
                <w:rPr>
                  <w:lang w:val="es-NI"/>
                </w:rPr>
                <w:t>Phù hợp để định giá quyền chọn trong trường hợp trái phiếu có coupon thả nổi có bao hàm điều khoản trần/sàn lãi suất.</w:t>
              </w:r>
            </w:ins>
          </w:p>
        </w:tc>
      </w:tr>
      <w:tr w:rsidR="00ED1D57" w14:paraId="4D126F52" w14:textId="77777777" w:rsidTr="00F87F78">
        <w:trPr>
          <w:ins w:id="261" w:author="Quant Department - HO" w:date="2026-09-16T09:07:00Z"/>
        </w:trPr>
        <w:tc>
          <w:tcPr>
            <w:tcW w:w="1156" w:type="dxa"/>
          </w:tcPr>
          <w:p w14:paraId="49C56181" w14:textId="77777777" w:rsidR="00ED1D57" w:rsidRPr="00EC4A35" w:rsidDel="006978AB" w:rsidRDefault="00ED1D57" w:rsidP="00F87F78">
            <w:pPr>
              <w:rPr>
                <w:ins w:id="262" w:author="Quant Department - HO" w:date="2026-09-16T09:07:00Z" w16du:dateUtc="2026-09-16T02:07:00Z"/>
                <w:b/>
                <w:bCs/>
                <w:lang w:val="es-NI"/>
              </w:rPr>
            </w:pPr>
            <w:ins w:id="263" w:author="Quant Department - HO" w:date="2026-09-16T09:07:00Z" w16du:dateUtc="2026-09-16T02:07:00Z">
              <w:r>
                <w:rPr>
                  <w:b/>
                  <w:bCs/>
                  <w:lang w:val="es-NI"/>
                </w:rPr>
                <w:t>Nhược điểm</w:t>
              </w:r>
            </w:ins>
          </w:p>
        </w:tc>
        <w:tc>
          <w:tcPr>
            <w:tcW w:w="2246" w:type="dxa"/>
          </w:tcPr>
          <w:p w14:paraId="343A5D64" w14:textId="77777777" w:rsidR="00ED1D57" w:rsidRPr="00F87F78" w:rsidRDefault="00ED1D57" w:rsidP="00F87F78">
            <w:pPr>
              <w:pStyle w:val="TLXDMHBullet1"/>
              <w:rPr>
                <w:ins w:id="264" w:author="Quant Department - HO" w:date="2026-09-16T09:07:00Z" w16du:dateUtc="2026-09-16T02:07:00Z"/>
              </w:rPr>
            </w:pPr>
            <w:ins w:id="265" w:author="Quant Department - HO" w:date="2026-09-16T09:07:00Z" w16du:dateUtc="2026-09-16T02:07:00Z">
              <w:r w:rsidRPr="00F87F78">
                <w:t>Giả định phân phối giá kỳ hạn Log-Normal có thể không phản ánh đủ biến động thực tế.</w:t>
              </w:r>
            </w:ins>
          </w:p>
          <w:p w14:paraId="3E1DA2C4" w14:textId="77777777" w:rsidR="00ED1D57" w:rsidRPr="00F87F78" w:rsidRDefault="00ED1D57" w:rsidP="00F87F78">
            <w:pPr>
              <w:pStyle w:val="TLXDMHBullet1"/>
              <w:rPr>
                <w:ins w:id="266" w:author="Quant Department - HO" w:date="2026-09-16T09:07:00Z" w16du:dateUtc="2026-09-16T02:07:00Z"/>
              </w:rPr>
            </w:pPr>
            <w:ins w:id="267" w:author="Quant Department - HO" w:date="2026-09-16T09:07:00Z" w16du:dateUtc="2026-09-16T02:07:00Z">
              <w:r w:rsidRPr="00F87F78">
                <w:t xml:space="preserve">Không phù hợp </w:t>
              </w:r>
              <w:r>
                <w:t xml:space="preserve">với </w:t>
              </w:r>
              <w:r w:rsidRPr="00F87F78">
                <w:t>quyền chọn sớm (Bermudan, American)</w:t>
              </w:r>
            </w:ins>
          </w:p>
        </w:tc>
        <w:tc>
          <w:tcPr>
            <w:tcW w:w="2835" w:type="dxa"/>
          </w:tcPr>
          <w:p w14:paraId="11FA0017" w14:textId="77777777" w:rsidR="00ED1D57" w:rsidRDefault="00ED1D57" w:rsidP="00F87F78">
            <w:pPr>
              <w:pStyle w:val="TLXDMHBullet1"/>
              <w:rPr>
                <w:ins w:id="268" w:author="Quant Department - HO" w:date="2026-09-16T09:07:00Z" w16du:dateUtc="2026-09-16T02:07:00Z"/>
                <w:lang w:val="es-NI"/>
              </w:rPr>
            </w:pPr>
            <w:ins w:id="269" w:author="Quant Department - HO" w:date="2026-09-16T09:07:00Z" w16du:dateUtc="2026-09-16T02:07:00Z">
              <w:r>
                <w:rPr>
                  <w:lang w:val="es-NI"/>
                </w:rPr>
                <w:t>Giới hạn ở mô hình một nhân tố, chưa bao gồm được giá trị quyền chọn trần/sàn lãi suất trong trường hợp trái phiếu coupon thả nổi có bao hàm điều khoản trần/sàn lãi suất.</w:t>
              </w:r>
            </w:ins>
          </w:p>
          <w:p w14:paraId="3EE21F63" w14:textId="77777777" w:rsidR="00ED1D57" w:rsidRDefault="00ED1D57" w:rsidP="00F87F78">
            <w:pPr>
              <w:pStyle w:val="TLXDMHBullet1"/>
              <w:rPr>
                <w:ins w:id="270" w:author="Quant Department - HO" w:date="2026-09-16T09:07:00Z" w16du:dateUtc="2026-09-16T02:07:00Z"/>
                <w:lang w:val="es-NI"/>
              </w:rPr>
            </w:pPr>
            <w:ins w:id="271" w:author="Quant Department - HO" w:date="2026-09-16T09:07:00Z" w16du:dateUtc="2026-09-16T02:07:00Z">
              <w:r>
                <w:rPr>
                  <w:lang w:val="es-NI"/>
                </w:rPr>
                <w:t>Không có công thức đóng</w:t>
              </w:r>
            </w:ins>
          </w:p>
        </w:tc>
        <w:tc>
          <w:tcPr>
            <w:tcW w:w="4252" w:type="dxa"/>
          </w:tcPr>
          <w:p w14:paraId="03DAF92D" w14:textId="77777777" w:rsidR="00ED1D57" w:rsidRDefault="00ED1D57" w:rsidP="00F87F78">
            <w:pPr>
              <w:pStyle w:val="TLXDMHBullet1"/>
              <w:rPr>
                <w:ins w:id="272" w:author="Quant Department - HO" w:date="2026-09-16T09:07:00Z" w16du:dateUtc="2026-09-16T02:07:00Z"/>
              </w:rPr>
            </w:pPr>
            <w:ins w:id="273" w:author="Quant Department - HO" w:date="2026-09-16T09:07:00Z" w16du:dateUtc="2026-09-16T02:07:00Z">
              <w:r w:rsidRPr="00F87F78">
                <w:t>Khối lượng tính toán lớn, triển khai phức tạp</w:t>
              </w:r>
            </w:ins>
          </w:p>
          <w:p w14:paraId="0295EF85" w14:textId="77777777" w:rsidR="00ED1D57" w:rsidRPr="00F87F78" w:rsidRDefault="00ED1D57" w:rsidP="00F87F78">
            <w:pPr>
              <w:pStyle w:val="TLXDMHBullet1"/>
              <w:rPr>
                <w:ins w:id="274" w:author="Quant Department - HO" w:date="2026-09-16T09:07:00Z" w16du:dateUtc="2026-09-16T02:07:00Z"/>
              </w:rPr>
            </w:pPr>
            <w:ins w:id="275" w:author="Quant Department - HO" w:date="2026-09-16T09:07:00Z" w16du:dateUtc="2026-09-16T02:07:00Z">
              <w:r>
                <w:t>Không có công thức đóng</w:t>
              </w:r>
            </w:ins>
          </w:p>
        </w:tc>
      </w:tr>
      <w:tr w:rsidR="00ED1D57" w14:paraId="018C4305" w14:textId="77777777" w:rsidTr="00F87F78">
        <w:trPr>
          <w:ins w:id="276" w:author="Quant Department - HO" w:date="2026-09-16T09:07:00Z"/>
        </w:trPr>
        <w:tc>
          <w:tcPr>
            <w:tcW w:w="1156" w:type="dxa"/>
          </w:tcPr>
          <w:p w14:paraId="57458ADC" w14:textId="77777777" w:rsidR="00ED1D57" w:rsidRDefault="00ED1D57" w:rsidP="00F87F78">
            <w:pPr>
              <w:rPr>
                <w:ins w:id="277" w:author="Quant Department - HO" w:date="2026-09-16T09:07:00Z" w16du:dateUtc="2026-09-16T02:07:00Z"/>
                <w:b/>
                <w:bCs/>
                <w:lang w:val="es-NI"/>
              </w:rPr>
            </w:pPr>
            <w:ins w:id="278" w:author="Quant Department - HO" w:date="2026-09-16T09:07:00Z" w16du:dateUtc="2026-09-16T02:07:00Z">
              <w:r>
                <w:rPr>
                  <w:b/>
                  <w:bCs/>
                  <w:lang w:val="es-NI"/>
                </w:rPr>
                <w:lastRenderedPageBreak/>
                <w:t>Phương án được lựa chọn</w:t>
              </w:r>
            </w:ins>
          </w:p>
        </w:tc>
        <w:tc>
          <w:tcPr>
            <w:tcW w:w="2246" w:type="dxa"/>
          </w:tcPr>
          <w:p w14:paraId="21ED043F" w14:textId="77777777" w:rsidR="00ED1D57" w:rsidRPr="004A2806" w:rsidRDefault="00ED1D57">
            <w:pPr>
              <w:pStyle w:val="TLXDMHBullet1"/>
              <w:numPr>
                <w:ilvl w:val="0"/>
                <w:numId w:val="0"/>
              </w:numPr>
              <w:rPr>
                <w:ins w:id="279" w:author="Quant Department - HO" w:date="2026-09-16T09:07:00Z" w16du:dateUtc="2026-09-16T02:07:00Z"/>
              </w:rPr>
              <w:pPrChange w:id="280" w:author="Quant Department - HO" w:date="2026-09-16T09:07:00Z" w16du:dateUtc="2026-09-16T02:07:00Z">
                <w:pPr>
                  <w:pStyle w:val="TLXDMHBullet1"/>
                  <w:tabs>
                    <w:tab w:val="clear" w:pos="425"/>
                    <w:tab w:val="num" w:pos="360"/>
                  </w:tabs>
                  <w:ind w:left="720"/>
                </w:pPr>
              </w:pPrChange>
            </w:pPr>
          </w:p>
        </w:tc>
        <w:tc>
          <w:tcPr>
            <w:tcW w:w="2835" w:type="dxa"/>
          </w:tcPr>
          <w:p w14:paraId="1CC8B510" w14:textId="77777777" w:rsidR="00ED1D57" w:rsidRDefault="00ED1D57" w:rsidP="00F87F78">
            <w:pPr>
              <w:rPr>
                <w:ins w:id="281" w:author="Quant Department - HO" w:date="2026-09-16T09:07:00Z" w16du:dateUtc="2026-09-16T02:07:00Z"/>
                <w:lang w:val="es-NI"/>
              </w:rPr>
            </w:pPr>
          </w:p>
        </w:tc>
        <w:tc>
          <w:tcPr>
            <w:tcW w:w="4252" w:type="dxa"/>
          </w:tcPr>
          <w:p w14:paraId="5AD6E7ED" w14:textId="77777777" w:rsidR="00ED1D57" w:rsidRPr="00F87F78" w:rsidRDefault="00ED1D57">
            <w:pPr>
              <w:pStyle w:val="TLXDMHBullet1"/>
              <w:numPr>
                <w:ilvl w:val="0"/>
                <w:numId w:val="0"/>
              </w:numPr>
              <w:jc w:val="center"/>
              <w:rPr>
                <w:ins w:id="282" w:author="Quant Department - HO" w:date="2026-09-16T09:07:00Z" w16du:dateUtc="2026-09-16T02:07:00Z"/>
                <w:b/>
                <w:bCs/>
                <w:lang w:val="es-NI"/>
              </w:rPr>
              <w:pPrChange w:id="283" w:author="Quant Department - HO" w:date="2026-09-16T09:07:00Z" w16du:dateUtc="2026-09-16T02:07:00Z">
                <w:pPr>
                  <w:pStyle w:val="TLXDMHBullet1"/>
                  <w:tabs>
                    <w:tab w:val="clear" w:pos="425"/>
                    <w:tab w:val="num" w:pos="360"/>
                  </w:tabs>
                  <w:ind w:left="720"/>
                  <w:jc w:val="center"/>
                </w:pPr>
              </w:pPrChange>
            </w:pPr>
            <w:ins w:id="284" w:author="Quant Department - HO" w:date="2026-09-16T09:07:00Z" w16du:dateUtc="2026-09-16T02:07:00Z">
              <w:r w:rsidRPr="00F87F78">
                <w:rPr>
                  <w:b/>
                  <w:bCs/>
                  <w:lang w:val="es-NI"/>
                </w:rPr>
                <w:t>x</w:t>
              </w:r>
            </w:ins>
          </w:p>
        </w:tc>
      </w:tr>
    </w:tbl>
    <w:p w14:paraId="458C19F9" w14:textId="1AC49BD2" w:rsidR="00ED1D57" w:rsidRPr="00A141D8" w:rsidDel="00ED1D57" w:rsidRDefault="00ED1D57">
      <w:pPr>
        <w:pStyle w:val="TLXDMHBullet1"/>
        <w:numPr>
          <w:ilvl w:val="0"/>
          <w:numId w:val="0"/>
        </w:numPr>
        <w:rPr>
          <w:del w:id="285" w:author="Quant Department - HO" w:date="2026-09-16T09:07:00Z" w16du:dateUtc="2026-09-16T02:07:00Z"/>
          <w:lang w:val="es-NI"/>
        </w:rPr>
        <w:pPrChange w:id="286" w:author="Quant Department - HO" w:date="2026-09-16T09:07:00Z" w16du:dateUtc="2026-09-16T02:07:00Z">
          <w:pPr>
            <w:pStyle w:val="TLXDMHBullet1"/>
          </w:pPr>
        </w:pPrChange>
      </w:pPr>
    </w:p>
    <w:tbl>
      <w:tblPr>
        <w:tblStyle w:val="TLXDMHTable0"/>
        <w:tblW w:w="0" w:type="auto"/>
        <w:tblLook w:val="04A0" w:firstRow="1" w:lastRow="0" w:firstColumn="1" w:lastColumn="0" w:noHBand="0" w:noVBand="1"/>
      </w:tblPr>
      <w:tblGrid>
        <w:gridCol w:w="1276"/>
        <w:gridCol w:w="3827"/>
        <w:gridCol w:w="5386"/>
      </w:tblGrid>
      <w:tr w:rsidR="004A2806" w:rsidDel="00ED1D57" w14:paraId="40822062" w14:textId="1D5BE0A2" w:rsidTr="00E73809">
        <w:trPr>
          <w:del w:id="287" w:author="Quant Department - HO" w:date="2026-09-16T09:07:00Z"/>
        </w:trPr>
        <w:tc>
          <w:tcPr>
            <w:tcW w:w="1276" w:type="dxa"/>
          </w:tcPr>
          <w:p w14:paraId="771E3560" w14:textId="039A7DFE" w:rsidR="006978AB" w:rsidRPr="00EC4A35" w:rsidDel="00ED1D57" w:rsidRDefault="006978AB" w:rsidP="002A1F9A">
            <w:pPr>
              <w:rPr>
                <w:del w:id="288" w:author="Quant Department - HO" w:date="2026-09-16T09:07:00Z" w16du:dateUtc="2026-09-16T02:07:00Z"/>
                <w:b/>
                <w:bCs/>
                <w:lang w:val="es-NI"/>
              </w:rPr>
            </w:pPr>
          </w:p>
        </w:tc>
        <w:tc>
          <w:tcPr>
            <w:tcW w:w="3827" w:type="dxa"/>
          </w:tcPr>
          <w:p w14:paraId="297999B1" w14:textId="28D16E11" w:rsidR="006978AB" w:rsidRPr="00272D07" w:rsidDel="00ED1D57" w:rsidRDefault="009B0E02">
            <w:pPr>
              <w:jc w:val="center"/>
              <w:rPr>
                <w:del w:id="289" w:author="Quant Department - HO" w:date="2026-09-16T09:07:00Z" w16du:dateUtc="2026-09-16T02:07:00Z"/>
                <w:b/>
                <w:bCs/>
                <w:lang w:val="es-NI"/>
              </w:rPr>
            </w:pPr>
            <w:del w:id="290" w:author="Quant Department - HO" w:date="2026-09-16T09:07:00Z" w16du:dateUtc="2026-09-16T02:07:00Z">
              <w:r w:rsidRPr="00272D07" w:rsidDel="00ED1D57">
                <w:rPr>
                  <w:b/>
                  <w:bCs/>
                  <w:lang w:val="es-NI"/>
                </w:rPr>
                <w:delText>Mô hình cây</w:delText>
              </w:r>
            </w:del>
          </w:p>
          <w:p w14:paraId="5CF2A161" w14:textId="705B9194" w:rsidR="006978AB" w:rsidRPr="00272D07" w:rsidDel="00ED1D57" w:rsidRDefault="006978AB" w:rsidP="006978AB">
            <w:pPr>
              <w:jc w:val="center"/>
              <w:rPr>
                <w:del w:id="291" w:author="Quant Department - HO" w:date="2026-09-16T09:07:00Z" w16du:dateUtc="2026-09-16T02:07:00Z"/>
                <w:b/>
                <w:bCs/>
                <w:lang w:val="es-NI"/>
              </w:rPr>
            </w:pPr>
            <w:del w:id="292" w:author="Quant Department - HO" w:date="2026-09-16T09:07:00Z" w16du:dateUtc="2026-09-16T02:07:00Z">
              <w:r w:rsidRPr="00272D07" w:rsidDel="00ED1D57">
                <w:rPr>
                  <w:b/>
                  <w:bCs/>
                  <w:lang w:val="es-NI"/>
                </w:rPr>
                <w:delText>(Trinomial Tree)</w:delText>
              </w:r>
            </w:del>
          </w:p>
        </w:tc>
        <w:tc>
          <w:tcPr>
            <w:tcW w:w="5386" w:type="dxa"/>
          </w:tcPr>
          <w:p w14:paraId="47D7B240" w14:textId="22904637" w:rsidR="006978AB" w:rsidDel="00ED1D57" w:rsidRDefault="006978AB" w:rsidP="00272D07">
            <w:pPr>
              <w:jc w:val="center"/>
              <w:rPr>
                <w:del w:id="293" w:author="Quant Department - HO" w:date="2026-09-16T09:07:00Z" w16du:dateUtc="2026-09-16T02:07:00Z"/>
                <w:b/>
                <w:bCs/>
                <w:lang w:val="es-NI"/>
              </w:rPr>
            </w:pPr>
            <w:del w:id="294" w:author="Quant Department - HO" w:date="2026-09-16T09:07:00Z" w16du:dateUtc="2026-09-16T02:07:00Z">
              <w:r w:rsidRPr="00272D07" w:rsidDel="00ED1D57">
                <w:rPr>
                  <w:b/>
                  <w:bCs/>
                  <w:lang w:val="es-NI"/>
                </w:rPr>
                <w:delText xml:space="preserve">Mô hình cấu trúc kỳ hạn của lãi suất </w:delText>
              </w:r>
            </w:del>
          </w:p>
          <w:p w14:paraId="6325E9AB" w14:textId="7365A445" w:rsidR="006978AB" w:rsidRPr="00272D07" w:rsidDel="00ED1D57" w:rsidRDefault="006978AB" w:rsidP="00272D07">
            <w:pPr>
              <w:jc w:val="center"/>
              <w:rPr>
                <w:del w:id="295" w:author="Quant Department - HO" w:date="2026-09-16T09:07:00Z" w16du:dateUtc="2026-09-16T02:07:00Z"/>
                <w:b/>
                <w:bCs/>
                <w:lang w:val="es-NI"/>
              </w:rPr>
            </w:pPr>
            <w:del w:id="296" w:author="Quant Department - HO" w:date="2026-09-16T09:07:00Z" w16du:dateUtc="2026-09-16T02:07:00Z">
              <w:r w:rsidRPr="00272D07" w:rsidDel="00ED1D57">
                <w:rPr>
                  <w:b/>
                  <w:bCs/>
                  <w:lang w:val="es-NI"/>
                </w:rPr>
                <w:delText>(Hull – White, Ho – Lee)</w:delText>
              </w:r>
            </w:del>
          </w:p>
        </w:tc>
      </w:tr>
      <w:tr w:rsidR="004A2806" w:rsidDel="00ED1D57" w14:paraId="0CB48B8C" w14:textId="2E60EBD2" w:rsidTr="00E73809">
        <w:trPr>
          <w:del w:id="297" w:author="Quant Department - HO" w:date="2026-09-16T09:07:00Z"/>
        </w:trPr>
        <w:tc>
          <w:tcPr>
            <w:tcW w:w="1276" w:type="dxa"/>
            <w:vAlign w:val="top"/>
          </w:tcPr>
          <w:p w14:paraId="5B213295" w14:textId="76215A71" w:rsidR="006978AB" w:rsidRPr="00EC4A35" w:rsidDel="00ED1D57" w:rsidRDefault="006978AB" w:rsidP="00163F06">
            <w:pPr>
              <w:rPr>
                <w:del w:id="298" w:author="Quant Department - HO" w:date="2026-09-16T09:07:00Z" w16du:dateUtc="2026-09-16T02:07:00Z"/>
                <w:b/>
                <w:bCs/>
                <w:lang w:val="es-NI"/>
              </w:rPr>
            </w:pPr>
            <w:del w:id="299" w:author="Quant Department - HO" w:date="2026-09-16T09:07:00Z" w16du:dateUtc="2026-09-16T02:07:00Z">
              <w:r w:rsidRPr="00EC4A35" w:rsidDel="00ED1D57">
                <w:rPr>
                  <w:b/>
                  <w:bCs/>
                  <w:lang w:val="es-NI"/>
                </w:rPr>
                <w:delText>Phương pháp</w:delText>
              </w:r>
            </w:del>
          </w:p>
        </w:tc>
        <w:tc>
          <w:tcPr>
            <w:tcW w:w="3827" w:type="dxa"/>
            <w:vAlign w:val="top"/>
          </w:tcPr>
          <w:p w14:paraId="239E55F2" w14:textId="39D1C4B3" w:rsidR="006978AB" w:rsidDel="00ED1D57" w:rsidRDefault="006978AB" w:rsidP="00EC4A35">
            <w:pPr>
              <w:rPr>
                <w:del w:id="300" w:author="Quant Department - HO" w:date="2026-09-16T09:07:00Z" w16du:dateUtc="2026-09-16T02:07:00Z"/>
                <w:lang w:val="es-NI"/>
              </w:rPr>
            </w:pPr>
            <w:del w:id="301" w:author="Quant Department - HO" w:date="2026-09-16T09:07:00Z" w16du:dateUtc="2026-09-16T02:07:00Z">
              <w:r w:rsidDel="00ED1D57">
                <w:rPr>
                  <w:lang w:val="es-NI"/>
                </w:rPr>
                <w:delText xml:space="preserve">Ước lượng giá quyền chọn dựa trên giả định giá trái phiếu sau mỗi khoảng thời gian có thể đi theo một trong ba nhánh cây đến khi đáo hạn. Giá trị của quyền chọn được định giá bằng cách chiết khấu giá trị quyền chọn tại từng nhánh ở thời điểm đáo hạn về thời điểm tính toán dựa trên xác suất xảy ra của từng nhánh. </w:delText>
              </w:r>
            </w:del>
          </w:p>
        </w:tc>
        <w:tc>
          <w:tcPr>
            <w:tcW w:w="5386" w:type="dxa"/>
            <w:vAlign w:val="top"/>
          </w:tcPr>
          <w:p w14:paraId="0C53FA43" w14:textId="227CF21C" w:rsidR="006978AB" w:rsidDel="00ED1D57" w:rsidRDefault="006978AB" w:rsidP="00EC4A35">
            <w:pPr>
              <w:rPr>
                <w:del w:id="302" w:author="Quant Department - HO" w:date="2026-09-16T09:07:00Z" w16du:dateUtc="2026-09-16T02:07:00Z"/>
                <w:lang w:val="es-NI"/>
              </w:rPr>
            </w:pPr>
            <w:del w:id="303" w:author="Quant Department - HO" w:date="2026-09-16T09:07:00Z" w16du:dateUtc="2026-09-16T02:07:00Z">
              <w:r w:rsidDel="00ED1D57">
                <w:rPr>
                  <w:lang w:val="es-NI"/>
                </w:rPr>
                <w:delText>Định giá quyền chọn bằng cách mô hình hóa biến động lãi suất tức thời (short rate) đồng thời của LSCK và LSTC</w:delText>
              </w:r>
              <w:r w:rsidR="004A2806" w:rsidDel="00ED1D57">
                <w:rPr>
                  <w:lang w:val="es-NI"/>
                </w:rPr>
                <w:delText xml:space="preserve"> </w:delText>
              </w:r>
              <w:r w:rsidDel="00ED1D57">
                <w:rPr>
                  <w:lang w:val="es-NI"/>
                </w:rPr>
                <w:delText xml:space="preserve">với tương quan </w:delText>
              </w:r>
            </w:del>
            <m:oMath>
              <m:r>
                <w:del w:id="304" w:author="Quant Department - HO" w:date="2026-09-16T09:07:00Z" w16du:dateUtc="2026-09-16T02:07:00Z">
                  <m:rPr>
                    <m:sty m:val="p"/>
                  </m:rPr>
                  <w:rPr>
                    <w:rFonts w:ascii="Cambria Math" w:hAnsi="Cambria Math"/>
                    <w:lang w:val="es-NI"/>
                  </w:rPr>
                  <m:t>ρ</m:t>
                </w:del>
              </m:r>
            </m:oMath>
            <w:del w:id="305" w:author="Quant Department - HO" w:date="2026-09-16T09:07:00Z" w16du:dateUtc="2026-09-16T02:07:00Z">
              <w:r w:rsidDel="00ED1D57">
                <w:rPr>
                  <w:lang w:val="es-NI"/>
                </w:rPr>
                <w:delText xml:space="preserve"> do tài sản cơ sở (trái phiếu) là hàm phụ thuộc của lãi suất</w:delText>
              </w:r>
              <w:r w:rsidR="00EC4A35" w:rsidDel="00ED1D57">
                <w:rPr>
                  <w:lang w:val="es-NI"/>
                </w:rPr>
                <w:delText>.</w:delText>
              </w:r>
            </w:del>
          </w:p>
        </w:tc>
      </w:tr>
      <w:tr w:rsidR="000E19B8" w:rsidDel="00ED1D57" w14:paraId="70A0C4B2" w14:textId="7DBD9C25" w:rsidTr="00E73809">
        <w:trPr>
          <w:del w:id="306" w:author="Quant Department - HO" w:date="2026-09-16T09:07:00Z"/>
        </w:trPr>
        <w:tc>
          <w:tcPr>
            <w:tcW w:w="1276" w:type="dxa"/>
            <w:vAlign w:val="top"/>
          </w:tcPr>
          <w:p w14:paraId="738CF583" w14:textId="4BB66988" w:rsidR="006978AB" w:rsidRPr="00EC4A35" w:rsidDel="00ED1D57" w:rsidRDefault="006978AB" w:rsidP="00163F06">
            <w:pPr>
              <w:rPr>
                <w:del w:id="307" w:author="Quant Department - HO" w:date="2026-09-16T09:07:00Z" w16du:dateUtc="2026-09-16T02:07:00Z"/>
                <w:b/>
                <w:bCs/>
                <w:lang w:val="es-NI"/>
              </w:rPr>
            </w:pPr>
            <w:del w:id="308" w:author="Quant Department - HO" w:date="2026-09-16T09:07:00Z" w16du:dateUtc="2026-09-16T02:07:00Z">
              <w:r w:rsidRPr="00EC4A35" w:rsidDel="00ED1D57">
                <w:rPr>
                  <w:b/>
                  <w:bCs/>
                  <w:lang w:val="es-NI"/>
                </w:rPr>
                <w:delText>Giả định chính</w:delText>
              </w:r>
            </w:del>
          </w:p>
        </w:tc>
        <w:tc>
          <w:tcPr>
            <w:tcW w:w="3827" w:type="dxa"/>
            <w:vAlign w:val="top"/>
          </w:tcPr>
          <w:p w14:paraId="01B3A319" w14:textId="4799E8F2" w:rsidR="006978AB" w:rsidRPr="006978AB" w:rsidDel="00ED1D57" w:rsidRDefault="006978AB" w:rsidP="00EC4A35">
            <w:pPr>
              <w:rPr>
                <w:del w:id="309" w:author="Quant Department - HO" w:date="2026-09-16T09:07:00Z" w16du:dateUtc="2026-09-16T02:07:00Z"/>
                <w:lang w:val="es-NI"/>
              </w:rPr>
            </w:pPr>
            <w:del w:id="310" w:author="Quant Department - HO" w:date="2026-09-16T09:07:00Z" w16du:dateUtc="2026-09-16T02:07:00Z">
              <w:r w:rsidRPr="006978AB" w:rsidDel="00ED1D57">
                <w:rPr>
                  <w:lang w:val="es-NI"/>
                </w:rPr>
                <w:delText>Giá tài sản cơ sở có thể thay đổi theo một trong 3 nhánh</w:delText>
              </w:r>
              <w:r w:rsidDel="00ED1D57">
                <w:rPr>
                  <w:lang w:val="es-NI"/>
                </w:rPr>
                <w:delText>.</w:delText>
              </w:r>
            </w:del>
          </w:p>
        </w:tc>
        <w:tc>
          <w:tcPr>
            <w:tcW w:w="5386" w:type="dxa"/>
            <w:vAlign w:val="top"/>
          </w:tcPr>
          <w:p w14:paraId="638496F9" w14:textId="657CBF23" w:rsidR="006978AB" w:rsidRPr="004A2806" w:rsidDel="00ED1D57" w:rsidRDefault="006978AB" w:rsidP="00EC4A35">
            <w:pPr>
              <w:rPr>
                <w:del w:id="311" w:author="Quant Department - HO" w:date="2026-09-16T09:07:00Z" w16du:dateUtc="2026-09-16T02:07:00Z"/>
                <w:lang w:val="es-NI"/>
              </w:rPr>
            </w:pPr>
            <w:del w:id="312" w:author="Quant Department - HO" w:date="2026-09-16T09:07:00Z" w16du:dateUtc="2026-09-16T02:07:00Z">
              <w:r w:rsidRPr="004A2806" w:rsidDel="00ED1D57">
                <w:rPr>
                  <w:lang w:val="es-NI"/>
                </w:rPr>
                <w:delText>Lãi suất tức thời phân phối normal và có mean-reversion.</w:delText>
              </w:r>
            </w:del>
          </w:p>
        </w:tc>
      </w:tr>
      <w:tr w:rsidR="004A2806" w:rsidDel="00ED1D57" w14:paraId="452B3B36" w14:textId="1099BF4D" w:rsidTr="00E73809">
        <w:trPr>
          <w:del w:id="313" w:author="Quant Department - HO" w:date="2026-09-16T09:07:00Z"/>
        </w:trPr>
        <w:tc>
          <w:tcPr>
            <w:tcW w:w="1276" w:type="dxa"/>
            <w:vAlign w:val="top"/>
          </w:tcPr>
          <w:p w14:paraId="3B0268C4" w14:textId="322E85AA" w:rsidR="006978AB" w:rsidRPr="00EC4A35" w:rsidDel="00ED1D57" w:rsidRDefault="006978AB" w:rsidP="00163F06">
            <w:pPr>
              <w:rPr>
                <w:del w:id="314" w:author="Quant Department - HO" w:date="2026-09-16T09:07:00Z" w16du:dateUtc="2026-09-16T02:07:00Z"/>
                <w:b/>
                <w:bCs/>
                <w:lang w:val="es-NI"/>
              </w:rPr>
            </w:pPr>
            <w:del w:id="315" w:author="Quant Department - HO" w:date="2026-09-16T09:07:00Z" w16du:dateUtc="2026-09-16T02:07:00Z">
              <w:r w:rsidRPr="00EC4A35" w:rsidDel="00ED1D57">
                <w:rPr>
                  <w:b/>
                  <w:bCs/>
                  <w:lang w:val="es-NI"/>
                </w:rPr>
                <w:delText>Cách định giá quyền chọn</w:delText>
              </w:r>
            </w:del>
          </w:p>
        </w:tc>
        <w:tc>
          <w:tcPr>
            <w:tcW w:w="3827" w:type="dxa"/>
            <w:vAlign w:val="top"/>
          </w:tcPr>
          <w:p w14:paraId="6679F906" w14:textId="6A84BBD2" w:rsidR="006978AB" w:rsidDel="00ED1D57" w:rsidRDefault="006978AB" w:rsidP="00163F06">
            <w:pPr>
              <w:rPr>
                <w:del w:id="316" w:author="Quant Department - HO" w:date="2026-09-16T09:07:00Z" w16du:dateUtc="2026-09-16T02:07:00Z"/>
                <w:lang w:val="es-NI"/>
              </w:rPr>
            </w:pPr>
            <w:del w:id="317" w:author="Quant Department - HO" w:date="2026-09-16T09:07:00Z" w16du:dateUtc="2026-09-16T02:07:00Z">
              <w:r w:rsidRPr="005E1E2B" w:rsidDel="00ED1D57">
                <w:rPr>
                  <w:lang w:val="es-NI"/>
                </w:rPr>
                <w:delText>Từ gốc của cây (</w:delText>
              </w:r>
              <w:r w:rsidDel="00ED1D57">
                <w:rPr>
                  <w:lang w:val="es-NI"/>
                </w:rPr>
                <w:delText>thời điểm tính toán</w:delText>
              </w:r>
              <w:r w:rsidRPr="005E1E2B" w:rsidDel="00ED1D57">
                <w:rPr>
                  <w:lang w:val="es-NI"/>
                </w:rPr>
                <w:delText>)</w:delText>
              </w:r>
              <w:r w:rsidDel="00ED1D57">
                <w:rPr>
                  <w:lang w:val="es-NI"/>
                </w:rPr>
                <w:delText xml:space="preserve"> và các nút cây (node)</w:delText>
              </w:r>
              <w:r w:rsidRPr="005E1E2B" w:rsidDel="00ED1D57">
                <w:rPr>
                  <w:lang w:val="es-NI"/>
                </w:rPr>
                <w:delText>, cây chia ba nhánh các kịch bản</w:delText>
              </w:r>
              <w:r w:rsidDel="00ED1D57">
                <w:rPr>
                  <w:lang w:val="es-NI"/>
                </w:rPr>
                <w:delText xml:space="preserve"> </w:delText>
              </w:r>
              <w:r w:rsidRPr="005E1E2B" w:rsidDel="00ED1D57">
                <w:rPr>
                  <w:lang w:val="es-NI"/>
                </w:rPr>
                <w:delText>(</w:delText>
              </w:r>
              <w:r w:rsidDel="00ED1D57">
                <w:rPr>
                  <w:lang w:val="es-NI"/>
                </w:rPr>
                <w:delText xml:space="preserve">đi </w:delText>
              </w:r>
              <w:r w:rsidRPr="005E1E2B" w:rsidDel="00ED1D57">
                <w:rPr>
                  <w:lang w:val="es-NI"/>
                </w:rPr>
                <w:delText>lên, đi ngang, đi xuống) mà tại mỗi n</w:delText>
              </w:r>
              <w:r w:rsidDel="00ED1D57">
                <w:rPr>
                  <w:lang w:val="es-NI"/>
                </w:rPr>
                <w:delText>út</w:delText>
              </w:r>
              <w:r w:rsidRPr="005E1E2B" w:rsidDel="00ED1D57">
                <w:rPr>
                  <w:lang w:val="es-NI"/>
                </w:rPr>
                <w:delText xml:space="preserve"> đó ta có thể biết được giá </w:delText>
              </w:r>
            </w:del>
            <m:oMath>
              <m:r>
                <w:del w:id="318" w:author="Quant Department - HO" w:date="2026-09-16T09:07:00Z" w16du:dateUtc="2026-09-16T02:07:00Z">
                  <w:rPr>
                    <w:rFonts w:ascii="Cambria Math" w:hAnsi="Cambria Math"/>
                    <w:lang w:val="es-NI"/>
                  </w:rPr>
                  <m:t>F</m:t>
                </w:del>
              </m:r>
            </m:oMath>
            <w:del w:id="319" w:author="Quant Department - HO" w:date="2026-09-16T09:07:00Z" w16du:dateUtc="2026-09-16T02:07:00Z">
              <w:r w:rsidRPr="005E1E2B" w:rsidDel="00ED1D57">
                <w:rPr>
                  <w:lang w:val="es-NI"/>
                </w:rPr>
                <w:delText xml:space="preserve"> của trái phiếu. Tại các </w:delText>
              </w:r>
              <w:r w:rsidDel="00ED1D57">
                <w:rPr>
                  <w:lang w:val="es-NI"/>
                </w:rPr>
                <w:delText>nút</w:delText>
              </w:r>
              <w:r w:rsidRPr="005E1E2B" w:rsidDel="00ED1D57">
                <w:rPr>
                  <w:lang w:val="es-NI"/>
                </w:rPr>
                <w:delText xml:space="preserve"> cây ở thời điểm đáo hạn của quyền chọn, xác định payoff của quyền chọn. Từ đó, chiết khấu ngược payoff của từng </w:delText>
              </w:r>
              <w:r w:rsidDel="00ED1D57">
                <w:rPr>
                  <w:lang w:val="es-NI"/>
                </w:rPr>
                <w:delText>nút</w:delText>
              </w:r>
              <w:r w:rsidRPr="005E1E2B" w:rsidDel="00ED1D57">
                <w:rPr>
                  <w:lang w:val="es-NI"/>
                </w:rPr>
                <w:delText xml:space="preserve"> về gốc cây dựa trên </w:delText>
              </w:r>
              <w:r w:rsidDel="00ED1D57">
                <w:rPr>
                  <w:lang w:val="es-NI"/>
                </w:rPr>
                <w:delText>LSCK</w:delText>
              </w:r>
              <w:r w:rsidRPr="005E1E2B" w:rsidDel="00ED1D57">
                <w:rPr>
                  <w:lang w:val="es-NI"/>
                </w:rPr>
                <w:delText xml:space="preserve"> và xác suất xảy ra của từng </w:delText>
              </w:r>
              <w:r w:rsidDel="00ED1D57">
                <w:rPr>
                  <w:lang w:val="es-NI"/>
                </w:rPr>
                <w:delText>nút.</w:delText>
              </w:r>
            </w:del>
          </w:p>
        </w:tc>
        <w:tc>
          <w:tcPr>
            <w:tcW w:w="5386" w:type="dxa"/>
            <w:vAlign w:val="top"/>
          </w:tcPr>
          <w:p w14:paraId="251396A5" w14:textId="1E252DA0" w:rsidR="006978AB" w:rsidRPr="005E1E2B" w:rsidDel="00ED1D57" w:rsidRDefault="006978AB" w:rsidP="00163F06">
            <w:pPr>
              <w:tabs>
                <w:tab w:val="left" w:pos="360"/>
              </w:tabs>
              <w:spacing w:after="0"/>
              <w:rPr>
                <w:del w:id="320" w:author="Quant Department - HO" w:date="2026-09-16T09:07:00Z" w16du:dateUtc="2026-09-16T02:07:00Z"/>
                <w:lang w:val="es-NI"/>
              </w:rPr>
            </w:pPr>
            <w:del w:id="321" w:author="Quant Department - HO" w:date="2026-09-16T09:07:00Z" w16du:dateUtc="2026-09-16T02:07:00Z">
              <w:r w:rsidRPr="005E1E2B" w:rsidDel="00ED1D57">
                <w:rPr>
                  <w:lang w:val="es-NI"/>
                </w:rPr>
                <w:delText>Việc định giá quyền chọn có thể thực hiện bằng một trong hai phương pháp sau:</w:delText>
              </w:r>
            </w:del>
          </w:p>
          <w:p w14:paraId="5333F003" w14:textId="3CC72ED7" w:rsidR="006978AB" w:rsidDel="00ED1D57" w:rsidRDefault="006978AB">
            <w:pPr>
              <w:pStyle w:val="TLXDMHBullet1"/>
              <w:rPr>
                <w:del w:id="322" w:author="Quant Department - HO" w:date="2026-09-16T09:07:00Z" w16du:dateUtc="2026-09-16T02:07:00Z"/>
                <w:lang w:val="es-NI"/>
              </w:rPr>
            </w:pPr>
            <w:del w:id="323" w:author="Quant Department - HO" w:date="2026-09-16T09:07:00Z" w16du:dateUtc="2026-09-16T02:07:00Z">
              <w:r w:rsidRPr="005E1E2B" w:rsidDel="00ED1D57">
                <w:rPr>
                  <w:lang w:val="es-NI"/>
                </w:rPr>
                <w:delText xml:space="preserve">Phương pháp mô phỏng Monte Carlo: Mô phỏng ngẫu nhiên các kịch bản lãi suất có thể xảy ra trong tương lai dựa trên mô hình lãi suất được lựa chọn (Hull-White hay Ho-Lee). Tại từng kịch bản mô phỏng, xác định </w:delText>
              </w:r>
            </w:del>
            <m:oMath>
              <m:r>
                <w:del w:id="324" w:author="Quant Department - HO" w:date="2026-09-16T09:07:00Z" w16du:dateUtc="2026-09-16T02:07:00Z">
                  <m:rPr>
                    <m:sty m:val="p"/>
                  </m:rPr>
                  <w:rPr>
                    <w:rFonts w:ascii="Cambria Math" w:hAnsi="Cambria Math"/>
                    <w:lang w:val="es-NI"/>
                  </w:rPr>
                  <m:t>payoff</m:t>
                </w:del>
              </m:r>
            </m:oMath>
            <w:del w:id="325" w:author="Quant Department - HO" w:date="2026-09-16T09:07:00Z" w16du:dateUtc="2026-09-16T02:07:00Z">
              <w:r w:rsidRPr="005E1E2B" w:rsidDel="00ED1D57">
                <w:rPr>
                  <w:lang w:val="es-NI"/>
                </w:rPr>
                <w:delText xml:space="preserve"> của quyền chọn. Giá trị của quyền chọn được tính toán dựa trên </w:delText>
              </w:r>
            </w:del>
            <m:oMath>
              <m:r>
                <w:del w:id="326" w:author="Quant Department - HO" w:date="2026-09-16T09:07:00Z" w16du:dateUtc="2026-09-16T02:07:00Z">
                  <m:rPr>
                    <m:sty m:val="p"/>
                  </m:rPr>
                  <w:rPr>
                    <w:rFonts w:ascii="Cambria Math" w:hAnsi="Cambria Math"/>
                    <w:lang w:val="es-NI"/>
                  </w:rPr>
                  <m:t>payoff</m:t>
                </w:del>
              </m:r>
            </m:oMath>
            <w:del w:id="327" w:author="Quant Department - HO" w:date="2026-09-16T09:07:00Z" w16du:dateUtc="2026-09-16T02:07:00Z">
              <w:r w:rsidRPr="005E1E2B" w:rsidDel="00ED1D57">
                <w:rPr>
                  <w:lang w:val="es-NI"/>
                </w:rPr>
                <w:delText xml:space="preserve"> tại các kịch bản mô phỏng khác nhau.</w:delText>
              </w:r>
            </w:del>
          </w:p>
          <w:p w14:paraId="70534281" w14:textId="5BACD5FA" w:rsidR="006978AB" w:rsidRPr="00163F06" w:rsidDel="00ED1D57" w:rsidRDefault="006978AB" w:rsidP="004A2806">
            <w:pPr>
              <w:pStyle w:val="TLXDMHBullet1"/>
              <w:rPr>
                <w:del w:id="328" w:author="Quant Department - HO" w:date="2026-09-16T09:07:00Z" w16du:dateUtc="2026-09-16T02:07:00Z"/>
                <w:lang w:val="es-NI"/>
              </w:rPr>
            </w:pPr>
            <w:del w:id="329" w:author="Quant Department - HO" w:date="2026-09-16T09:07:00Z" w16du:dateUtc="2026-09-16T02:07:00Z">
              <w:r w:rsidRPr="00163F06" w:rsidDel="00ED1D57">
                <w:rPr>
                  <w:lang w:val="es-NI"/>
                </w:rPr>
                <w:delText>Dùng phương pháp sai phân hữu hạn (FDM) để giải phương trình sai phân riêng (PDE) mô tả giá trị quyền chọn theo thời gian và lãi suất</w:delText>
              </w:r>
              <w:r w:rsidDel="00ED1D57">
                <w:rPr>
                  <w:lang w:val="es-NI"/>
                </w:rPr>
                <w:delText>.</w:delText>
              </w:r>
            </w:del>
          </w:p>
        </w:tc>
      </w:tr>
      <w:tr w:rsidR="000E19B8" w:rsidDel="00ED1D57" w14:paraId="1763830E" w14:textId="47036A48" w:rsidTr="00E73809">
        <w:trPr>
          <w:del w:id="330" w:author="Quant Department - HO" w:date="2026-09-16T09:07:00Z"/>
        </w:trPr>
        <w:tc>
          <w:tcPr>
            <w:tcW w:w="1276" w:type="dxa"/>
            <w:vAlign w:val="top"/>
          </w:tcPr>
          <w:p w14:paraId="1309B8EA" w14:textId="4A31826D" w:rsidR="006978AB" w:rsidRPr="00EC4A35" w:rsidDel="00ED1D57" w:rsidRDefault="006978AB" w:rsidP="00E73809">
            <w:pPr>
              <w:rPr>
                <w:del w:id="331" w:author="Quant Department - HO" w:date="2026-09-16T09:07:00Z" w16du:dateUtc="2026-09-16T02:07:00Z"/>
                <w:b/>
                <w:bCs/>
                <w:lang w:val="es-NI"/>
              </w:rPr>
            </w:pPr>
            <w:del w:id="332" w:author="Quant Department - HO" w:date="2026-09-16T09:07:00Z" w16du:dateUtc="2026-09-16T02:07:00Z">
              <w:r w:rsidRPr="00EC4A35" w:rsidDel="00ED1D57">
                <w:rPr>
                  <w:b/>
                  <w:bCs/>
                  <w:lang w:val="es-NI"/>
                </w:rPr>
                <w:delText>Điểm hạn chế</w:delText>
              </w:r>
            </w:del>
          </w:p>
        </w:tc>
        <w:tc>
          <w:tcPr>
            <w:tcW w:w="3827" w:type="dxa"/>
            <w:vAlign w:val="top"/>
          </w:tcPr>
          <w:p w14:paraId="7707ADCA" w14:textId="0B48D0A7" w:rsidR="006978AB" w:rsidDel="00ED1D57" w:rsidRDefault="006978AB" w:rsidP="00E73809">
            <w:pPr>
              <w:rPr>
                <w:del w:id="333" w:author="Quant Department - HO" w:date="2026-09-16T09:07:00Z" w16du:dateUtc="2026-09-16T02:07:00Z"/>
                <w:lang w:val="es-NI"/>
              </w:rPr>
            </w:pPr>
            <w:del w:id="334" w:author="Quant Department - HO" w:date="2026-09-16T09:07:00Z" w16du:dateUtc="2026-09-16T02:07:00Z">
              <w:r w:rsidDel="00ED1D57">
                <w:rPr>
                  <w:lang w:val="es-NI"/>
                </w:rPr>
                <w:delText>Giới hạn ở mô hình một nhân tố, chưa bao gồm được giá trị quyền chọn sàn lãi suất trong trường hợp trái phiếu coupon thả nổi có bao hàm điều khoản sàn lãi suất.</w:delText>
              </w:r>
            </w:del>
          </w:p>
        </w:tc>
        <w:tc>
          <w:tcPr>
            <w:tcW w:w="5386" w:type="dxa"/>
            <w:vAlign w:val="top"/>
          </w:tcPr>
          <w:p w14:paraId="29299D67" w14:textId="270E7C60" w:rsidR="00C57CC1" w:rsidDel="00ED1D57" w:rsidRDefault="000660AA" w:rsidP="00E73809">
            <w:pPr>
              <w:pStyle w:val="TLXDMHBullet1"/>
              <w:rPr>
                <w:del w:id="335" w:author="Quant Department - HO" w:date="2026-09-16T09:07:00Z" w16du:dateUtc="2026-09-16T02:07:00Z"/>
                <w:lang w:val="es-NI"/>
              </w:rPr>
            </w:pPr>
            <w:del w:id="336" w:author="Quant Department - HO" w:date="2026-09-16T09:07:00Z" w16du:dateUtc="2026-09-16T02:07:00Z">
              <w:r w:rsidDel="00ED1D57">
                <w:rPr>
                  <w:lang w:val="es-NI"/>
                </w:rPr>
                <w:delText>Quyền chọn được</w:delText>
              </w:r>
              <w:r w:rsidR="007A4045" w:rsidDel="00ED1D57">
                <w:rPr>
                  <w:lang w:val="es-NI"/>
                </w:rPr>
                <w:delText xml:space="preserve"> định giá thông qua nhiều lượt chạy độc lập, chưa tích hợp đồng thời quyền chọn call và put trong cùng một lần định giá</w:delText>
              </w:r>
              <w:r w:rsidR="0083799E" w:rsidDel="00ED1D57">
                <w:rPr>
                  <w:lang w:val="es-NI"/>
                </w:rPr>
                <w:delText>;</w:delText>
              </w:r>
            </w:del>
          </w:p>
          <w:p w14:paraId="7CA314D7" w14:textId="665431B2" w:rsidR="006978AB" w:rsidDel="00ED1D57" w:rsidRDefault="006978AB" w:rsidP="004A2806">
            <w:pPr>
              <w:pStyle w:val="TLXDMHBullet1"/>
              <w:rPr>
                <w:del w:id="337" w:author="Quant Department - HO" w:date="2026-09-16T09:07:00Z" w16du:dateUtc="2026-09-16T02:07:00Z"/>
                <w:lang w:val="es-NI"/>
              </w:rPr>
            </w:pPr>
            <w:del w:id="338" w:author="Quant Department - HO" w:date="2026-09-04T08:36:00Z" w16du:dateUtc="2026-09-04T01:36:00Z">
              <w:r w:rsidDel="002A4050">
                <w:rPr>
                  <w:lang w:val="es-NI"/>
                </w:rPr>
                <w:delText>Chưa trình bày rõ cơ chế xử lý quá trình thực hiện quyền chọn trong trường hợp quyền chọn được thực hiện theo kiểu American và Bermudan</w:delText>
              </w:r>
            </w:del>
            <w:del w:id="339" w:author="Quant Department - HO" w:date="2026-09-16T09:07:00Z" w16du:dateUtc="2026-09-16T02:07:00Z">
              <w:r w:rsidR="00D453B2" w:rsidDel="00ED1D57">
                <w:rPr>
                  <w:lang w:val="es-NI"/>
                </w:rPr>
                <w:delText>.</w:delText>
              </w:r>
            </w:del>
          </w:p>
        </w:tc>
      </w:tr>
      <w:tr w:rsidR="006978AB" w:rsidDel="00ED1D57" w14:paraId="1344AB38" w14:textId="52006E7E">
        <w:trPr>
          <w:del w:id="340" w:author="Quant Department - HO" w:date="2026-09-16T09:07:00Z"/>
        </w:trPr>
        <w:tc>
          <w:tcPr>
            <w:tcW w:w="1276" w:type="dxa"/>
            <w:vAlign w:val="top"/>
          </w:tcPr>
          <w:p w14:paraId="21D36AAC" w14:textId="7AC10317" w:rsidR="006978AB" w:rsidRPr="00EC4A35" w:rsidDel="00ED1D57" w:rsidRDefault="006978AB" w:rsidP="00E73809">
            <w:pPr>
              <w:rPr>
                <w:del w:id="341" w:author="Quant Department - HO" w:date="2026-09-16T09:07:00Z" w16du:dateUtc="2026-09-16T02:07:00Z"/>
                <w:b/>
                <w:bCs/>
                <w:lang w:val="es-NI"/>
              </w:rPr>
            </w:pPr>
            <w:del w:id="342" w:author="Quant Department - HO" w:date="2026-09-16T09:07:00Z" w16du:dateUtc="2026-09-16T02:07:00Z">
              <w:r w:rsidRPr="00EC4A35" w:rsidDel="00ED1D57">
                <w:rPr>
                  <w:b/>
                  <w:bCs/>
                  <w:lang w:val="es-NI"/>
                </w:rPr>
                <w:delText>Phương án được lựa chọn</w:delText>
              </w:r>
            </w:del>
          </w:p>
        </w:tc>
        <w:tc>
          <w:tcPr>
            <w:tcW w:w="9213" w:type="dxa"/>
            <w:gridSpan w:val="2"/>
            <w:vAlign w:val="top"/>
          </w:tcPr>
          <w:p w14:paraId="69985012" w14:textId="29C3A793" w:rsidR="006978AB" w:rsidDel="00ED1D57" w:rsidRDefault="006978AB" w:rsidP="00E73809">
            <w:pPr>
              <w:rPr>
                <w:del w:id="343" w:author="Quant Department - HO" w:date="2026-09-16T09:07:00Z" w16du:dateUtc="2026-09-16T02:07:00Z"/>
                <w:lang w:val="es-NI"/>
              </w:rPr>
            </w:pPr>
            <w:del w:id="344" w:author="Quant Department - HO" w:date="2026-09-16T09:07:00Z" w16du:dateUtc="2026-09-16T02:07:00Z">
              <w:r w:rsidDel="00ED1D57">
                <w:rPr>
                  <w:lang w:val="es-NI"/>
                </w:rPr>
                <w:delText xml:space="preserve">Xây dựng mô hình cây lãi suất dạng ba chiều được kết hợp từ cây tam thức của 2 nhân tố LSTC và LSCK có tương quan </w:delText>
              </w:r>
            </w:del>
            <m:oMath>
              <m:r>
                <w:del w:id="345" w:author="Quant Department - HO" w:date="2026-09-16T09:07:00Z" w16du:dateUtc="2026-09-16T02:07:00Z">
                  <w:rPr>
                    <w:rFonts w:ascii="Cambria Math" w:hAnsi="Cambria Math"/>
                    <w:lang w:val="es-NI"/>
                  </w:rPr>
                  <m:t>ρ</m:t>
                </w:del>
              </m:r>
            </m:oMath>
            <w:del w:id="346" w:author="Quant Department - HO" w:date="2026-09-16T09:07:00Z" w16du:dateUtc="2026-09-16T02:07:00Z">
              <w:r w:rsidDel="00ED1D57">
                <w:rPr>
                  <w:rFonts w:eastAsiaTheme="minorEastAsia"/>
                  <w:lang w:val="es-NI"/>
                </w:rPr>
                <w:delText>. Trong đó, giá trái phiếu tại từng nút của cây lãi suất ba chiều đã được tích hợp logic xác định quyền chọn call/put và cơ chế coupon thả nổi có sàn lãi suất nhằm khắc phục điểm hạn chế của cả 2 mô hình kể trên.</w:delText>
              </w:r>
            </w:del>
          </w:p>
        </w:tc>
      </w:tr>
    </w:tbl>
    <w:p w14:paraId="05539D61" w14:textId="13BA93C7" w:rsidR="00716D06" w:rsidRDefault="004A64BE" w:rsidP="00AF1087">
      <w:pPr>
        <w:pStyle w:val="TLXDMHHeading20"/>
      </w:pPr>
      <w:bookmarkStart w:id="347" w:name="_Toc236061212"/>
      <w:r>
        <w:t>Mô tả phương pháp mô hình hóa được lựa chọn</w:t>
      </w:r>
      <w:bookmarkEnd w:id="347"/>
    </w:p>
    <w:p w14:paraId="13341198" w14:textId="5FDD6D38" w:rsidR="00AF4728" w:rsidRDefault="005D6745" w:rsidP="005935DA">
      <w:pPr>
        <w:pStyle w:val="TLXDMHHeading30"/>
        <w:rPr>
          <w:lang w:val="es-NI"/>
        </w:rPr>
      </w:pPr>
      <w:r>
        <w:rPr>
          <w:lang w:val="es-NI"/>
        </w:rPr>
        <w:t>Phươn</w:t>
      </w:r>
      <w:r w:rsidR="00D45F49">
        <w:rPr>
          <w:lang w:val="es-NI"/>
        </w:rPr>
        <w:t>g</w:t>
      </w:r>
      <w:r w:rsidR="0088673D">
        <w:rPr>
          <w:lang w:val="es-NI"/>
        </w:rPr>
        <w:t xml:space="preserve"> pháp</w:t>
      </w:r>
      <w:r w:rsidR="006A48D3">
        <w:rPr>
          <w:lang w:val="es-NI"/>
        </w:rPr>
        <w:t xml:space="preserve"> định giá quyền chọn</w:t>
      </w:r>
      <w:r w:rsidR="0088673D">
        <w:rPr>
          <w:lang w:val="es-NI"/>
        </w:rPr>
        <w:t xml:space="preserve"> </w:t>
      </w:r>
      <w:del w:id="348" w:author="Quant Department - HO" w:date="2026-09-16T09:06:00Z" w16du:dateUtc="2026-09-16T02:06:00Z">
        <w:r w:rsidR="0088673D" w:rsidDel="00ED1D57">
          <w:rPr>
            <w:lang w:val="es-NI"/>
          </w:rPr>
          <w:delText>nhúng</w:delText>
        </w:r>
      </w:del>
      <w:ins w:id="349" w:author="Quant Department - HO" w:date="2026-09-16T09:06:00Z" w16du:dateUtc="2026-09-16T02:06:00Z">
        <w:r w:rsidR="00ED1D57">
          <w:rPr>
            <w:lang w:val="es-NI"/>
          </w:rPr>
          <w:t>đính kèm</w:t>
        </w:r>
      </w:ins>
      <w:r w:rsidR="006A48D3">
        <w:rPr>
          <w:lang w:val="es-NI"/>
        </w:rPr>
        <w:t xml:space="preserve"> </w:t>
      </w:r>
      <w:r w:rsidR="00AF4728">
        <w:rPr>
          <w:lang w:val="es-NI"/>
        </w:rPr>
        <w:t xml:space="preserve">bằng cây </w:t>
      </w:r>
      <w:r w:rsidR="004B4F67">
        <w:rPr>
          <w:lang w:val="es-NI"/>
        </w:rPr>
        <w:t>lãi suất</w:t>
      </w:r>
      <w:r w:rsidR="00AF4728">
        <w:rPr>
          <w:lang w:val="es-NI"/>
        </w:rPr>
        <w:t xml:space="preserve"> </w:t>
      </w:r>
      <w:r w:rsidR="00AF4728" w:rsidDel="000E19B8">
        <w:rPr>
          <w:lang w:val="es-NI"/>
        </w:rPr>
        <w:t>ba chiều</w:t>
      </w:r>
    </w:p>
    <w:tbl>
      <w:tblPr>
        <w:tblStyle w:val="TLXDMHTable0"/>
        <w:tblW w:w="0" w:type="auto"/>
        <w:tblLayout w:type="fixed"/>
        <w:tblLook w:val="04A0" w:firstRow="1" w:lastRow="0" w:firstColumn="1" w:lastColumn="0" w:noHBand="0" w:noVBand="1"/>
        <w:tblPrChange w:id="350" w:author="Quant Department - HO" w:date="2026-08-28T15:18:00Z" w16du:dateUtc="2026-08-28T08:18:00Z">
          <w:tblPr>
            <w:tblStyle w:val="TLXDMHTable0"/>
            <w:tblW w:w="0" w:type="auto"/>
            <w:tblLook w:val="04A0" w:firstRow="1" w:lastRow="0" w:firstColumn="1" w:lastColumn="0" w:noHBand="0" w:noVBand="1"/>
          </w:tblPr>
        </w:tblPrChange>
      </w:tblPr>
      <w:tblGrid>
        <w:gridCol w:w="1126"/>
        <w:gridCol w:w="9363"/>
        <w:tblGridChange w:id="351">
          <w:tblGrid>
            <w:gridCol w:w="1126"/>
            <w:gridCol w:w="9363"/>
          </w:tblGrid>
        </w:tblGridChange>
      </w:tblGrid>
      <w:tr w:rsidR="00957187" w14:paraId="06A219D5" w14:textId="77777777" w:rsidTr="0008007D">
        <w:trPr>
          <w:tblHeader/>
          <w:trPrChange w:id="352" w:author="Quant Department - HO" w:date="2026-08-28T15:18:00Z" w16du:dateUtc="2026-08-28T08:18:00Z">
            <w:trPr>
              <w:tblHeader/>
            </w:trPr>
          </w:trPrChange>
        </w:trPr>
        <w:tc>
          <w:tcPr>
            <w:tcW w:w="1126" w:type="dxa"/>
            <w:tcPrChange w:id="353" w:author="Quant Department - HO" w:date="2026-08-28T15:18:00Z" w16du:dateUtc="2026-08-28T08:18:00Z">
              <w:tcPr>
                <w:tcW w:w="1126" w:type="dxa"/>
              </w:tcPr>
            </w:tcPrChange>
          </w:tcPr>
          <w:p w14:paraId="6F44AB2E" w14:textId="630AD1DB" w:rsidR="00957187" w:rsidRPr="00973346" w:rsidRDefault="00957187" w:rsidP="00AF4728">
            <w:pPr>
              <w:rPr>
                <w:b/>
                <w:bCs/>
                <w:lang w:val="es-NI"/>
              </w:rPr>
            </w:pPr>
            <w:r w:rsidRPr="00973346">
              <w:rPr>
                <w:b/>
                <w:bCs/>
                <w:lang w:val="es-NI"/>
              </w:rPr>
              <w:t>Bước</w:t>
            </w:r>
          </w:p>
        </w:tc>
        <w:tc>
          <w:tcPr>
            <w:tcW w:w="9363" w:type="dxa"/>
            <w:tcPrChange w:id="354" w:author="Quant Department - HO" w:date="2026-08-28T15:18:00Z" w16du:dateUtc="2026-08-28T08:18:00Z">
              <w:tcPr>
                <w:tcW w:w="9363" w:type="dxa"/>
              </w:tcPr>
            </w:tcPrChange>
          </w:tcPr>
          <w:p w14:paraId="3867F155" w14:textId="0BDFB507" w:rsidR="00957187" w:rsidRPr="00973346" w:rsidRDefault="00957187" w:rsidP="00AF4728">
            <w:pPr>
              <w:rPr>
                <w:b/>
                <w:bCs/>
                <w:lang w:val="es-NI"/>
              </w:rPr>
            </w:pPr>
            <w:r w:rsidRPr="00973346">
              <w:rPr>
                <w:b/>
                <w:bCs/>
                <w:lang w:val="es-NI"/>
              </w:rPr>
              <w:t>Mô tả</w:t>
            </w:r>
          </w:p>
        </w:tc>
      </w:tr>
      <w:tr w:rsidR="00BC227B" w14:paraId="6955A8D8" w14:textId="77777777" w:rsidTr="0008007D">
        <w:tc>
          <w:tcPr>
            <w:tcW w:w="1126" w:type="dxa"/>
            <w:vAlign w:val="top"/>
            <w:tcPrChange w:id="355" w:author="Quant Department - HO" w:date="2026-08-28T15:18:00Z" w16du:dateUtc="2026-08-28T08:18:00Z">
              <w:tcPr>
                <w:tcW w:w="1126" w:type="dxa"/>
                <w:vAlign w:val="top"/>
              </w:tcPr>
            </w:tcPrChange>
          </w:tcPr>
          <w:p w14:paraId="341A9FAD" w14:textId="67715A6B" w:rsidR="00BC227B" w:rsidRPr="00A81DE2" w:rsidRDefault="00A81DE2" w:rsidP="009C38EF">
            <w:pPr>
              <w:jc w:val="left"/>
              <w:rPr>
                <w:lang w:val="es-NI"/>
              </w:rPr>
            </w:pPr>
            <w:r>
              <w:rPr>
                <w:lang w:val="es-NI"/>
              </w:rPr>
              <w:t>(1) Mô phỏng đường cong lãi suất</w:t>
            </w:r>
          </w:p>
        </w:tc>
        <w:tc>
          <w:tcPr>
            <w:tcW w:w="9363" w:type="dxa"/>
            <w:tcPrChange w:id="356" w:author="Quant Department - HO" w:date="2026-08-28T15:18:00Z" w16du:dateUtc="2026-08-28T08:18:00Z">
              <w:tcPr>
                <w:tcW w:w="9363" w:type="dxa"/>
              </w:tcPr>
            </w:tcPrChange>
          </w:tcPr>
          <w:p w14:paraId="7A082D4C" w14:textId="275AB500" w:rsidR="00BC227B" w:rsidRDefault="009C38EF" w:rsidP="00A81DE2">
            <w:pPr>
              <w:jc w:val="left"/>
              <w:rPr>
                <w:rFonts w:eastAsiaTheme="minorEastAsia"/>
                <w:lang w:val="es-NI"/>
              </w:rPr>
            </w:pPr>
            <w:r>
              <w:rPr>
                <w:lang w:val="es-NI"/>
              </w:rPr>
              <w:t xml:space="preserve">Lãi suất kép liên tục không coupon tại thời điểm </w:t>
            </w:r>
            <m:oMath>
              <m:r>
                <w:rPr>
                  <w:rFonts w:ascii="Cambria Math" w:hAnsi="Cambria Math"/>
                  <w:lang w:val="es-NI"/>
                </w:rPr>
                <m:t>t</m:t>
              </m:r>
            </m:oMath>
            <w:r>
              <w:rPr>
                <w:rFonts w:eastAsiaTheme="minorEastAsia"/>
                <w:lang w:val="es-NI"/>
              </w:rPr>
              <w:t xml:space="preserve"> của kỳ hạn </w:t>
            </w:r>
            <m:oMath>
              <m:r>
                <w:rPr>
                  <w:rFonts w:ascii="Cambria Math" w:eastAsiaTheme="minorEastAsia" w:hAnsi="Cambria Math"/>
                  <w:lang w:val="es-NI"/>
                </w:rPr>
                <m:t>τ=T-t</m:t>
              </m:r>
            </m:oMath>
            <w:r>
              <w:rPr>
                <w:rFonts w:eastAsiaTheme="minorEastAsia"/>
                <w:lang w:val="es-NI"/>
              </w:rPr>
              <w:t xml:space="preserve"> được </w:t>
            </w:r>
            <w:r w:rsidR="00E71E81">
              <w:rPr>
                <w:rFonts w:eastAsiaTheme="minorEastAsia"/>
                <w:lang w:val="es-NI"/>
              </w:rPr>
              <w:t xml:space="preserve">mô phỏng bằng mô hình Hul – White </w:t>
            </w:r>
            <w:r>
              <w:rPr>
                <w:rFonts w:eastAsiaTheme="minorEastAsia"/>
                <w:lang w:val="es-NI"/>
              </w:rPr>
              <w:t>như sau:</w:t>
            </w:r>
          </w:p>
          <w:p w14:paraId="6A36580A" w14:textId="77777777" w:rsidR="009C38EF" w:rsidRPr="009D143B" w:rsidRDefault="00000000" w:rsidP="009C38EF">
            <w:pPr>
              <w:rPr>
                <w:rFonts w:eastAsiaTheme="minorEastAsia"/>
                <w:lang w:val="es-NI"/>
              </w:rPr>
            </w:pPr>
            <m:oMathPara>
              <m:oMath>
                <m:sSub>
                  <m:sSubPr>
                    <m:ctrlPr>
                      <w:rPr>
                        <w:rFonts w:ascii="Cambria Math" w:eastAsiaTheme="minorEastAsia" w:hAnsi="Cambria Math"/>
                        <w:i/>
                        <w:lang w:val="es-NI"/>
                      </w:rPr>
                    </m:ctrlPr>
                  </m:sSubPr>
                  <m:e>
                    <m:r>
                      <w:rPr>
                        <w:rFonts w:ascii="Cambria Math" w:eastAsiaTheme="minorEastAsia" w:hAnsi="Cambria Math"/>
                        <w:lang w:val="es-NI"/>
                      </w:rPr>
                      <m:t>R</m:t>
                    </m:r>
                  </m:e>
                  <m:sub>
                    <m:r>
                      <w:rPr>
                        <w:rFonts w:ascii="Cambria Math" w:eastAsiaTheme="minorEastAsia" w:hAnsi="Cambria Math"/>
                        <w:lang w:val="es-NI"/>
                      </w:rPr>
                      <m:t>κ</m:t>
                    </m:r>
                  </m:sub>
                </m:sSub>
                <m:d>
                  <m:dPr>
                    <m:ctrlPr>
                      <w:rPr>
                        <w:rFonts w:ascii="Cambria Math" w:eastAsiaTheme="minorEastAsia" w:hAnsi="Cambria Math"/>
                        <w:i/>
                        <w:lang w:val="es-NI"/>
                      </w:rPr>
                    </m:ctrlPr>
                  </m:dPr>
                  <m:e>
                    <m:r>
                      <w:rPr>
                        <w:rFonts w:ascii="Cambria Math" w:eastAsiaTheme="minorEastAsia" w:hAnsi="Cambria Math"/>
                        <w:lang w:val="es-NI"/>
                      </w:rPr>
                      <m:t>t, T|z(t)</m:t>
                    </m:r>
                  </m:e>
                </m:d>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c</m:t>
                    </m:r>
                  </m:e>
                  <m:sub>
                    <m:r>
                      <w:rPr>
                        <w:rFonts w:ascii="Cambria Math" w:eastAsiaTheme="minorEastAsia" w:hAnsi="Cambria Math"/>
                        <w:lang w:val="es-NI"/>
                      </w:rPr>
                      <m:t>κ</m:t>
                    </m:r>
                  </m:sub>
                </m:sSub>
                <m:r>
                  <w:rPr>
                    <w:rFonts w:ascii="Cambria Math" w:eastAsiaTheme="minorEastAsia" w:hAnsi="Cambria Math"/>
                    <w:lang w:val="es-NI"/>
                  </w:rPr>
                  <m:t>(t, T)+</m:t>
                </m:r>
                <m:f>
                  <m:fPr>
                    <m:ctrlPr>
                      <w:rPr>
                        <w:rFonts w:ascii="Cambria Math" w:eastAsiaTheme="minorEastAsia" w:hAnsi="Cambria Math"/>
                        <w:i/>
                        <w:lang w:val="es-NI"/>
                      </w:rPr>
                    </m:ctrlPr>
                  </m:fPr>
                  <m:num>
                    <m:sSub>
                      <m:sSubPr>
                        <m:ctrlPr>
                          <w:rPr>
                            <w:rFonts w:ascii="Cambria Math" w:eastAsiaTheme="minorEastAsia" w:hAnsi="Cambria Math"/>
                            <w:i/>
                            <w:lang w:val="es-NI"/>
                          </w:rPr>
                        </m:ctrlPr>
                      </m:sSubPr>
                      <m:e>
                        <m:r>
                          <w:rPr>
                            <w:rFonts w:ascii="Cambria Math" w:eastAsiaTheme="minorEastAsia" w:hAnsi="Cambria Math"/>
                            <w:lang w:val="es-NI"/>
                          </w:rPr>
                          <m:t>B</m:t>
                        </m:r>
                      </m:e>
                      <m:sub>
                        <m:r>
                          <w:rPr>
                            <w:rFonts w:ascii="Cambria Math" w:eastAsiaTheme="minorEastAsia" w:hAnsi="Cambria Math"/>
                            <w:lang w:val="es-NI"/>
                          </w:rPr>
                          <m:t>κ</m:t>
                        </m:r>
                      </m:sub>
                    </m:sSub>
                    <m:d>
                      <m:dPr>
                        <m:ctrlPr>
                          <w:rPr>
                            <w:rFonts w:ascii="Cambria Math" w:eastAsiaTheme="minorEastAsia" w:hAnsi="Cambria Math"/>
                            <w:i/>
                            <w:lang w:val="es-NI"/>
                          </w:rPr>
                        </m:ctrlPr>
                      </m:dPr>
                      <m:e>
                        <m:r>
                          <w:rPr>
                            <w:rFonts w:ascii="Cambria Math" w:eastAsiaTheme="minorEastAsia" w:hAnsi="Cambria Math"/>
                            <w:lang w:val="es-NI"/>
                          </w:rPr>
                          <m:t>τ</m:t>
                        </m:r>
                      </m:e>
                    </m:d>
                  </m:num>
                  <m:den>
                    <m:r>
                      <w:rPr>
                        <w:rFonts w:ascii="Cambria Math" w:eastAsiaTheme="minorEastAsia" w:hAnsi="Cambria Math"/>
                        <w:lang w:val="es-NI"/>
                      </w:rPr>
                      <m:t>τ</m:t>
                    </m:r>
                  </m:den>
                </m:f>
                <m:r>
                  <w:rPr>
                    <w:rFonts w:ascii="Cambria Math" w:eastAsiaTheme="minorEastAsia" w:hAnsi="Cambria Math"/>
                    <w:lang w:val="es-NI"/>
                  </w:rPr>
                  <m:t>∙z(t)</m:t>
                </m:r>
              </m:oMath>
            </m:oMathPara>
          </w:p>
          <w:p w14:paraId="41DC7404" w14:textId="77777777" w:rsidR="009C38EF" w:rsidRDefault="009C38EF" w:rsidP="009C38EF">
            <w:pPr>
              <w:rPr>
                <w:rFonts w:eastAsiaTheme="minorEastAsia"/>
                <w:lang w:val="es-NI"/>
              </w:rPr>
            </w:pPr>
            <w:r>
              <w:rPr>
                <w:lang w:val="es-NI"/>
              </w:rPr>
              <w:t>với:</w:t>
            </w:r>
            <w:r w:rsidRPr="00813CA1">
              <w:rPr>
                <w:rFonts w:ascii="Cambria Math" w:eastAsiaTheme="minorEastAsia" w:hAnsi="Cambria Math"/>
                <w:i/>
                <w:lang w:val="es-NI"/>
              </w:rPr>
              <w:br/>
            </w:r>
            <m:oMathPara>
              <m:oMath>
                <m:sSub>
                  <m:sSubPr>
                    <m:ctrlPr>
                      <w:rPr>
                        <w:rFonts w:ascii="Cambria Math" w:eastAsiaTheme="minorEastAsia" w:hAnsi="Cambria Math"/>
                        <w:i/>
                        <w:lang w:val="es-NI"/>
                      </w:rPr>
                    </m:ctrlPr>
                  </m:sSubPr>
                  <m:e>
                    <m:r>
                      <w:rPr>
                        <w:rFonts w:ascii="Cambria Math" w:eastAsiaTheme="minorEastAsia" w:hAnsi="Cambria Math"/>
                        <w:lang w:val="es-NI"/>
                      </w:rPr>
                      <m:t>c</m:t>
                    </m:r>
                  </m:e>
                  <m:sub>
                    <m:r>
                      <w:rPr>
                        <w:rFonts w:ascii="Cambria Math" w:eastAsiaTheme="minorEastAsia" w:hAnsi="Cambria Math"/>
                        <w:lang w:val="es-NI"/>
                      </w:rPr>
                      <m:t>κ</m:t>
                    </m:r>
                  </m:sub>
                </m:sSub>
                <m:r>
                  <w:rPr>
                    <w:rFonts w:ascii="Cambria Math" w:eastAsiaTheme="minorEastAsia" w:hAnsi="Cambria Math"/>
                    <w:lang w:val="es-NI"/>
                  </w:rPr>
                  <m:t>(t, T)=-</m:t>
                </m:r>
                <m:f>
                  <m:fPr>
                    <m:ctrlPr>
                      <w:rPr>
                        <w:rFonts w:ascii="Cambria Math" w:eastAsiaTheme="minorEastAsia" w:hAnsi="Cambria Math"/>
                        <w:i/>
                        <w:lang w:val="es-NI"/>
                      </w:rPr>
                    </m:ctrlPr>
                  </m:fPr>
                  <m:num>
                    <m:r>
                      <w:rPr>
                        <w:rFonts w:ascii="Cambria Math" w:eastAsiaTheme="minorEastAsia" w:hAnsi="Cambria Math"/>
                        <w:lang w:val="es-NI"/>
                      </w:rPr>
                      <m:t>1</m:t>
                    </m:r>
                  </m:num>
                  <m:den>
                    <m:r>
                      <w:rPr>
                        <w:rFonts w:ascii="Cambria Math" w:eastAsiaTheme="minorEastAsia" w:hAnsi="Cambria Math"/>
                        <w:lang w:val="es-NI"/>
                      </w:rPr>
                      <m:t>T-t</m:t>
                    </m:r>
                  </m:den>
                </m:f>
                <m:r>
                  <w:rPr>
                    <w:rFonts w:ascii="Cambria Math" w:eastAsiaTheme="minorEastAsia" w:hAnsi="Cambria Math"/>
                    <w:lang w:val="es-NI"/>
                  </w:rPr>
                  <m:t>∙</m:t>
                </m:r>
                <m:func>
                  <m:funcPr>
                    <m:ctrlPr>
                      <w:rPr>
                        <w:rFonts w:ascii="Cambria Math" w:eastAsiaTheme="minorEastAsia" w:hAnsi="Cambria Math"/>
                        <w:i/>
                        <w:lang w:val="es-NI"/>
                      </w:rPr>
                    </m:ctrlPr>
                  </m:funcPr>
                  <m:fName>
                    <m:r>
                      <m:rPr>
                        <m:sty m:val="p"/>
                      </m:rPr>
                      <w:rPr>
                        <w:rFonts w:ascii="Cambria Math" w:eastAsiaTheme="minorEastAsia" w:hAnsi="Cambria Math"/>
                        <w:lang w:val="es-NI"/>
                      </w:rPr>
                      <m:t>ln</m:t>
                    </m:r>
                  </m:fName>
                  <m:e>
                    <m:f>
                      <m:fPr>
                        <m:ctrlPr>
                          <w:rPr>
                            <w:rFonts w:ascii="Cambria Math" w:hAnsi="Cambria Math"/>
                            <w:i/>
                            <w:lang w:val="es-NI"/>
                          </w:rPr>
                        </m:ctrlPr>
                      </m:fPr>
                      <m:num>
                        <m:sSub>
                          <m:sSubPr>
                            <m:ctrlPr>
                              <w:rPr>
                                <w:rFonts w:ascii="Cambria Math" w:hAnsi="Cambria Math"/>
                                <w:i/>
                                <w:lang w:val="es-NI"/>
                              </w:rPr>
                            </m:ctrlPr>
                          </m:sSubPr>
                          <m:e>
                            <m:r>
                              <w:rPr>
                                <w:rFonts w:ascii="Cambria Math" w:hAnsi="Cambria Math"/>
                                <w:lang w:val="es-NI"/>
                              </w:rPr>
                              <m:t>P</m:t>
                            </m:r>
                          </m:e>
                          <m:sub>
                            <m:r>
                              <w:rPr>
                                <w:rFonts w:ascii="Cambria Math" w:hAnsi="Cambria Math"/>
                                <w:lang w:val="es-NI"/>
                              </w:rPr>
                              <m:t>κ</m:t>
                            </m:r>
                          </m:sub>
                        </m:sSub>
                        <m:d>
                          <m:dPr>
                            <m:ctrlPr>
                              <w:rPr>
                                <w:rFonts w:ascii="Cambria Math" w:hAnsi="Cambria Math"/>
                                <w:i/>
                                <w:lang w:val="es-NI"/>
                              </w:rPr>
                            </m:ctrlPr>
                          </m:dPr>
                          <m:e>
                            <m:r>
                              <w:rPr>
                                <w:rFonts w:ascii="Cambria Math" w:hAnsi="Cambria Math"/>
                                <w:lang w:val="es-NI"/>
                              </w:rPr>
                              <m:t>0, T</m:t>
                            </m:r>
                          </m:e>
                        </m:d>
                      </m:num>
                      <m:den>
                        <m:sSub>
                          <m:sSubPr>
                            <m:ctrlPr>
                              <w:rPr>
                                <w:rFonts w:ascii="Cambria Math" w:hAnsi="Cambria Math"/>
                                <w:i/>
                                <w:lang w:val="es-NI"/>
                              </w:rPr>
                            </m:ctrlPr>
                          </m:sSubPr>
                          <m:e>
                            <m:r>
                              <w:rPr>
                                <w:rFonts w:ascii="Cambria Math" w:hAnsi="Cambria Math"/>
                                <w:lang w:val="es-NI"/>
                              </w:rPr>
                              <m:t>P</m:t>
                            </m:r>
                          </m:e>
                          <m:sub>
                            <m:r>
                              <w:rPr>
                                <w:rFonts w:ascii="Cambria Math" w:hAnsi="Cambria Math"/>
                                <w:lang w:val="es-NI"/>
                              </w:rPr>
                              <m:t>κ</m:t>
                            </m:r>
                          </m:sub>
                        </m:sSub>
                        <m:d>
                          <m:dPr>
                            <m:ctrlPr>
                              <w:rPr>
                                <w:rFonts w:ascii="Cambria Math" w:hAnsi="Cambria Math"/>
                                <w:i/>
                                <w:lang w:val="es-NI"/>
                              </w:rPr>
                            </m:ctrlPr>
                          </m:dPr>
                          <m:e>
                            <m:r>
                              <w:rPr>
                                <w:rFonts w:ascii="Cambria Math" w:hAnsi="Cambria Math"/>
                                <w:lang w:val="es-NI"/>
                              </w:rPr>
                              <m:t>0, t</m:t>
                            </m:r>
                          </m:e>
                        </m:d>
                      </m:den>
                    </m:f>
                  </m:e>
                </m:func>
                <m:r>
                  <w:rPr>
                    <w:rFonts w:ascii="Cambria Math" w:eastAsiaTheme="minorEastAsia" w:hAnsi="Cambria Math"/>
                    <w:lang w:val="es-NI"/>
                  </w:rPr>
                  <m:t>-</m:t>
                </m:r>
                <m:f>
                  <m:fPr>
                    <m:ctrlPr>
                      <w:rPr>
                        <w:rFonts w:ascii="Cambria Math" w:hAnsi="Cambria Math"/>
                        <w:i/>
                        <w:lang w:val="es-NI"/>
                      </w:rPr>
                    </m:ctrlPr>
                  </m:fPr>
                  <m:num>
                    <m:sSub>
                      <m:sSubPr>
                        <m:ctrlPr>
                          <w:rPr>
                            <w:rFonts w:ascii="Cambria Math" w:hAnsi="Cambria Math"/>
                            <w:i/>
                            <w:lang w:val="es-NI"/>
                          </w:rPr>
                        </m:ctrlPr>
                      </m:sSubPr>
                      <m:e>
                        <m:r>
                          <w:rPr>
                            <w:rFonts w:ascii="Cambria Math" w:hAnsi="Cambria Math"/>
                            <w:lang w:val="es-NI"/>
                          </w:rPr>
                          <m:t>G</m:t>
                        </m:r>
                      </m:e>
                      <m:sub>
                        <m:r>
                          <w:rPr>
                            <w:rFonts w:ascii="Cambria Math" w:hAnsi="Cambria Math"/>
                            <w:lang w:val="es-NI"/>
                          </w:rPr>
                          <m:t>κ</m:t>
                        </m:r>
                      </m:sub>
                    </m:sSub>
                    <m:d>
                      <m:dPr>
                        <m:ctrlPr>
                          <w:rPr>
                            <w:rFonts w:ascii="Cambria Math" w:hAnsi="Cambria Math"/>
                            <w:i/>
                            <w:lang w:val="es-NI"/>
                          </w:rPr>
                        </m:ctrlPr>
                      </m:dPr>
                      <m:e>
                        <m:r>
                          <w:rPr>
                            <w:rFonts w:ascii="Cambria Math" w:hAnsi="Cambria Math"/>
                            <w:lang w:val="es-NI"/>
                          </w:rPr>
                          <m:t>τ</m:t>
                        </m:r>
                      </m:e>
                    </m:d>
                    <m:r>
                      <w:rPr>
                        <w:rFonts w:ascii="Cambria Math" w:hAnsi="Cambria Math"/>
                        <w:lang w:val="es-NI"/>
                      </w:rPr>
                      <m:t>-</m:t>
                    </m:r>
                    <m:sSub>
                      <m:sSubPr>
                        <m:ctrlPr>
                          <w:rPr>
                            <w:rFonts w:ascii="Cambria Math" w:hAnsi="Cambria Math"/>
                            <w:i/>
                            <w:lang w:val="es-NI"/>
                          </w:rPr>
                        </m:ctrlPr>
                      </m:sSubPr>
                      <m:e>
                        <m:r>
                          <w:rPr>
                            <w:rFonts w:ascii="Cambria Math" w:hAnsi="Cambria Math"/>
                            <w:lang w:val="es-NI"/>
                          </w:rPr>
                          <m:t>G</m:t>
                        </m:r>
                      </m:e>
                      <m:sub>
                        <m:r>
                          <w:rPr>
                            <w:rFonts w:ascii="Cambria Math" w:hAnsi="Cambria Math"/>
                            <w:lang w:val="es-NI"/>
                          </w:rPr>
                          <m:t>κ</m:t>
                        </m:r>
                      </m:sub>
                    </m:sSub>
                    <m:d>
                      <m:dPr>
                        <m:ctrlPr>
                          <w:rPr>
                            <w:rFonts w:ascii="Cambria Math" w:hAnsi="Cambria Math"/>
                            <w:i/>
                            <w:lang w:val="es-NI"/>
                          </w:rPr>
                        </m:ctrlPr>
                      </m:dPr>
                      <m:e>
                        <m:r>
                          <w:rPr>
                            <w:rFonts w:ascii="Cambria Math" w:hAnsi="Cambria Math"/>
                            <w:lang w:val="es-NI"/>
                          </w:rPr>
                          <m:t>T</m:t>
                        </m:r>
                      </m:e>
                    </m:d>
                    <m:r>
                      <w:rPr>
                        <w:rFonts w:ascii="Cambria Math" w:hAnsi="Cambria Math"/>
                        <w:lang w:val="es-NI"/>
                      </w:rPr>
                      <m:t>+</m:t>
                    </m:r>
                    <m:sSub>
                      <m:sSubPr>
                        <m:ctrlPr>
                          <w:rPr>
                            <w:rFonts w:ascii="Cambria Math" w:hAnsi="Cambria Math"/>
                            <w:i/>
                            <w:lang w:val="es-NI"/>
                          </w:rPr>
                        </m:ctrlPr>
                      </m:sSubPr>
                      <m:e>
                        <m:r>
                          <w:rPr>
                            <w:rFonts w:ascii="Cambria Math" w:hAnsi="Cambria Math"/>
                            <w:lang w:val="es-NI"/>
                          </w:rPr>
                          <m:t>G</m:t>
                        </m:r>
                      </m:e>
                      <m:sub>
                        <m:r>
                          <w:rPr>
                            <w:rFonts w:ascii="Cambria Math" w:hAnsi="Cambria Math"/>
                            <w:lang w:val="es-NI"/>
                          </w:rPr>
                          <m:t>κ</m:t>
                        </m:r>
                      </m:sub>
                    </m:sSub>
                    <m:d>
                      <m:dPr>
                        <m:ctrlPr>
                          <w:rPr>
                            <w:rFonts w:ascii="Cambria Math" w:hAnsi="Cambria Math"/>
                            <w:i/>
                            <w:lang w:val="es-NI"/>
                          </w:rPr>
                        </m:ctrlPr>
                      </m:dPr>
                      <m:e>
                        <m:r>
                          <w:rPr>
                            <w:rFonts w:ascii="Cambria Math" w:hAnsi="Cambria Math"/>
                            <w:lang w:val="es-NI"/>
                          </w:rPr>
                          <m:t>t</m:t>
                        </m:r>
                      </m:e>
                    </m:d>
                  </m:num>
                  <m:den>
                    <m:r>
                      <w:rPr>
                        <w:rFonts w:ascii="Cambria Math" w:hAnsi="Cambria Math"/>
                        <w:lang w:val="es-NI"/>
                      </w:rPr>
                      <m:t>2τ</m:t>
                    </m:r>
                  </m:den>
                </m:f>
              </m:oMath>
            </m:oMathPara>
          </w:p>
          <w:p w14:paraId="415B8503" w14:textId="77777777" w:rsidR="009C38EF" w:rsidRPr="00BB6069" w:rsidRDefault="00000000" w:rsidP="009C38EF">
            <w:pPr>
              <w:rPr>
                <w:rFonts w:eastAsiaTheme="minorEastAsia"/>
                <w:lang w:val="es-NI"/>
              </w:rPr>
            </w:pPr>
            <m:oMathPara>
              <m:oMath>
                <m:sSub>
                  <m:sSubPr>
                    <m:ctrlPr>
                      <w:rPr>
                        <w:rFonts w:ascii="Cambria Math" w:eastAsiaTheme="minorEastAsia" w:hAnsi="Cambria Math"/>
                        <w:i/>
                        <w:lang w:val="es-NI"/>
                      </w:rPr>
                    </m:ctrlPr>
                  </m:sSubPr>
                  <m:e>
                    <m:r>
                      <w:rPr>
                        <w:rFonts w:ascii="Cambria Math" w:eastAsiaTheme="minorEastAsia" w:hAnsi="Cambria Math"/>
                        <w:lang w:val="es-NI"/>
                      </w:rPr>
                      <m:t>B</m:t>
                    </m:r>
                  </m:e>
                  <m:sub>
                    <m:r>
                      <w:rPr>
                        <w:rFonts w:ascii="Cambria Math" w:eastAsiaTheme="minorEastAsia" w:hAnsi="Cambria Math"/>
                        <w:lang w:val="es-NI"/>
                      </w:rPr>
                      <m:t>κ</m:t>
                    </m:r>
                  </m:sub>
                </m:sSub>
                <m:d>
                  <m:dPr>
                    <m:ctrlPr>
                      <w:rPr>
                        <w:rFonts w:ascii="Cambria Math" w:eastAsiaTheme="minorEastAsia" w:hAnsi="Cambria Math"/>
                        <w:i/>
                        <w:lang w:val="es-NI"/>
                      </w:rPr>
                    </m:ctrlPr>
                  </m:dPr>
                  <m:e>
                    <m:r>
                      <w:rPr>
                        <w:rFonts w:ascii="Cambria Math" w:eastAsiaTheme="minorEastAsia" w:hAnsi="Cambria Math"/>
                        <w:lang w:val="es-NI"/>
                      </w:rPr>
                      <m:t>τ</m:t>
                    </m:r>
                  </m:e>
                </m:d>
                <m:r>
                  <w:rPr>
                    <w:rFonts w:ascii="Cambria Math" w:eastAsiaTheme="minorEastAsia" w:hAnsi="Cambria Math"/>
                    <w:lang w:val="es-NI"/>
                  </w:rPr>
                  <m:t>=</m:t>
                </m:r>
                <m:f>
                  <m:fPr>
                    <m:ctrlPr>
                      <w:rPr>
                        <w:rFonts w:ascii="Cambria Math" w:eastAsiaTheme="minorEastAsia" w:hAnsi="Cambria Math"/>
                        <w:i/>
                        <w:lang w:val="es-NI"/>
                      </w:rPr>
                    </m:ctrlPr>
                  </m:fPr>
                  <m:num>
                    <m:r>
                      <w:rPr>
                        <w:rFonts w:ascii="Cambria Math" w:eastAsiaTheme="minorEastAsia" w:hAnsi="Cambria Math"/>
                        <w:lang w:val="es-NI"/>
                      </w:rPr>
                      <m:t>1-</m:t>
                    </m:r>
                    <m:sSup>
                      <m:sSupPr>
                        <m:ctrlPr>
                          <w:rPr>
                            <w:rFonts w:ascii="Cambria Math" w:eastAsiaTheme="minorEastAsia" w:hAnsi="Cambria Math"/>
                            <w:i/>
                            <w:lang w:val="es-NI"/>
                          </w:rPr>
                        </m:ctrlPr>
                      </m:sSupPr>
                      <m:e>
                        <m:r>
                          <w:rPr>
                            <w:rFonts w:ascii="Cambria Math" w:eastAsiaTheme="minorEastAsia" w:hAnsi="Cambria Math"/>
                            <w:lang w:val="es-NI"/>
                          </w:rPr>
                          <m:t>e</m:t>
                        </m:r>
                      </m:e>
                      <m:sup>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κ</m:t>
                            </m:r>
                          </m:sub>
                        </m:sSub>
                        <m:r>
                          <w:rPr>
                            <w:rFonts w:ascii="Cambria Math" w:eastAsiaTheme="minorEastAsia" w:hAnsi="Cambria Math"/>
                            <w:lang w:val="es-NI"/>
                          </w:rPr>
                          <m:t>τ</m:t>
                        </m:r>
                      </m:sup>
                    </m:sSup>
                  </m:num>
                  <m:den>
                    <m:r>
                      <w:rPr>
                        <w:rFonts w:ascii="Cambria Math" w:eastAsiaTheme="minorEastAsia" w:hAnsi="Cambria Math"/>
                        <w:lang w:val="es-NI"/>
                      </w:rPr>
                      <m:t>a</m:t>
                    </m:r>
                  </m:den>
                </m:f>
              </m:oMath>
            </m:oMathPara>
          </w:p>
          <w:p w14:paraId="6F0A8979" w14:textId="77777777" w:rsidR="009C38EF" w:rsidRPr="00BB6069" w:rsidRDefault="00000000" w:rsidP="009C38EF">
            <w:pPr>
              <w:rPr>
                <w:rFonts w:eastAsiaTheme="minorEastAsia"/>
                <w:lang w:val="es-NI"/>
              </w:rPr>
            </w:pPr>
            <m:oMathPara>
              <m:oMath>
                <m:sSub>
                  <m:sSubPr>
                    <m:ctrlPr>
                      <w:rPr>
                        <w:rFonts w:ascii="Cambria Math" w:eastAsiaTheme="minorEastAsia" w:hAnsi="Cambria Math"/>
                        <w:i/>
                        <w:lang w:val="es-NI"/>
                      </w:rPr>
                    </m:ctrlPr>
                  </m:sSubPr>
                  <m:e>
                    <m:r>
                      <w:rPr>
                        <w:rFonts w:ascii="Cambria Math" w:eastAsiaTheme="minorEastAsia" w:hAnsi="Cambria Math"/>
                        <w:lang w:val="es-NI"/>
                      </w:rPr>
                      <m:t>G</m:t>
                    </m:r>
                  </m:e>
                  <m:sub>
                    <m:r>
                      <w:rPr>
                        <w:rFonts w:ascii="Cambria Math" w:eastAsiaTheme="minorEastAsia" w:hAnsi="Cambria Math"/>
                        <w:lang w:val="es-NI"/>
                      </w:rPr>
                      <m:t>κ</m:t>
                    </m:r>
                  </m:sub>
                </m:sSub>
                <m:d>
                  <m:dPr>
                    <m:ctrlPr>
                      <w:rPr>
                        <w:rFonts w:ascii="Cambria Math" w:eastAsiaTheme="minorEastAsia" w:hAnsi="Cambria Math"/>
                        <w:i/>
                        <w:lang w:val="es-NI"/>
                      </w:rPr>
                    </m:ctrlPr>
                  </m:dPr>
                  <m:e>
                    <m:r>
                      <w:rPr>
                        <w:rFonts w:ascii="Cambria Math" w:eastAsiaTheme="minorEastAsia" w:hAnsi="Cambria Math"/>
                        <w:lang w:val="es-NI"/>
                      </w:rPr>
                      <m:t>τ</m:t>
                    </m:r>
                  </m:e>
                </m:d>
                <m:r>
                  <w:rPr>
                    <w:rFonts w:ascii="Cambria Math" w:eastAsiaTheme="minorEastAsia" w:hAnsi="Cambria Math"/>
                    <w:lang w:val="es-NI"/>
                  </w:rPr>
                  <m:t>=</m:t>
                </m:r>
                <m:f>
                  <m:fPr>
                    <m:ctrlPr>
                      <w:rPr>
                        <w:rFonts w:ascii="Cambria Math" w:eastAsiaTheme="minorEastAsia" w:hAnsi="Cambria Math"/>
                        <w:i/>
                        <w:lang w:val="es-NI"/>
                      </w:rPr>
                    </m:ctrlPr>
                  </m:fPr>
                  <m:num>
                    <m:sSubSup>
                      <m:sSubSupPr>
                        <m:ctrlPr>
                          <w:rPr>
                            <w:rFonts w:ascii="Cambria Math" w:eastAsiaTheme="minorEastAsia" w:hAnsi="Cambria Math"/>
                            <w:i/>
                            <w:lang w:val="es-NI"/>
                          </w:rPr>
                        </m:ctrlPr>
                      </m:sSubSupPr>
                      <m:e>
                        <m:r>
                          <w:rPr>
                            <w:rFonts w:ascii="Cambria Math" w:eastAsiaTheme="minorEastAsia" w:hAnsi="Cambria Math"/>
                            <w:lang w:val="es-NI"/>
                          </w:rPr>
                          <m:t>σ</m:t>
                        </m:r>
                      </m:e>
                      <m:sub>
                        <m:r>
                          <w:rPr>
                            <w:rFonts w:ascii="Cambria Math" w:eastAsiaTheme="minorEastAsia" w:hAnsi="Cambria Math"/>
                            <w:lang w:val="es-NI"/>
                          </w:rPr>
                          <m:t>κ</m:t>
                        </m:r>
                      </m:sub>
                      <m:sup>
                        <m:r>
                          <w:rPr>
                            <w:rFonts w:ascii="Cambria Math" w:eastAsiaTheme="minorEastAsia" w:hAnsi="Cambria Math"/>
                            <w:lang w:val="es-NI"/>
                          </w:rPr>
                          <m:t>2</m:t>
                        </m:r>
                      </m:sup>
                    </m:sSubSup>
                  </m:num>
                  <m:den>
                    <m:sSubSup>
                      <m:sSubSupPr>
                        <m:ctrlPr>
                          <w:rPr>
                            <w:rFonts w:ascii="Cambria Math" w:eastAsiaTheme="minorEastAsia" w:hAnsi="Cambria Math"/>
                            <w:i/>
                            <w:lang w:val="es-NI"/>
                          </w:rPr>
                        </m:ctrlPr>
                      </m:sSubSupPr>
                      <m:e>
                        <m:r>
                          <w:rPr>
                            <w:rFonts w:ascii="Cambria Math" w:eastAsiaTheme="minorEastAsia" w:hAnsi="Cambria Math"/>
                            <w:lang w:val="es-NI"/>
                          </w:rPr>
                          <m:t>a</m:t>
                        </m:r>
                      </m:e>
                      <m:sub>
                        <m:r>
                          <w:rPr>
                            <w:rFonts w:ascii="Cambria Math" w:eastAsiaTheme="minorEastAsia" w:hAnsi="Cambria Math"/>
                            <w:lang w:val="es-NI"/>
                          </w:rPr>
                          <m:t>κ</m:t>
                        </m:r>
                      </m:sub>
                      <m:sup>
                        <m:r>
                          <w:rPr>
                            <w:rFonts w:ascii="Cambria Math" w:eastAsiaTheme="minorEastAsia" w:hAnsi="Cambria Math"/>
                            <w:lang w:val="es-NI"/>
                          </w:rPr>
                          <m:t>2</m:t>
                        </m:r>
                      </m:sup>
                    </m:sSubSup>
                  </m:den>
                </m:f>
                <m:d>
                  <m:dPr>
                    <m:ctrlPr>
                      <w:rPr>
                        <w:rFonts w:ascii="Cambria Math" w:eastAsiaTheme="minorEastAsia" w:hAnsi="Cambria Math"/>
                        <w:i/>
                        <w:lang w:val="es-NI"/>
                      </w:rPr>
                    </m:ctrlPr>
                  </m:dPr>
                  <m:e>
                    <m:r>
                      <w:rPr>
                        <w:rFonts w:ascii="Cambria Math" w:eastAsiaTheme="minorEastAsia" w:hAnsi="Cambria Math"/>
                        <w:lang w:val="es-NI"/>
                      </w:rPr>
                      <m:t>τ+</m:t>
                    </m:r>
                    <m:f>
                      <m:fPr>
                        <m:ctrlPr>
                          <w:rPr>
                            <w:rFonts w:ascii="Cambria Math" w:eastAsiaTheme="minorEastAsia" w:hAnsi="Cambria Math"/>
                            <w:i/>
                            <w:lang w:val="es-NI"/>
                          </w:rPr>
                        </m:ctrlPr>
                      </m:fPr>
                      <m:num>
                        <m:r>
                          <w:rPr>
                            <w:rFonts w:ascii="Cambria Math" w:eastAsiaTheme="minorEastAsia" w:hAnsi="Cambria Math"/>
                            <w:lang w:val="es-NI"/>
                          </w:rPr>
                          <m:t>2</m:t>
                        </m:r>
                      </m:num>
                      <m:den>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κ</m:t>
                            </m:r>
                          </m:sub>
                        </m:sSub>
                      </m:den>
                    </m:f>
                    <m:r>
                      <w:rPr>
                        <w:rFonts w:ascii="Cambria Math" w:eastAsiaTheme="minorEastAsia" w:hAnsi="Cambria Math"/>
                        <w:lang w:val="es-NI"/>
                      </w:rPr>
                      <m:t>∙</m:t>
                    </m:r>
                    <m:sSup>
                      <m:sSupPr>
                        <m:ctrlPr>
                          <w:rPr>
                            <w:rFonts w:ascii="Cambria Math" w:eastAsiaTheme="minorEastAsia" w:hAnsi="Cambria Math"/>
                            <w:i/>
                            <w:lang w:val="es-NI"/>
                          </w:rPr>
                        </m:ctrlPr>
                      </m:sSupPr>
                      <m:e>
                        <m:r>
                          <w:rPr>
                            <w:rFonts w:ascii="Cambria Math" w:eastAsiaTheme="minorEastAsia" w:hAnsi="Cambria Math"/>
                            <w:lang w:val="es-NI"/>
                          </w:rPr>
                          <m:t>e</m:t>
                        </m:r>
                      </m:e>
                      <m:sup>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κ</m:t>
                            </m:r>
                          </m:sub>
                        </m:sSub>
                        <m:r>
                          <w:rPr>
                            <w:rFonts w:ascii="Cambria Math" w:eastAsiaTheme="minorEastAsia" w:hAnsi="Cambria Math"/>
                            <w:lang w:val="es-NI"/>
                          </w:rPr>
                          <m:t>τ</m:t>
                        </m:r>
                      </m:sup>
                    </m:sSup>
                    <m:r>
                      <w:rPr>
                        <w:rFonts w:ascii="Cambria Math" w:eastAsiaTheme="minorEastAsia" w:hAnsi="Cambria Math"/>
                        <w:lang w:val="es-NI"/>
                      </w:rPr>
                      <m:t>-</m:t>
                    </m:r>
                    <m:f>
                      <m:fPr>
                        <m:ctrlPr>
                          <w:rPr>
                            <w:rFonts w:ascii="Cambria Math" w:eastAsiaTheme="minorEastAsia" w:hAnsi="Cambria Math"/>
                            <w:i/>
                            <w:lang w:val="es-NI"/>
                          </w:rPr>
                        </m:ctrlPr>
                      </m:fPr>
                      <m:num>
                        <m:r>
                          <w:rPr>
                            <w:rFonts w:ascii="Cambria Math" w:eastAsiaTheme="minorEastAsia" w:hAnsi="Cambria Math"/>
                            <w:lang w:val="es-NI"/>
                          </w:rPr>
                          <m:t>1</m:t>
                        </m:r>
                      </m:num>
                      <m:den>
                        <m:r>
                          <w:rPr>
                            <w:rFonts w:ascii="Cambria Math" w:eastAsiaTheme="minorEastAsia" w:hAnsi="Cambria Math"/>
                            <w:lang w:val="es-NI"/>
                          </w:rPr>
                          <m:t>2</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κ</m:t>
                            </m:r>
                          </m:sub>
                        </m:sSub>
                      </m:den>
                    </m:f>
                    <m:r>
                      <w:rPr>
                        <w:rFonts w:ascii="Cambria Math" w:eastAsiaTheme="minorEastAsia" w:hAnsi="Cambria Math"/>
                        <w:lang w:val="es-NI"/>
                      </w:rPr>
                      <m:t>∙</m:t>
                    </m:r>
                    <m:sSup>
                      <m:sSupPr>
                        <m:ctrlPr>
                          <w:rPr>
                            <w:rFonts w:ascii="Cambria Math" w:eastAsiaTheme="minorEastAsia" w:hAnsi="Cambria Math"/>
                            <w:i/>
                            <w:lang w:val="es-NI"/>
                          </w:rPr>
                        </m:ctrlPr>
                      </m:sSupPr>
                      <m:e>
                        <m:r>
                          <w:rPr>
                            <w:rFonts w:ascii="Cambria Math" w:eastAsiaTheme="minorEastAsia" w:hAnsi="Cambria Math"/>
                            <w:lang w:val="es-NI"/>
                          </w:rPr>
                          <m:t>e</m:t>
                        </m:r>
                      </m:e>
                      <m:sup>
                        <m:r>
                          <w:rPr>
                            <w:rFonts w:ascii="Cambria Math" w:eastAsiaTheme="minorEastAsia" w:hAnsi="Cambria Math"/>
                            <w:lang w:val="es-NI"/>
                          </w:rPr>
                          <m:t>-2</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κ</m:t>
                            </m:r>
                          </m:sub>
                        </m:sSub>
                        <m:r>
                          <w:rPr>
                            <w:rFonts w:ascii="Cambria Math" w:eastAsiaTheme="minorEastAsia" w:hAnsi="Cambria Math"/>
                            <w:lang w:val="es-NI"/>
                          </w:rPr>
                          <m:t>τ</m:t>
                        </m:r>
                      </m:sup>
                    </m:sSup>
                    <m:r>
                      <w:rPr>
                        <w:rFonts w:ascii="Cambria Math" w:eastAsiaTheme="minorEastAsia" w:hAnsi="Cambria Math"/>
                        <w:lang w:val="es-NI"/>
                      </w:rPr>
                      <m:t>-</m:t>
                    </m:r>
                    <m:f>
                      <m:fPr>
                        <m:ctrlPr>
                          <w:rPr>
                            <w:rFonts w:ascii="Cambria Math" w:eastAsiaTheme="minorEastAsia" w:hAnsi="Cambria Math"/>
                            <w:i/>
                            <w:lang w:val="es-NI"/>
                          </w:rPr>
                        </m:ctrlPr>
                      </m:fPr>
                      <m:num>
                        <m:r>
                          <w:rPr>
                            <w:rFonts w:ascii="Cambria Math" w:eastAsiaTheme="minorEastAsia" w:hAnsi="Cambria Math"/>
                            <w:lang w:val="es-NI"/>
                          </w:rPr>
                          <m:t>3</m:t>
                        </m:r>
                      </m:num>
                      <m:den>
                        <m:r>
                          <w:rPr>
                            <w:rFonts w:ascii="Cambria Math" w:eastAsiaTheme="minorEastAsia" w:hAnsi="Cambria Math"/>
                            <w:lang w:val="es-NI"/>
                          </w:rPr>
                          <m:t>2</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κ</m:t>
                            </m:r>
                          </m:sub>
                        </m:sSub>
                      </m:den>
                    </m:f>
                  </m:e>
                </m:d>
              </m:oMath>
            </m:oMathPara>
          </w:p>
          <w:p w14:paraId="3F642EB9" w14:textId="77777777" w:rsidR="00BC79D4" w:rsidRDefault="009C38EF" w:rsidP="00A81DE2">
            <w:pPr>
              <w:jc w:val="left"/>
              <w:rPr>
                <w:rFonts w:eastAsiaTheme="minorEastAsia"/>
                <w:lang w:val="es-NI"/>
              </w:rPr>
            </w:pPr>
            <w:r>
              <w:rPr>
                <w:rFonts w:eastAsiaTheme="minorEastAsia"/>
                <w:lang w:val="es-NI"/>
              </w:rPr>
              <w:t>Trong đó</w:t>
            </w:r>
            <w:r w:rsidR="00BC79D4">
              <w:rPr>
                <w:rFonts w:eastAsiaTheme="minorEastAsia"/>
                <w:lang w:val="es-NI"/>
              </w:rPr>
              <w:t>:</w:t>
            </w:r>
          </w:p>
          <w:tbl>
            <w:tblPr>
              <w:tblStyle w:val="TableGrid"/>
              <w:tblW w:w="0" w:type="auto"/>
              <w:tblInd w:w="0" w:type="dxa"/>
              <w:tblLayout w:type="fixed"/>
              <w:tblLook w:val="04A0" w:firstRow="1" w:lastRow="0" w:firstColumn="1" w:lastColumn="0" w:noHBand="0" w:noVBand="1"/>
              <w:tblPrChange w:id="357" w:author="Quant Department - HO" w:date="2026-08-28T15:18:00Z" w16du:dateUtc="2026-08-28T08:18:00Z">
                <w:tblPr>
                  <w:tblStyle w:val="TableGrid"/>
                  <w:tblW w:w="0" w:type="auto"/>
                  <w:tblInd w:w="0" w:type="dxa"/>
                  <w:tblLook w:val="04A0" w:firstRow="1" w:lastRow="0" w:firstColumn="1" w:lastColumn="0" w:noHBand="0" w:noVBand="1"/>
                </w:tblPr>
              </w:tblPrChange>
            </w:tblPr>
            <w:tblGrid>
              <w:gridCol w:w="682"/>
              <w:gridCol w:w="8465"/>
              <w:tblGridChange w:id="358">
                <w:tblGrid>
                  <w:gridCol w:w="682"/>
                  <w:gridCol w:w="8465"/>
                </w:tblGrid>
              </w:tblGridChange>
            </w:tblGrid>
            <w:tr w:rsidR="009E59A7" w14:paraId="4FCD2FE0" w14:textId="77777777" w:rsidTr="0008007D">
              <w:tc>
                <w:tcPr>
                  <w:tcW w:w="682" w:type="dxa"/>
                  <w:tcPrChange w:id="359" w:author="Quant Department - HO" w:date="2026-08-28T15:18:00Z" w16du:dateUtc="2026-08-28T08:18:00Z">
                    <w:tcPr>
                      <w:tcW w:w="682" w:type="dxa"/>
                    </w:tcPr>
                  </w:tcPrChange>
                </w:tcPr>
                <w:p w14:paraId="6E725660" w14:textId="68352F9E" w:rsidR="009E59A7" w:rsidRDefault="00000000" w:rsidP="00A81DE2">
                  <w:pPr>
                    <w:rPr>
                      <w:rFonts w:eastAsia="Yu Gothic" w:cs="Arial"/>
                      <w:lang w:val="es-NI"/>
                    </w:rPr>
                  </w:pPr>
                  <m:oMathPara>
                    <m:oMath>
                      <m:d>
                        <m:dPr>
                          <m:ctrlPr>
                            <w:rPr>
                              <w:rFonts w:ascii="Cambria Math" w:hAnsi="Cambria Math"/>
                              <w:i/>
                              <w:lang w:val="es-NI"/>
                            </w:rPr>
                          </m:ctrlPr>
                        </m:dPr>
                        <m:e>
                          <m:r>
                            <w:rPr>
                              <w:rFonts w:ascii="Cambria Math" w:hAnsi="Cambria Math"/>
                              <w:lang w:val="es-NI"/>
                            </w:rPr>
                            <m:t>z, κ</m:t>
                          </m:r>
                        </m:e>
                      </m:d>
                    </m:oMath>
                  </m:oMathPara>
                </w:p>
              </w:tc>
              <w:tc>
                <w:tcPr>
                  <w:tcW w:w="8465" w:type="dxa"/>
                  <w:tcPrChange w:id="360" w:author="Quant Department - HO" w:date="2026-08-28T15:18:00Z" w16du:dateUtc="2026-08-28T08:18:00Z">
                    <w:tcPr>
                      <w:tcW w:w="8465" w:type="dxa"/>
                    </w:tcPr>
                  </w:tcPrChange>
                </w:tcPr>
                <w:p w14:paraId="287E7E8B" w14:textId="13999324" w:rsidR="009E59A7" w:rsidRDefault="00000000" w:rsidP="00A81DE2">
                  <w:pPr>
                    <w:rPr>
                      <w:rFonts w:eastAsiaTheme="minorEastAsia"/>
                      <w:lang w:val="es-NI"/>
                    </w:rPr>
                  </w:pPr>
                  <m:oMath>
                    <m:d>
                      <m:dPr>
                        <m:ctrlPr>
                          <w:rPr>
                            <w:rFonts w:ascii="Cambria Math" w:hAnsi="Cambria Math"/>
                            <w:lang w:val="es-NI"/>
                          </w:rPr>
                        </m:ctrlPr>
                      </m:dPr>
                      <m:e>
                        <m:r>
                          <w:rPr>
                            <w:rFonts w:ascii="Cambria Math" w:hAnsi="Cambria Math"/>
                            <w:lang w:val="es-NI"/>
                          </w:rPr>
                          <m:t>z</m:t>
                        </m:r>
                        <m:r>
                          <m:rPr>
                            <m:sty m:val="p"/>
                          </m:rPr>
                          <w:rPr>
                            <w:rFonts w:ascii="Cambria Math" w:hAnsi="Cambria Math"/>
                            <w:lang w:val="es-NI"/>
                          </w:rPr>
                          <m:t xml:space="preserve">, </m:t>
                        </m:r>
                        <m:r>
                          <w:rPr>
                            <w:rFonts w:ascii="Cambria Math" w:hAnsi="Cambria Math"/>
                            <w:lang w:val="es-NI"/>
                          </w:rPr>
                          <m:t>κ</m:t>
                        </m:r>
                      </m:e>
                    </m:d>
                    <m:r>
                      <m:rPr>
                        <m:sty m:val="p"/>
                      </m:rPr>
                      <w:rPr>
                        <w:rFonts w:ascii="Cambria Math" w:hAnsi="Cambria Math"/>
                        <w:lang w:val="es-NI"/>
                      </w:rPr>
                      <m:t>∈</m:t>
                    </m:r>
                    <m:d>
                      <m:dPr>
                        <m:begChr m:val="{"/>
                        <m:endChr m:val="}"/>
                        <m:ctrlPr>
                          <w:rPr>
                            <w:rFonts w:ascii="Cambria Math" w:hAnsi="Cambria Math"/>
                            <w:lang w:val="es-NI"/>
                          </w:rPr>
                        </m:ctrlPr>
                      </m:dPr>
                      <m:e>
                        <m:d>
                          <m:dPr>
                            <m:ctrlPr>
                              <w:rPr>
                                <w:rFonts w:ascii="Cambria Math" w:hAnsi="Cambria Math"/>
                                <w:lang w:val="es-NI"/>
                              </w:rPr>
                            </m:ctrlPr>
                          </m:dPr>
                          <m:e>
                            <m:r>
                              <w:rPr>
                                <w:rFonts w:ascii="Cambria Math" w:hAnsi="Cambria Math"/>
                                <w:lang w:val="es-NI"/>
                              </w:rPr>
                              <m:t>x</m:t>
                            </m:r>
                            <m:r>
                              <m:rPr>
                                <m:sty m:val="p"/>
                              </m:rPr>
                              <w:rPr>
                                <w:rFonts w:ascii="Cambria Math" w:hAnsi="Cambria Math"/>
                                <w:lang w:val="es-NI"/>
                              </w:rPr>
                              <m:t xml:space="preserve">, </m:t>
                            </m:r>
                            <m:r>
                              <w:rPr>
                                <w:rFonts w:ascii="Cambria Math" w:hAnsi="Cambria Math"/>
                                <w:lang w:val="es-NI"/>
                              </w:rPr>
                              <m:t>r</m:t>
                            </m:r>
                          </m:e>
                        </m:d>
                        <m:r>
                          <m:rPr>
                            <m:sty m:val="p"/>
                          </m:rPr>
                          <w:rPr>
                            <w:rFonts w:ascii="Cambria Math" w:hAnsi="Cambria Math"/>
                            <w:lang w:val="es-NI"/>
                          </w:rPr>
                          <m:t>,(</m:t>
                        </m:r>
                        <m:r>
                          <w:rPr>
                            <w:rFonts w:ascii="Cambria Math" w:hAnsi="Cambria Math"/>
                            <w:lang w:val="es-NI"/>
                          </w:rPr>
                          <m:t>y</m:t>
                        </m:r>
                        <m:r>
                          <m:rPr>
                            <m:sty m:val="p"/>
                          </m:rPr>
                          <w:rPr>
                            <w:rFonts w:ascii="Cambria Math" w:hAnsi="Cambria Math"/>
                            <w:lang w:val="es-NI"/>
                          </w:rPr>
                          <m:t xml:space="preserve">, </m:t>
                        </m:r>
                        <m:r>
                          <w:rPr>
                            <w:rFonts w:ascii="Cambria Math" w:hAnsi="Cambria Math"/>
                            <w:lang w:val="es-NI"/>
                          </w:rPr>
                          <m:t>L</m:t>
                        </m:r>
                        <m:r>
                          <m:rPr>
                            <m:sty m:val="p"/>
                          </m:rPr>
                          <w:rPr>
                            <w:rFonts w:ascii="Cambria Math" w:hAnsi="Cambria Math"/>
                            <w:lang w:val="es-NI"/>
                          </w:rPr>
                          <m:t>)</m:t>
                        </m:r>
                      </m:e>
                    </m:d>
                  </m:oMath>
                  <w:r w:rsidR="005F6CCE">
                    <w:rPr>
                      <w:rFonts w:eastAsiaTheme="minorEastAsia"/>
                      <w:lang w:val="es-NI"/>
                    </w:rPr>
                    <w:t xml:space="preserve"> là c</w:t>
                  </w:r>
                  <w:r w:rsidR="009E59A7">
                    <w:rPr>
                      <w:rFonts w:eastAsiaTheme="minorEastAsia"/>
                      <w:lang w:val="es-NI"/>
                    </w:rPr>
                    <w:t>ặp nhân tố đại diện</w:t>
                  </w:r>
                  <w:r w:rsidR="00A34841">
                    <w:rPr>
                      <w:rFonts w:eastAsiaTheme="minorEastAsia"/>
                      <w:lang w:val="es-NI"/>
                    </w:rPr>
                    <w:t xml:space="preserve"> </w:t>
                  </w:r>
                  <w:r w:rsidR="009E59A7">
                    <w:rPr>
                      <w:rFonts w:eastAsiaTheme="minorEastAsia"/>
                      <w:lang w:val="es-NI"/>
                    </w:rPr>
                    <w:t>của LSCK</w:t>
                  </w:r>
                  <w:r w:rsidR="00E71E81">
                    <w:rPr>
                      <w:rFonts w:eastAsiaTheme="minorEastAsia"/>
                      <w:lang w:val="es-NI"/>
                    </w:rPr>
                    <w:t xml:space="preserve"> </w:t>
                  </w:r>
                  <m:oMath>
                    <m:r>
                      <w:rPr>
                        <w:rFonts w:ascii="Cambria Math" w:hAnsi="Cambria Math"/>
                        <w:lang w:val="es-NI"/>
                      </w:rPr>
                      <m:t>(r)</m:t>
                    </m:r>
                  </m:oMath>
                  <w:r w:rsidR="00E71E81">
                    <w:rPr>
                      <w:rFonts w:eastAsiaTheme="minorEastAsia"/>
                      <w:lang w:val="es-NI"/>
                    </w:rPr>
                    <w:t xml:space="preserve"> </w:t>
                  </w:r>
                  <w:r w:rsidR="009E59A7">
                    <w:rPr>
                      <w:rFonts w:eastAsiaTheme="minorEastAsia"/>
                      <w:lang w:val="es-NI"/>
                    </w:rPr>
                    <w:t>và LST</w:t>
                  </w:r>
                  <w:r w:rsidR="00C108A8">
                    <w:rPr>
                      <w:rFonts w:eastAsiaTheme="minorEastAsia"/>
                      <w:lang w:val="es-NI"/>
                    </w:rPr>
                    <w:t xml:space="preserve">C </w:t>
                  </w:r>
                  <m:oMath>
                    <m:r>
                      <w:rPr>
                        <w:rFonts w:ascii="Cambria Math" w:eastAsiaTheme="minorEastAsia" w:hAnsi="Cambria Math"/>
                        <w:lang w:val="es-NI"/>
                      </w:rPr>
                      <m:t>(L)</m:t>
                    </m:r>
                  </m:oMath>
                  <w:r w:rsidR="009E59A7">
                    <w:rPr>
                      <w:rFonts w:eastAsiaTheme="minorEastAsia"/>
                      <w:lang w:val="es-NI"/>
                    </w:rPr>
                    <w:t>, được xác định như sau:</w:t>
                  </w:r>
                </w:p>
                <w:p w14:paraId="17C9620E" w14:textId="04F035C2" w:rsidR="009E59A7" w:rsidRDefault="009E59A7" w:rsidP="009E59A7">
                  <w:pPr>
                    <w:pStyle w:val="TLXDMHBullet1"/>
                    <w:rPr>
                      <w:rFonts w:eastAsiaTheme="minorEastAsia"/>
                      <w:lang w:val="es-NI"/>
                    </w:rPr>
                  </w:pPr>
                  <w:r>
                    <w:rPr>
                      <w:lang w:val="es-NI"/>
                    </w:rPr>
                    <w:t xml:space="preserve">Quá trình biến động của </w:t>
                  </w:r>
                  <m:oMath>
                    <m:r>
                      <w:rPr>
                        <w:rFonts w:ascii="Cambria Math" w:hAnsi="Cambria Math"/>
                        <w:lang w:val="es-NI"/>
                      </w:rPr>
                      <m:t>r</m:t>
                    </m:r>
                  </m:oMath>
                  <w:r>
                    <w:rPr>
                      <w:rFonts w:eastAsiaTheme="minorEastAsia"/>
                      <w:lang w:val="es-NI"/>
                    </w:rPr>
                    <w:t xml:space="preserve"> và </w:t>
                  </w:r>
                  <m:oMath>
                    <m:r>
                      <w:rPr>
                        <w:rFonts w:ascii="Cambria Math" w:eastAsiaTheme="minorEastAsia" w:hAnsi="Cambria Math"/>
                        <w:lang w:val="es-NI"/>
                      </w:rPr>
                      <m:t>L</m:t>
                    </m:r>
                  </m:oMath>
                  <w:r>
                    <w:rPr>
                      <w:rFonts w:eastAsiaTheme="minorEastAsia"/>
                      <w:lang w:val="es-NI"/>
                    </w:rPr>
                    <w:t xml:space="preserve"> </w:t>
                  </w:r>
                  <w:r>
                    <w:rPr>
                      <w:lang w:val="es-NI"/>
                    </w:rPr>
                    <w:t>theo giả định của mô hình lãi suất Hull – White</w:t>
                  </w:r>
                  <w:r>
                    <w:rPr>
                      <w:rFonts w:eastAsiaTheme="minorEastAsia"/>
                      <w:lang w:val="es-NI"/>
                    </w:rPr>
                    <w:t>:</w:t>
                  </w:r>
                </w:p>
                <w:p w14:paraId="23C37879" w14:textId="77777777" w:rsidR="009E59A7" w:rsidRPr="00F31D4D" w:rsidRDefault="009E59A7" w:rsidP="009E59A7">
                  <w:pPr>
                    <w:rPr>
                      <w:rFonts w:eastAsiaTheme="minorEastAsia"/>
                      <w:lang w:val="es-NI"/>
                    </w:rPr>
                  </w:pPr>
                  <m:oMathPara>
                    <m:oMath>
                      <m:r>
                        <w:rPr>
                          <w:rFonts w:ascii="Cambria Math" w:hAnsi="Cambria Math"/>
                          <w:lang w:val="es-NI"/>
                        </w:rPr>
                        <m:t>dr=</m:t>
                      </m:r>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θ</m:t>
                              </m:r>
                            </m:e>
                            <m:sub>
                              <m:r>
                                <w:rPr>
                                  <w:rFonts w:ascii="Cambria Math" w:hAnsi="Cambria Math"/>
                                  <w:lang w:val="es-NI"/>
                                </w:rPr>
                                <m:t>r</m:t>
                              </m:r>
                            </m:sub>
                          </m:sSub>
                          <m:d>
                            <m:dPr>
                              <m:ctrlPr>
                                <w:rPr>
                                  <w:rFonts w:ascii="Cambria Math" w:hAnsi="Cambria Math"/>
                                  <w:i/>
                                  <w:lang w:val="es-NI"/>
                                </w:rPr>
                              </m:ctrlPr>
                            </m:dPr>
                            <m:e>
                              <m:r>
                                <w:rPr>
                                  <w:rFonts w:ascii="Cambria Math" w:hAnsi="Cambria Math"/>
                                  <w:lang w:val="es-NI"/>
                                </w:rPr>
                                <m:t>t</m:t>
                              </m:r>
                            </m:e>
                          </m:d>
                          <m:r>
                            <w:rPr>
                              <w:rFonts w:ascii="Cambria Math" w:hAnsi="Cambria Math"/>
                              <w:lang w:val="es-NI"/>
                            </w:rPr>
                            <m:t>-</m:t>
                          </m:r>
                          <m:sSub>
                            <m:sSubPr>
                              <m:ctrlPr>
                                <w:rPr>
                                  <w:rFonts w:ascii="Cambria Math" w:hAnsi="Cambria Math"/>
                                  <w:i/>
                                  <w:lang w:val="es-NI"/>
                                </w:rPr>
                              </m:ctrlPr>
                            </m:sSubPr>
                            <m:e>
                              <m:r>
                                <w:rPr>
                                  <w:rFonts w:ascii="Cambria Math" w:hAnsi="Cambria Math"/>
                                  <w:lang w:val="es-NI"/>
                                </w:rPr>
                                <m:t>a</m:t>
                              </m:r>
                            </m:e>
                            <m:sub>
                              <m:r>
                                <w:rPr>
                                  <w:rFonts w:ascii="Cambria Math" w:hAnsi="Cambria Math"/>
                                  <w:lang w:val="es-NI"/>
                                </w:rPr>
                                <m:t>r</m:t>
                              </m:r>
                            </m:sub>
                          </m:sSub>
                          <m:r>
                            <w:rPr>
                              <w:rFonts w:ascii="Cambria Math" w:hAnsi="Cambria Math"/>
                              <w:lang w:val="es-NI"/>
                            </w:rPr>
                            <m:t>∙r</m:t>
                          </m:r>
                        </m:e>
                      </m:d>
                      <m:r>
                        <w:rPr>
                          <w:rFonts w:ascii="Cambria Math" w:hAnsi="Cambria Math"/>
                          <w:lang w:val="es-NI"/>
                        </w:rPr>
                        <m:t>dt+</m:t>
                      </m:r>
                      <m:sSub>
                        <m:sSubPr>
                          <m:ctrlPr>
                            <w:rPr>
                              <w:rFonts w:ascii="Cambria Math" w:hAnsi="Cambria Math"/>
                              <w:i/>
                              <w:lang w:val="es-NI"/>
                            </w:rPr>
                          </m:ctrlPr>
                        </m:sSubPr>
                        <m:e>
                          <m:r>
                            <w:rPr>
                              <w:rFonts w:ascii="Cambria Math" w:hAnsi="Cambria Math"/>
                              <w:lang w:val="es-NI"/>
                            </w:rPr>
                            <m:t>σ</m:t>
                          </m:r>
                        </m:e>
                        <m:sub>
                          <m:r>
                            <w:rPr>
                              <w:rFonts w:ascii="Cambria Math" w:hAnsi="Cambria Math"/>
                              <w:lang w:val="es-NI"/>
                            </w:rPr>
                            <m:t>r</m:t>
                          </m:r>
                        </m:sub>
                      </m:sSub>
                      <m:r>
                        <w:rPr>
                          <w:rFonts w:ascii="Cambria Math" w:hAnsi="Cambria Math"/>
                          <w:lang w:val="es-NI"/>
                        </w:rPr>
                        <m:t>d</m:t>
                      </m:r>
                      <m:sSup>
                        <m:sSupPr>
                          <m:ctrlPr>
                            <w:rPr>
                              <w:rFonts w:ascii="Cambria Math" w:hAnsi="Cambria Math"/>
                              <w:i/>
                              <w:lang w:val="es-NI"/>
                            </w:rPr>
                          </m:ctrlPr>
                        </m:sSupPr>
                        <m:e>
                          <m:r>
                            <w:rPr>
                              <w:rFonts w:ascii="Cambria Math" w:hAnsi="Cambria Math"/>
                              <w:lang w:val="es-NI"/>
                            </w:rPr>
                            <m:t>W</m:t>
                          </m:r>
                        </m:e>
                        <m:sup>
                          <m:r>
                            <w:rPr>
                              <w:rFonts w:ascii="Cambria Math" w:hAnsi="Cambria Math"/>
                              <w:lang w:val="es-NI"/>
                            </w:rPr>
                            <m:t>r</m:t>
                          </m:r>
                        </m:sup>
                      </m:sSup>
                    </m:oMath>
                  </m:oMathPara>
                </w:p>
                <w:p w14:paraId="1CF17514" w14:textId="77777777" w:rsidR="009E59A7" w:rsidRPr="00E83B84" w:rsidRDefault="009E59A7" w:rsidP="009E59A7">
                  <w:pPr>
                    <w:rPr>
                      <w:ins w:id="361" w:author="Quant Department - HO" w:date="2026-09-04T09:03:00Z" w16du:dateUtc="2026-09-04T02:03:00Z"/>
                      <w:rFonts w:eastAsiaTheme="minorEastAsia"/>
                      <w:lang w:val="es-NI"/>
                    </w:rPr>
                  </w:pPr>
                  <m:oMathPara>
                    <m:oMath>
                      <m:r>
                        <w:rPr>
                          <w:rFonts w:ascii="Cambria Math" w:eastAsiaTheme="minorEastAsia" w:hAnsi="Cambria Math"/>
                          <w:lang w:val="es-NI"/>
                        </w:rPr>
                        <m:t>dL=</m:t>
                      </m:r>
                      <m:d>
                        <m:dPr>
                          <m:ctrlPr>
                            <w:rPr>
                              <w:rFonts w:ascii="Cambria Math" w:eastAsiaTheme="minorEastAsia"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θ</m:t>
                              </m:r>
                            </m:e>
                            <m:sub>
                              <m:r>
                                <w:rPr>
                                  <w:rFonts w:ascii="Cambria Math" w:eastAsiaTheme="minorEastAsia" w:hAnsi="Cambria Math"/>
                                  <w:lang w:val="es-NI"/>
                                </w:rPr>
                                <m:t>L</m:t>
                              </m:r>
                            </m:sub>
                          </m:sSub>
                          <m:d>
                            <m:dPr>
                              <m:ctrlPr>
                                <w:rPr>
                                  <w:rFonts w:ascii="Cambria Math" w:eastAsiaTheme="minorEastAsia" w:hAnsi="Cambria Math"/>
                                  <w:i/>
                                  <w:lang w:val="es-NI"/>
                                </w:rPr>
                              </m:ctrlPr>
                            </m:dPr>
                            <m:e>
                              <m:r>
                                <w:rPr>
                                  <w:rFonts w:ascii="Cambria Math" w:eastAsiaTheme="minorEastAsia" w:hAnsi="Cambria Math"/>
                                  <w:lang w:val="es-NI"/>
                                </w:rPr>
                                <m:t>t</m:t>
                              </m:r>
                            </m:e>
                          </m:d>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L</m:t>
                              </m:r>
                            </m:sub>
                          </m:sSub>
                          <m:r>
                            <w:rPr>
                              <w:rFonts w:ascii="Cambria Math" w:eastAsiaTheme="minorEastAsia" w:hAnsi="Cambria Math"/>
                              <w:lang w:val="es-NI"/>
                            </w:rPr>
                            <m:t>∙L</m:t>
                          </m:r>
                        </m:e>
                      </m:d>
                      <m:r>
                        <w:rPr>
                          <w:rFonts w:ascii="Cambria Math" w:eastAsiaTheme="minorEastAsia" w:hAnsi="Cambria Math"/>
                          <w:lang w:val="es-NI"/>
                        </w:rPr>
                        <m:t>dt+</m:t>
                      </m:r>
                      <m:sSub>
                        <m:sSubPr>
                          <m:ctrlPr>
                            <w:rPr>
                              <w:rFonts w:ascii="Cambria Math" w:eastAsiaTheme="minorEastAsia" w:hAnsi="Cambria Math"/>
                              <w:i/>
                              <w:lang w:val="es-NI"/>
                            </w:rPr>
                          </m:ctrlPr>
                        </m:sSubPr>
                        <m:e>
                          <m:r>
                            <w:rPr>
                              <w:rFonts w:ascii="Cambria Math" w:eastAsiaTheme="minorEastAsia" w:hAnsi="Cambria Math"/>
                              <w:lang w:val="es-NI"/>
                            </w:rPr>
                            <m:t>σ</m:t>
                          </m:r>
                        </m:e>
                        <m:sub>
                          <m:r>
                            <w:rPr>
                              <w:rFonts w:ascii="Cambria Math" w:eastAsiaTheme="minorEastAsia" w:hAnsi="Cambria Math"/>
                              <w:lang w:val="es-NI"/>
                            </w:rPr>
                            <m:t>L</m:t>
                          </m:r>
                        </m:sub>
                      </m:sSub>
                      <m:r>
                        <w:rPr>
                          <w:rFonts w:ascii="Cambria Math" w:eastAsiaTheme="minorEastAsia" w:hAnsi="Cambria Math"/>
                          <w:lang w:val="es-NI"/>
                        </w:rPr>
                        <m:t>d</m:t>
                      </m:r>
                      <m:sSup>
                        <m:sSupPr>
                          <m:ctrlPr>
                            <w:rPr>
                              <w:rFonts w:ascii="Cambria Math" w:eastAsiaTheme="minorEastAsia" w:hAnsi="Cambria Math"/>
                              <w:i/>
                              <w:lang w:val="es-NI"/>
                            </w:rPr>
                          </m:ctrlPr>
                        </m:sSupPr>
                        <m:e>
                          <m:r>
                            <w:rPr>
                              <w:rFonts w:ascii="Cambria Math" w:eastAsiaTheme="minorEastAsia" w:hAnsi="Cambria Math"/>
                              <w:lang w:val="es-NI"/>
                            </w:rPr>
                            <m:t>W</m:t>
                          </m:r>
                        </m:e>
                        <m:sup>
                          <m:r>
                            <w:rPr>
                              <w:rFonts w:ascii="Cambria Math" w:eastAsiaTheme="minorEastAsia" w:hAnsi="Cambria Math"/>
                              <w:lang w:val="es-NI"/>
                            </w:rPr>
                            <m:t>L</m:t>
                          </m:r>
                        </m:sup>
                      </m:sSup>
                    </m:oMath>
                  </m:oMathPara>
                </w:p>
                <w:p w14:paraId="4738277A" w14:textId="251A1FD8" w:rsidR="00E83B84" w:rsidRPr="00B651F2" w:rsidRDefault="00E83B84" w:rsidP="009E59A7">
                  <w:pPr>
                    <w:rPr>
                      <w:rFonts w:eastAsiaTheme="minorEastAsia"/>
                      <w:lang w:val="es-NI"/>
                    </w:rPr>
                  </w:pPr>
                  <w:ins w:id="362" w:author="Quant Department - HO" w:date="2026-09-04T09:03:00Z" w16du:dateUtc="2026-09-04T02:03:00Z">
                    <w:r>
                      <w:rPr>
                        <w:rFonts w:eastAsiaTheme="minorEastAsia"/>
                        <w:lang w:val="es-NI"/>
                      </w:rPr>
                      <w:t xml:space="preserve">Trong đó, </w:t>
                    </w:r>
                  </w:ins>
                  <m:oMath>
                    <m:sSub>
                      <m:sSubPr>
                        <m:ctrlPr>
                          <w:ins w:id="363" w:author="Quant Department - HO" w:date="2026-09-04T09:03:00Z" w16du:dateUtc="2026-09-04T02:03:00Z">
                            <w:rPr>
                              <w:rFonts w:ascii="Cambria Math" w:eastAsiaTheme="minorEastAsia" w:hAnsi="Cambria Math"/>
                              <w:i/>
                              <w:lang w:val="es-NI"/>
                            </w:rPr>
                          </w:ins>
                        </m:ctrlPr>
                      </m:sSubPr>
                      <m:e>
                        <m:r>
                          <w:ins w:id="364" w:author="Quant Department - HO" w:date="2026-09-04T09:03:00Z" w16du:dateUtc="2026-09-04T02:03:00Z">
                            <w:rPr>
                              <w:rFonts w:ascii="Cambria Math" w:eastAsiaTheme="minorEastAsia" w:hAnsi="Cambria Math"/>
                              <w:lang w:val="es-NI"/>
                            </w:rPr>
                            <m:t>θ</m:t>
                          </w:ins>
                        </m:r>
                      </m:e>
                      <m:sub>
                        <m:r>
                          <w:ins w:id="365" w:author="Quant Department - HO" w:date="2026-09-04T09:03:00Z" w16du:dateUtc="2026-09-04T02:03:00Z">
                            <w:rPr>
                              <w:rFonts w:ascii="Cambria Math" w:eastAsiaTheme="minorEastAsia" w:hAnsi="Cambria Math"/>
                              <w:lang w:val="es-NI"/>
                            </w:rPr>
                            <m:t>r</m:t>
                          </w:ins>
                        </m:r>
                      </m:sub>
                    </m:sSub>
                    <m:d>
                      <m:dPr>
                        <m:ctrlPr>
                          <w:ins w:id="366" w:author="Quant Department - HO" w:date="2026-09-04T09:03:00Z" w16du:dateUtc="2026-09-04T02:03:00Z">
                            <w:rPr>
                              <w:rFonts w:ascii="Cambria Math" w:eastAsiaTheme="minorEastAsia" w:hAnsi="Cambria Math"/>
                              <w:i/>
                              <w:lang w:val="es-NI"/>
                            </w:rPr>
                          </w:ins>
                        </m:ctrlPr>
                      </m:dPr>
                      <m:e>
                        <m:r>
                          <w:ins w:id="367" w:author="Quant Department - HO" w:date="2026-09-04T09:03:00Z" w16du:dateUtc="2026-09-04T02:03:00Z">
                            <w:rPr>
                              <w:rFonts w:ascii="Cambria Math" w:eastAsiaTheme="minorEastAsia" w:hAnsi="Cambria Math"/>
                              <w:lang w:val="es-NI"/>
                            </w:rPr>
                            <m:t>t</m:t>
                          </w:ins>
                        </m:r>
                      </m:e>
                    </m:d>
                    <m:r>
                      <w:ins w:id="368" w:author="Quant Department - HO" w:date="2026-09-04T09:03:00Z" w16du:dateUtc="2026-09-04T02:03:00Z">
                        <w:rPr>
                          <w:rFonts w:ascii="Cambria Math" w:eastAsiaTheme="minorEastAsia" w:hAnsi="Cambria Math"/>
                          <w:lang w:val="es-NI"/>
                        </w:rPr>
                        <m:t>=</m:t>
                      </w:ins>
                    </m:r>
                    <m:sSubSup>
                      <m:sSubSupPr>
                        <m:ctrlPr>
                          <w:ins w:id="369" w:author="Quant Department - HO" w:date="2026-09-04T09:04:00Z" w16du:dateUtc="2026-09-04T02:04:00Z">
                            <w:rPr>
                              <w:rFonts w:ascii="Cambria Math" w:eastAsiaTheme="minorEastAsia" w:hAnsi="Cambria Math"/>
                              <w:i/>
                              <w:lang w:val="es-NI"/>
                            </w:rPr>
                          </w:ins>
                        </m:ctrlPr>
                      </m:sSubSupPr>
                      <m:e>
                        <m:r>
                          <w:ins w:id="370" w:author="Quant Department - HO" w:date="2026-09-04T09:04:00Z" w16du:dateUtc="2026-09-04T02:04:00Z">
                            <w:rPr>
                              <w:rFonts w:ascii="Cambria Math" w:eastAsiaTheme="minorEastAsia" w:hAnsi="Cambria Math"/>
                              <w:lang w:val="es-NI"/>
                            </w:rPr>
                            <m:t>f</m:t>
                          </w:ins>
                        </m:r>
                      </m:e>
                      <m:sub>
                        <m:r>
                          <w:ins w:id="371" w:author="Quant Department - HO" w:date="2026-09-04T09:04:00Z" w16du:dateUtc="2026-09-04T02:04:00Z">
                            <w:rPr>
                              <w:rFonts w:ascii="Cambria Math" w:eastAsiaTheme="minorEastAsia" w:hAnsi="Cambria Math"/>
                              <w:lang w:val="es-NI"/>
                            </w:rPr>
                            <m:t>0</m:t>
                          </w:ins>
                        </m:r>
                      </m:sub>
                      <m:sup>
                        <m:r>
                          <w:ins w:id="372" w:author="Quant Department - HO" w:date="2026-09-04T09:04:00Z" w16du:dateUtc="2026-09-04T02:04:00Z">
                            <w:rPr>
                              <w:rFonts w:ascii="Cambria Math" w:eastAsiaTheme="minorEastAsia" w:hAnsi="Cambria Math"/>
                              <w:lang w:val="es-NI"/>
                            </w:rPr>
                            <m:t>r</m:t>
                          </w:ins>
                        </m:r>
                      </m:sup>
                    </m:sSubSup>
                    <m:d>
                      <m:dPr>
                        <m:ctrlPr>
                          <w:ins w:id="373" w:author="Quant Department - HO" w:date="2026-09-04T09:04:00Z" w16du:dateUtc="2026-09-04T02:04:00Z">
                            <w:rPr>
                              <w:rFonts w:ascii="Cambria Math" w:eastAsiaTheme="minorEastAsia" w:hAnsi="Cambria Math"/>
                              <w:i/>
                              <w:lang w:val="es-NI"/>
                            </w:rPr>
                          </w:ins>
                        </m:ctrlPr>
                      </m:dPr>
                      <m:e>
                        <m:r>
                          <w:ins w:id="374" w:author="Quant Department - HO" w:date="2026-09-04T09:04:00Z" w16du:dateUtc="2026-09-04T02:04:00Z">
                            <w:rPr>
                              <w:rFonts w:ascii="Cambria Math" w:eastAsiaTheme="minorEastAsia" w:hAnsi="Cambria Math"/>
                              <w:lang w:val="es-NI"/>
                            </w:rPr>
                            <m:t>t</m:t>
                          </w:ins>
                        </m:r>
                      </m:e>
                    </m:d>
                    <m:r>
                      <w:ins w:id="375" w:author="Quant Department - HO" w:date="2026-09-04T09:04:00Z" w16du:dateUtc="2026-09-04T02:04:00Z">
                        <w:rPr>
                          <w:rFonts w:ascii="Cambria Math" w:eastAsiaTheme="minorEastAsia" w:hAnsi="Cambria Math"/>
                          <w:lang w:val="es-NI"/>
                        </w:rPr>
                        <m:t>-</m:t>
                      </w:ins>
                    </m:r>
                    <m:f>
                      <m:fPr>
                        <m:ctrlPr>
                          <w:ins w:id="376" w:author="Quant Department - HO" w:date="2026-09-04T09:04:00Z" w16du:dateUtc="2026-09-04T02:04:00Z">
                            <w:rPr>
                              <w:rFonts w:ascii="Cambria Math" w:eastAsiaTheme="minorEastAsia" w:hAnsi="Cambria Math"/>
                              <w:i/>
                              <w:lang w:val="es-NI"/>
                            </w:rPr>
                          </w:ins>
                        </m:ctrlPr>
                      </m:fPr>
                      <m:num>
                        <m:sSubSup>
                          <m:sSubSupPr>
                            <m:ctrlPr>
                              <w:ins w:id="377" w:author="Quant Department - HO" w:date="2026-09-04T09:04:00Z" w16du:dateUtc="2026-09-04T02:04:00Z">
                                <w:rPr>
                                  <w:rFonts w:ascii="Cambria Math" w:eastAsiaTheme="minorEastAsia" w:hAnsi="Cambria Math"/>
                                  <w:i/>
                                  <w:lang w:val="es-NI"/>
                                </w:rPr>
                              </w:ins>
                            </m:ctrlPr>
                          </m:sSubSupPr>
                          <m:e>
                            <m:r>
                              <w:ins w:id="378" w:author="Quant Department - HO" w:date="2026-09-04T09:04:00Z" w16du:dateUtc="2026-09-04T02:04:00Z">
                                <w:rPr>
                                  <w:rFonts w:ascii="Cambria Math" w:eastAsiaTheme="minorEastAsia" w:hAnsi="Cambria Math"/>
                                  <w:lang w:val="es-NI"/>
                                </w:rPr>
                                <m:t>σ</m:t>
                              </w:ins>
                            </m:r>
                          </m:e>
                          <m:sub>
                            <m:r>
                              <w:ins w:id="379" w:author="Quant Department - HO" w:date="2026-09-04T09:04:00Z" w16du:dateUtc="2026-09-04T02:04:00Z">
                                <w:rPr>
                                  <w:rFonts w:ascii="Cambria Math" w:eastAsiaTheme="minorEastAsia" w:hAnsi="Cambria Math"/>
                                  <w:lang w:val="es-NI"/>
                                </w:rPr>
                                <m:t>r</m:t>
                              </w:ins>
                            </m:r>
                          </m:sub>
                          <m:sup>
                            <m:r>
                              <w:ins w:id="380" w:author="Quant Department - HO" w:date="2026-09-04T09:04:00Z" w16du:dateUtc="2026-09-04T02:04:00Z">
                                <w:rPr>
                                  <w:rFonts w:ascii="Cambria Math" w:eastAsiaTheme="minorEastAsia" w:hAnsi="Cambria Math"/>
                                  <w:lang w:val="es-NI"/>
                                </w:rPr>
                                <m:t>2</m:t>
                              </w:ins>
                            </m:r>
                          </m:sup>
                        </m:sSubSup>
                      </m:num>
                      <m:den>
                        <m:r>
                          <w:ins w:id="381" w:author="Quant Department - HO" w:date="2026-09-04T09:04:00Z" w16du:dateUtc="2026-09-04T02:04:00Z">
                            <w:rPr>
                              <w:rFonts w:ascii="Cambria Math" w:eastAsiaTheme="minorEastAsia" w:hAnsi="Cambria Math"/>
                              <w:lang w:val="es-NI"/>
                            </w:rPr>
                            <m:t>2</m:t>
                          </w:ins>
                        </m:r>
                        <m:sSubSup>
                          <m:sSubSupPr>
                            <m:ctrlPr>
                              <w:ins w:id="382" w:author="Quant Department - HO" w:date="2026-09-04T09:04:00Z" w16du:dateUtc="2026-09-04T02:04:00Z">
                                <w:rPr>
                                  <w:rFonts w:ascii="Cambria Math" w:eastAsiaTheme="minorEastAsia" w:hAnsi="Cambria Math"/>
                                  <w:i/>
                                  <w:lang w:val="es-NI"/>
                                </w:rPr>
                              </w:ins>
                            </m:ctrlPr>
                          </m:sSubSupPr>
                          <m:e>
                            <m:r>
                              <w:ins w:id="383" w:author="Quant Department - HO" w:date="2026-09-04T09:04:00Z" w16du:dateUtc="2026-09-04T02:04:00Z">
                                <w:rPr>
                                  <w:rFonts w:ascii="Cambria Math" w:eastAsiaTheme="minorEastAsia" w:hAnsi="Cambria Math"/>
                                  <w:lang w:val="es-NI"/>
                                </w:rPr>
                                <m:t>a</m:t>
                              </w:ins>
                            </m:r>
                          </m:e>
                          <m:sub>
                            <m:r>
                              <w:ins w:id="384" w:author="Quant Department - HO" w:date="2026-09-04T09:04:00Z" w16du:dateUtc="2026-09-04T02:04:00Z">
                                <w:rPr>
                                  <w:rFonts w:ascii="Cambria Math" w:eastAsiaTheme="minorEastAsia" w:hAnsi="Cambria Math"/>
                                  <w:lang w:val="es-NI"/>
                                </w:rPr>
                                <m:t>r</m:t>
                              </w:ins>
                            </m:r>
                          </m:sub>
                          <m:sup>
                            <m:r>
                              <w:ins w:id="385" w:author="Quant Department - HO" w:date="2026-09-04T09:04:00Z" w16du:dateUtc="2026-09-04T02:04:00Z">
                                <w:rPr>
                                  <w:rFonts w:ascii="Cambria Math" w:eastAsiaTheme="minorEastAsia" w:hAnsi="Cambria Math"/>
                                  <w:lang w:val="es-NI"/>
                                </w:rPr>
                                <m:t>2</m:t>
                              </w:ins>
                            </m:r>
                          </m:sup>
                        </m:sSubSup>
                      </m:den>
                    </m:f>
                    <m:r>
                      <w:ins w:id="386" w:author="Quant Department - HO" w:date="2026-09-04T09:04:00Z" w16du:dateUtc="2026-09-04T02:04:00Z">
                        <w:rPr>
                          <w:rFonts w:ascii="Cambria Math" w:eastAsiaTheme="minorEastAsia" w:hAnsi="Cambria Math"/>
                          <w:lang w:val="es-NI"/>
                        </w:rPr>
                        <m:t>∙</m:t>
                      </w:ins>
                    </m:r>
                    <m:sSup>
                      <m:sSupPr>
                        <m:ctrlPr>
                          <w:ins w:id="387" w:author="Quant Department - HO" w:date="2026-09-04T09:04:00Z" w16du:dateUtc="2026-09-04T02:04:00Z">
                            <w:rPr>
                              <w:rFonts w:ascii="Cambria Math" w:eastAsiaTheme="minorEastAsia" w:hAnsi="Cambria Math"/>
                              <w:i/>
                              <w:lang w:val="es-NI"/>
                            </w:rPr>
                          </w:ins>
                        </m:ctrlPr>
                      </m:sSupPr>
                      <m:e>
                        <m:d>
                          <m:dPr>
                            <m:ctrlPr>
                              <w:ins w:id="388" w:author="Quant Department - HO" w:date="2026-09-04T09:04:00Z" w16du:dateUtc="2026-09-04T02:04:00Z">
                                <w:rPr>
                                  <w:rFonts w:ascii="Cambria Math" w:eastAsiaTheme="minorEastAsia" w:hAnsi="Cambria Math"/>
                                  <w:i/>
                                  <w:lang w:val="es-NI"/>
                                </w:rPr>
                              </w:ins>
                            </m:ctrlPr>
                          </m:dPr>
                          <m:e>
                            <m:r>
                              <w:ins w:id="389" w:author="Quant Department - HO" w:date="2026-09-04T09:04:00Z" w16du:dateUtc="2026-09-04T02:04:00Z">
                                <w:rPr>
                                  <w:rFonts w:ascii="Cambria Math" w:eastAsiaTheme="minorEastAsia" w:hAnsi="Cambria Math"/>
                                  <w:lang w:val="es-NI"/>
                                </w:rPr>
                                <m:t>1-</m:t>
                              </w:ins>
                            </m:r>
                            <m:sSup>
                              <m:sSupPr>
                                <m:ctrlPr>
                                  <w:ins w:id="390" w:author="Quant Department - HO" w:date="2026-09-04T09:04:00Z" w16du:dateUtc="2026-09-04T02:04:00Z">
                                    <w:rPr>
                                      <w:rFonts w:ascii="Cambria Math" w:eastAsiaTheme="minorEastAsia" w:hAnsi="Cambria Math"/>
                                      <w:i/>
                                      <w:lang w:val="es-NI"/>
                                    </w:rPr>
                                  </w:ins>
                                </m:ctrlPr>
                              </m:sSupPr>
                              <m:e>
                                <m:r>
                                  <w:ins w:id="391" w:author="Quant Department - HO" w:date="2026-09-04T09:04:00Z" w16du:dateUtc="2026-09-04T02:04:00Z">
                                    <w:rPr>
                                      <w:rFonts w:ascii="Cambria Math" w:eastAsiaTheme="minorEastAsia" w:hAnsi="Cambria Math"/>
                                      <w:lang w:val="es-NI"/>
                                    </w:rPr>
                                    <m:t>e</m:t>
                                  </w:ins>
                                </m:r>
                              </m:e>
                              <m:sup>
                                <m:r>
                                  <w:ins w:id="392" w:author="Quant Department - HO" w:date="2026-09-04T09:04:00Z" w16du:dateUtc="2026-09-04T02:04:00Z">
                                    <w:rPr>
                                      <w:rFonts w:ascii="Cambria Math" w:eastAsiaTheme="minorEastAsia" w:hAnsi="Cambria Math"/>
                                      <w:lang w:val="es-NI"/>
                                    </w:rPr>
                                    <m:t>-</m:t>
                                  </w:ins>
                                </m:r>
                                <m:sSub>
                                  <m:sSubPr>
                                    <m:ctrlPr>
                                      <w:ins w:id="393" w:author="Quant Department - HO" w:date="2026-09-04T09:04:00Z" w16du:dateUtc="2026-09-04T02:04:00Z">
                                        <w:rPr>
                                          <w:rFonts w:ascii="Cambria Math" w:eastAsiaTheme="minorEastAsia" w:hAnsi="Cambria Math"/>
                                          <w:i/>
                                          <w:lang w:val="es-NI"/>
                                        </w:rPr>
                                      </w:ins>
                                    </m:ctrlPr>
                                  </m:sSubPr>
                                  <m:e>
                                    <m:r>
                                      <w:ins w:id="394" w:author="Quant Department - HO" w:date="2026-09-04T09:04:00Z" w16du:dateUtc="2026-09-04T02:04:00Z">
                                        <w:rPr>
                                          <w:rFonts w:ascii="Cambria Math" w:eastAsiaTheme="minorEastAsia" w:hAnsi="Cambria Math"/>
                                          <w:lang w:val="es-NI"/>
                                        </w:rPr>
                                        <m:t>a</m:t>
                                      </w:ins>
                                    </m:r>
                                  </m:e>
                                  <m:sub>
                                    <m:r>
                                      <w:ins w:id="395" w:author="Quant Department - HO" w:date="2026-09-04T09:04:00Z" w16du:dateUtc="2026-09-04T02:04:00Z">
                                        <w:rPr>
                                          <w:rFonts w:ascii="Cambria Math" w:eastAsiaTheme="minorEastAsia" w:hAnsi="Cambria Math"/>
                                          <w:lang w:val="es-NI"/>
                                        </w:rPr>
                                        <m:t>r</m:t>
                                      </w:ins>
                                    </m:r>
                                  </m:sub>
                                </m:sSub>
                                <m:r>
                                  <w:ins w:id="396" w:author="Quant Department - HO" w:date="2026-09-04T09:04:00Z" w16du:dateUtc="2026-09-04T02:04:00Z">
                                    <w:rPr>
                                      <w:rFonts w:ascii="Cambria Math" w:eastAsiaTheme="minorEastAsia" w:hAnsi="Cambria Math"/>
                                      <w:lang w:val="es-NI"/>
                                    </w:rPr>
                                    <m:t>t</m:t>
                                  </w:ins>
                                </m:r>
                              </m:sup>
                            </m:sSup>
                          </m:e>
                        </m:d>
                      </m:e>
                      <m:sup>
                        <m:r>
                          <w:ins w:id="397" w:author="Quant Department - HO" w:date="2026-09-04T09:04:00Z" w16du:dateUtc="2026-09-04T02:04:00Z">
                            <w:rPr>
                              <w:rFonts w:ascii="Cambria Math" w:eastAsiaTheme="minorEastAsia" w:hAnsi="Cambria Math"/>
                              <w:lang w:val="es-NI"/>
                            </w:rPr>
                            <m:t>2</m:t>
                          </w:ins>
                        </m:r>
                      </m:sup>
                    </m:sSup>
                  </m:oMath>
                  <w:ins w:id="398" w:author="Quant Department - HO" w:date="2026-09-04T09:04:00Z" w16du:dateUtc="2026-09-04T02:04:00Z">
                    <w:r w:rsidR="00310FBD">
                      <w:rPr>
                        <w:rFonts w:eastAsiaTheme="minorEastAsia"/>
                        <w:lang w:val="es-NI"/>
                      </w:rPr>
                      <w:t xml:space="preserve"> và </w:t>
                    </w:r>
                  </w:ins>
                  <m:oMath>
                    <m:sSub>
                      <m:sSubPr>
                        <m:ctrlPr>
                          <w:ins w:id="399" w:author="Quant Department - HO" w:date="2026-09-04T09:04:00Z" w16du:dateUtc="2026-09-04T02:04:00Z">
                            <w:rPr>
                              <w:rFonts w:ascii="Cambria Math" w:eastAsiaTheme="minorEastAsia" w:hAnsi="Cambria Math"/>
                              <w:i/>
                              <w:lang w:val="es-NI"/>
                            </w:rPr>
                          </w:ins>
                        </m:ctrlPr>
                      </m:sSubPr>
                      <m:e>
                        <m:r>
                          <w:ins w:id="400" w:author="Quant Department - HO" w:date="2026-09-04T09:04:00Z" w16du:dateUtc="2026-09-04T02:04:00Z">
                            <w:rPr>
                              <w:rFonts w:ascii="Cambria Math" w:eastAsiaTheme="minorEastAsia" w:hAnsi="Cambria Math"/>
                              <w:lang w:val="es-NI"/>
                            </w:rPr>
                            <m:t>θ</m:t>
                          </w:ins>
                        </m:r>
                      </m:e>
                      <m:sub>
                        <m:r>
                          <w:ins w:id="401" w:author="Quant Department - HO" w:date="2026-09-04T09:04:00Z" w16du:dateUtc="2026-09-04T02:04:00Z">
                            <w:rPr>
                              <w:rFonts w:ascii="Cambria Math" w:eastAsiaTheme="minorEastAsia" w:hAnsi="Cambria Math"/>
                              <w:lang w:val="es-NI"/>
                            </w:rPr>
                            <m:t>L</m:t>
                          </w:ins>
                        </m:r>
                      </m:sub>
                    </m:sSub>
                    <m:d>
                      <m:dPr>
                        <m:ctrlPr>
                          <w:ins w:id="402" w:author="Quant Department - HO" w:date="2026-09-04T09:04:00Z" w16du:dateUtc="2026-09-04T02:04:00Z">
                            <w:rPr>
                              <w:rFonts w:ascii="Cambria Math" w:eastAsiaTheme="minorEastAsia" w:hAnsi="Cambria Math"/>
                              <w:i/>
                              <w:lang w:val="es-NI"/>
                            </w:rPr>
                          </w:ins>
                        </m:ctrlPr>
                      </m:dPr>
                      <m:e>
                        <m:r>
                          <w:ins w:id="403" w:author="Quant Department - HO" w:date="2026-09-04T09:04:00Z" w16du:dateUtc="2026-09-04T02:04:00Z">
                            <w:rPr>
                              <w:rFonts w:ascii="Cambria Math" w:eastAsiaTheme="minorEastAsia" w:hAnsi="Cambria Math"/>
                              <w:lang w:val="es-NI"/>
                            </w:rPr>
                            <m:t>t</m:t>
                          </w:ins>
                        </m:r>
                      </m:e>
                    </m:d>
                    <m:r>
                      <w:ins w:id="404" w:author="Quant Department - HO" w:date="2026-09-04T09:04:00Z" w16du:dateUtc="2026-09-04T02:04:00Z">
                        <w:rPr>
                          <w:rFonts w:ascii="Cambria Math" w:eastAsiaTheme="minorEastAsia" w:hAnsi="Cambria Math"/>
                          <w:lang w:val="es-NI"/>
                        </w:rPr>
                        <m:t>=</m:t>
                      </w:ins>
                    </m:r>
                    <m:sSubSup>
                      <m:sSubSupPr>
                        <m:ctrlPr>
                          <w:ins w:id="405" w:author="Quant Department - HO" w:date="2026-09-04T09:04:00Z" w16du:dateUtc="2026-09-04T02:04:00Z">
                            <w:rPr>
                              <w:rFonts w:ascii="Cambria Math" w:eastAsiaTheme="minorEastAsia" w:hAnsi="Cambria Math"/>
                              <w:i/>
                              <w:lang w:val="es-NI"/>
                            </w:rPr>
                          </w:ins>
                        </m:ctrlPr>
                      </m:sSubSupPr>
                      <m:e>
                        <m:r>
                          <w:ins w:id="406" w:author="Quant Department - HO" w:date="2026-09-04T09:04:00Z" w16du:dateUtc="2026-09-04T02:04:00Z">
                            <w:rPr>
                              <w:rFonts w:ascii="Cambria Math" w:eastAsiaTheme="minorEastAsia" w:hAnsi="Cambria Math"/>
                              <w:lang w:val="es-NI"/>
                            </w:rPr>
                            <m:t>f</m:t>
                          </w:ins>
                        </m:r>
                      </m:e>
                      <m:sub>
                        <m:r>
                          <w:ins w:id="407" w:author="Quant Department - HO" w:date="2026-09-04T09:04:00Z" w16du:dateUtc="2026-09-04T02:04:00Z">
                            <w:rPr>
                              <w:rFonts w:ascii="Cambria Math" w:eastAsiaTheme="minorEastAsia" w:hAnsi="Cambria Math"/>
                              <w:lang w:val="es-NI"/>
                            </w:rPr>
                            <m:t>0</m:t>
                          </w:ins>
                        </m:r>
                      </m:sub>
                      <m:sup>
                        <m:r>
                          <w:ins w:id="408" w:author="Quant Department - HO" w:date="2026-09-04T09:04:00Z" w16du:dateUtc="2026-09-04T02:04:00Z">
                            <w:rPr>
                              <w:rFonts w:ascii="Cambria Math" w:eastAsiaTheme="minorEastAsia" w:hAnsi="Cambria Math"/>
                              <w:lang w:val="es-NI"/>
                            </w:rPr>
                            <m:t>L</m:t>
                          </w:ins>
                        </m:r>
                      </m:sup>
                    </m:sSubSup>
                    <m:d>
                      <m:dPr>
                        <m:ctrlPr>
                          <w:ins w:id="409" w:author="Quant Department - HO" w:date="2026-09-04T09:04:00Z" w16du:dateUtc="2026-09-04T02:04:00Z">
                            <w:rPr>
                              <w:rFonts w:ascii="Cambria Math" w:eastAsiaTheme="minorEastAsia" w:hAnsi="Cambria Math"/>
                              <w:i/>
                              <w:lang w:val="es-NI"/>
                            </w:rPr>
                          </w:ins>
                        </m:ctrlPr>
                      </m:dPr>
                      <m:e>
                        <m:r>
                          <w:ins w:id="410" w:author="Quant Department - HO" w:date="2026-09-04T09:04:00Z" w16du:dateUtc="2026-09-04T02:04:00Z">
                            <w:rPr>
                              <w:rFonts w:ascii="Cambria Math" w:eastAsiaTheme="minorEastAsia" w:hAnsi="Cambria Math"/>
                              <w:lang w:val="es-NI"/>
                            </w:rPr>
                            <m:t>t</m:t>
                          </w:ins>
                        </m:r>
                      </m:e>
                    </m:d>
                    <m:r>
                      <w:ins w:id="411" w:author="Quant Department - HO" w:date="2026-09-04T09:04:00Z" w16du:dateUtc="2026-09-04T02:04:00Z">
                        <w:rPr>
                          <w:rFonts w:ascii="Cambria Math" w:eastAsiaTheme="minorEastAsia" w:hAnsi="Cambria Math"/>
                          <w:lang w:val="es-NI"/>
                        </w:rPr>
                        <m:t>-</m:t>
                      </w:ins>
                    </m:r>
                    <m:f>
                      <m:fPr>
                        <m:ctrlPr>
                          <w:ins w:id="412" w:author="Quant Department - HO" w:date="2026-09-04T09:04:00Z" w16du:dateUtc="2026-09-04T02:04:00Z">
                            <w:rPr>
                              <w:rFonts w:ascii="Cambria Math" w:eastAsiaTheme="minorEastAsia" w:hAnsi="Cambria Math"/>
                              <w:i/>
                              <w:lang w:val="es-NI"/>
                            </w:rPr>
                          </w:ins>
                        </m:ctrlPr>
                      </m:fPr>
                      <m:num>
                        <m:sSubSup>
                          <m:sSubSupPr>
                            <m:ctrlPr>
                              <w:ins w:id="413" w:author="Quant Department - HO" w:date="2026-09-04T09:04:00Z" w16du:dateUtc="2026-09-04T02:04:00Z">
                                <w:rPr>
                                  <w:rFonts w:ascii="Cambria Math" w:eastAsiaTheme="minorEastAsia" w:hAnsi="Cambria Math"/>
                                  <w:i/>
                                  <w:lang w:val="es-NI"/>
                                </w:rPr>
                              </w:ins>
                            </m:ctrlPr>
                          </m:sSubSupPr>
                          <m:e>
                            <m:r>
                              <w:ins w:id="414" w:author="Quant Department - HO" w:date="2026-09-04T09:04:00Z" w16du:dateUtc="2026-09-04T02:04:00Z">
                                <w:rPr>
                                  <w:rFonts w:ascii="Cambria Math" w:eastAsiaTheme="minorEastAsia" w:hAnsi="Cambria Math"/>
                                  <w:lang w:val="es-NI"/>
                                </w:rPr>
                                <m:t>σ</m:t>
                              </w:ins>
                            </m:r>
                          </m:e>
                          <m:sub>
                            <m:r>
                              <w:ins w:id="415" w:author="Quant Department - HO" w:date="2026-09-04T09:04:00Z" w16du:dateUtc="2026-09-04T02:04:00Z">
                                <w:rPr>
                                  <w:rFonts w:ascii="Cambria Math" w:eastAsiaTheme="minorEastAsia" w:hAnsi="Cambria Math"/>
                                  <w:lang w:val="es-NI"/>
                                </w:rPr>
                                <m:t>L</m:t>
                              </w:ins>
                            </m:r>
                          </m:sub>
                          <m:sup>
                            <m:r>
                              <w:ins w:id="416" w:author="Quant Department - HO" w:date="2026-09-04T09:04:00Z" w16du:dateUtc="2026-09-04T02:04:00Z">
                                <w:rPr>
                                  <w:rFonts w:ascii="Cambria Math" w:eastAsiaTheme="minorEastAsia" w:hAnsi="Cambria Math"/>
                                  <w:lang w:val="es-NI"/>
                                </w:rPr>
                                <m:t>2</m:t>
                              </w:ins>
                            </m:r>
                          </m:sup>
                        </m:sSubSup>
                      </m:num>
                      <m:den>
                        <m:r>
                          <w:ins w:id="417" w:author="Quant Department - HO" w:date="2026-09-04T09:04:00Z" w16du:dateUtc="2026-09-04T02:04:00Z">
                            <w:rPr>
                              <w:rFonts w:ascii="Cambria Math" w:eastAsiaTheme="minorEastAsia" w:hAnsi="Cambria Math"/>
                              <w:lang w:val="es-NI"/>
                            </w:rPr>
                            <m:t>2</m:t>
                          </w:ins>
                        </m:r>
                        <m:sSubSup>
                          <m:sSubSupPr>
                            <m:ctrlPr>
                              <w:ins w:id="418" w:author="Quant Department - HO" w:date="2026-09-04T09:04:00Z" w16du:dateUtc="2026-09-04T02:04:00Z">
                                <w:rPr>
                                  <w:rFonts w:ascii="Cambria Math" w:eastAsiaTheme="minorEastAsia" w:hAnsi="Cambria Math"/>
                                  <w:i/>
                                  <w:lang w:val="es-NI"/>
                                </w:rPr>
                              </w:ins>
                            </m:ctrlPr>
                          </m:sSubSupPr>
                          <m:e>
                            <m:r>
                              <w:ins w:id="419" w:author="Quant Department - HO" w:date="2026-09-04T09:04:00Z" w16du:dateUtc="2026-09-04T02:04:00Z">
                                <w:rPr>
                                  <w:rFonts w:ascii="Cambria Math" w:eastAsiaTheme="minorEastAsia" w:hAnsi="Cambria Math"/>
                                  <w:lang w:val="es-NI"/>
                                </w:rPr>
                                <m:t>a</m:t>
                              </w:ins>
                            </m:r>
                          </m:e>
                          <m:sub>
                            <m:r>
                              <w:ins w:id="420" w:author="Quant Department - HO" w:date="2026-09-04T09:04:00Z" w16du:dateUtc="2026-09-04T02:04:00Z">
                                <w:rPr>
                                  <w:rFonts w:ascii="Cambria Math" w:eastAsiaTheme="minorEastAsia" w:hAnsi="Cambria Math"/>
                                  <w:lang w:val="es-NI"/>
                                </w:rPr>
                                <m:t>L</m:t>
                              </w:ins>
                            </m:r>
                          </m:sub>
                          <m:sup>
                            <m:r>
                              <w:ins w:id="421" w:author="Quant Department - HO" w:date="2026-09-04T09:04:00Z" w16du:dateUtc="2026-09-04T02:04:00Z">
                                <w:rPr>
                                  <w:rFonts w:ascii="Cambria Math" w:eastAsiaTheme="minorEastAsia" w:hAnsi="Cambria Math"/>
                                  <w:lang w:val="es-NI"/>
                                </w:rPr>
                                <m:t>2</m:t>
                              </w:ins>
                            </m:r>
                          </m:sup>
                        </m:sSubSup>
                      </m:den>
                    </m:f>
                    <m:r>
                      <w:ins w:id="422" w:author="Quant Department - HO" w:date="2026-09-04T09:04:00Z" w16du:dateUtc="2026-09-04T02:04:00Z">
                        <w:rPr>
                          <w:rFonts w:ascii="Cambria Math" w:eastAsiaTheme="minorEastAsia" w:hAnsi="Cambria Math"/>
                          <w:lang w:val="es-NI"/>
                        </w:rPr>
                        <m:t>∙</m:t>
                      </w:ins>
                    </m:r>
                    <m:sSup>
                      <m:sSupPr>
                        <m:ctrlPr>
                          <w:ins w:id="423" w:author="Quant Department - HO" w:date="2026-09-04T09:04:00Z" w16du:dateUtc="2026-09-04T02:04:00Z">
                            <w:rPr>
                              <w:rFonts w:ascii="Cambria Math" w:eastAsiaTheme="minorEastAsia" w:hAnsi="Cambria Math"/>
                              <w:i/>
                              <w:lang w:val="es-NI"/>
                            </w:rPr>
                          </w:ins>
                        </m:ctrlPr>
                      </m:sSupPr>
                      <m:e>
                        <m:d>
                          <m:dPr>
                            <m:ctrlPr>
                              <w:ins w:id="424" w:author="Quant Department - HO" w:date="2026-09-04T09:04:00Z" w16du:dateUtc="2026-09-04T02:04:00Z">
                                <w:rPr>
                                  <w:rFonts w:ascii="Cambria Math" w:eastAsiaTheme="minorEastAsia" w:hAnsi="Cambria Math"/>
                                  <w:i/>
                                  <w:lang w:val="es-NI"/>
                                </w:rPr>
                              </w:ins>
                            </m:ctrlPr>
                          </m:dPr>
                          <m:e>
                            <m:r>
                              <w:ins w:id="425" w:author="Quant Department - HO" w:date="2026-09-04T09:04:00Z" w16du:dateUtc="2026-09-04T02:04:00Z">
                                <w:rPr>
                                  <w:rFonts w:ascii="Cambria Math" w:eastAsiaTheme="minorEastAsia" w:hAnsi="Cambria Math"/>
                                  <w:lang w:val="es-NI"/>
                                </w:rPr>
                                <m:t>1-</m:t>
                              </w:ins>
                            </m:r>
                            <m:sSup>
                              <m:sSupPr>
                                <m:ctrlPr>
                                  <w:ins w:id="426" w:author="Quant Department - HO" w:date="2026-09-04T09:04:00Z" w16du:dateUtc="2026-09-04T02:04:00Z">
                                    <w:rPr>
                                      <w:rFonts w:ascii="Cambria Math" w:eastAsiaTheme="minorEastAsia" w:hAnsi="Cambria Math"/>
                                      <w:i/>
                                      <w:lang w:val="es-NI"/>
                                    </w:rPr>
                                  </w:ins>
                                </m:ctrlPr>
                              </m:sSupPr>
                              <m:e>
                                <m:r>
                                  <w:ins w:id="427" w:author="Quant Department - HO" w:date="2026-09-04T09:04:00Z" w16du:dateUtc="2026-09-04T02:04:00Z">
                                    <w:rPr>
                                      <w:rFonts w:ascii="Cambria Math" w:eastAsiaTheme="minorEastAsia" w:hAnsi="Cambria Math"/>
                                      <w:lang w:val="es-NI"/>
                                    </w:rPr>
                                    <m:t>e</m:t>
                                  </w:ins>
                                </m:r>
                              </m:e>
                              <m:sup>
                                <m:r>
                                  <w:ins w:id="428" w:author="Quant Department - HO" w:date="2026-09-04T09:04:00Z" w16du:dateUtc="2026-09-04T02:04:00Z">
                                    <w:rPr>
                                      <w:rFonts w:ascii="Cambria Math" w:eastAsiaTheme="minorEastAsia" w:hAnsi="Cambria Math"/>
                                      <w:lang w:val="es-NI"/>
                                    </w:rPr>
                                    <m:t>-</m:t>
                                  </w:ins>
                                </m:r>
                                <m:sSub>
                                  <m:sSubPr>
                                    <m:ctrlPr>
                                      <w:ins w:id="429" w:author="Quant Department - HO" w:date="2026-09-04T09:04:00Z" w16du:dateUtc="2026-09-04T02:04:00Z">
                                        <w:rPr>
                                          <w:rFonts w:ascii="Cambria Math" w:eastAsiaTheme="minorEastAsia" w:hAnsi="Cambria Math"/>
                                          <w:i/>
                                          <w:lang w:val="es-NI"/>
                                        </w:rPr>
                                      </w:ins>
                                    </m:ctrlPr>
                                  </m:sSubPr>
                                  <m:e>
                                    <m:r>
                                      <w:ins w:id="430" w:author="Quant Department - HO" w:date="2026-09-04T09:04:00Z" w16du:dateUtc="2026-09-04T02:04:00Z">
                                        <w:rPr>
                                          <w:rFonts w:ascii="Cambria Math" w:eastAsiaTheme="minorEastAsia" w:hAnsi="Cambria Math"/>
                                          <w:lang w:val="es-NI"/>
                                        </w:rPr>
                                        <m:t>a</m:t>
                                      </w:ins>
                                    </m:r>
                                  </m:e>
                                  <m:sub>
                                    <m:r>
                                      <w:ins w:id="431" w:author="Quant Department - HO" w:date="2026-09-04T09:04:00Z" w16du:dateUtc="2026-09-04T02:04:00Z">
                                        <w:rPr>
                                          <w:rFonts w:ascii="Cambria Math" w:eastAsiaTheme="minorEastAsia" w:hAnsi="Cambria Math"/>
                                          <w:lang w:val="es-NI"/>
                                        </w:rPr>
                                        <m:t>L</m:t>
                                      </w:ins>
                                    </m:r>
                                  </m:sub>
                                </m:sSub>
                                <m:r>
                                  <w:ins w:id="432" w:author="Quant Department - HO" w:date="2026-09-04T09:04:00Z" w16du:dateUtc="2026-09-04T02:04:00Z">
                                    <w:rPr>
                                      <w:rFonts w:ascii="Cambria Math" w:eastAsiaTheme="minorEastAsia" w:hAnsi="Cambria Math"/>
                                      <w:lang w:val="es-NI"/>
                                    </w:rPr>
                                    <m:t>t</m:t>
                                  </w:ins>
                                </m:r>
                              </m:sup>
                            </m:sSup>
                          </m:e>
                        </m:d>
                      </m:e>
                      <m:sup>
                        <m:r>
                          <w:ins w:id="433" w:author="Quant Department - HO" w:date="2026-09-04T09:04:00Z" w16du:dateUtc="2026-09-04T02:04:00Z">
                            <w:rPr>
                              <w:rFonts w:ascii="Cambria Math" w:eastAsiaTheme="minorEastAsia" w:hAnsi="Cambria Math"/>
                              <w:lang w:val="es-NI"/>
                            </w:rPr>
                            <m:t>2</m:t>
                          </w:ins>
                        </m:r>
                      </m:sup>
                    </m:sSup>
                  </m:oMath>
                  <w:ins w:id="434" w:author="Quant Department - HO" w:date="2026-09-04T09:04:00Z" w16du:dateUtc="2026-09-04T02:04:00Z">
                    <w:r w:rsidR="00DE6038">
                      <w:rPr>
                        <w:rFonts w:eastAsiaTheme="minorEastAsia"/>
                        <w:lang w:val="es-NI"/>
                      </w:rPr>
                      <w:t>.</w:t>
                    </w:r>
                  </w:ins>
                </w:p>
                <w:p w14:paraId="76253FCD" w14:textId="77777777" w:rsidR="009E59A7" w:rsidRDefault="009E59A7" w:rsidP="009E59A7">
                  <w:pPr>
                    <w:pStyle w:val="TLXDMHBullet1"/>
                    <w:rPr>
                      <w:lang w:val="es-NI"/>
                    </w:rPr>
                  </w:pPr>
                  <w:r>
                    <w:rPr>
                      <w:lang w:val="es-NI"/>
                    </w:rPr>
                    <w:t xml:space="preserve">Định nghĩa </w:t>
                  </w:r>
                  <m:oMath>
                    <m:r>
                      <w:rPr>
                        <w:rFonts w:ascii="Cambria Math" w:hAnsi="Cambria Math"/>
                        <w:lang w:val="es-NI"/>
                      </w:rPr>
                      <m:t>x(t)</m:t>
                    </m:r>
                  </m:oMath>
                  <w:r>
                    <w:rPr>
                      <w:lang w:val="es-NI"/>
                    </w:rPr>
                    <w:t xml:space="preserve"> và </w:t>
                  </w:r>
                  <m:oMath>
                    <m:r>
                      <w:rPr>
                        <w:rFonts w:ascii="Cambria Math" w:hAnsi="Cambria Math"/>
                        <w:lang w:val="es-NI"/>
                      </w:rPr>
                      <m:t>y(t)</m:t>
                    </m:r>
                  </m:oMath>
                  <w:r>
                    <w:rPr>
                      <w:lang w:val="es-NI"/>
                    </w:rPr>
                    <w:t>:</w:t>
                  </w:r>
                </w:p>
                <w:p w14:paraId="0E0D9CE1" w14:textId="3296F358" w:rsidR="009E59A7" w:rsidRPr="00EF7105" w:rsidRDefault="009E59A7" w:rsidP="009E59A7">
                  <w:pPr>
                    <w:rPr>
                      <w:rFonts w:eastAsiaTheme="minorEastAsia"/>
                      <w:lang w:val="es-NI"/>
                    </w:rPr>
                  </w:pPr>
                  <m:oMathPara>
                    <m:oMath>
                      <m:r>
                        <w:rPr>
                          <w:rFonts w:ascii="Cambria Math" w:eastAsiaTheme="minorEastAsia" w:hAnsi="Cambria Math"/>
                          <w:lang w:val="es-NI"/>
                        </w:rPr>
                        <m:t>x</m:t>
                      </m:r>
                      <m:d>
                        <m:dPr>
                          <m:ctrlPr>
                            <w:rPr>
                              <w:rFonts w:ascii="Cambria Math" w:eastAsiaTheme="minorEastAsia" w:hAnsi="Cambria Math"/>
                              <w:i/>
                              <w:lang w:val="es-NI"/>
                            </w:rPr>
                          </m:ctrlPr>
                        </m:dPr>
                        <m:e>
                          <m:r>
                            <w:rPr>
                              <w:rFonts w:ascii="Cambria Math" w:eastAsiaTheme="minorEastAsia" w:hAnsi="Cambria Math"/>
                              <w:lang w:val="es-NI"/>
                            </w:rPr>
                            <m:t>t</m:t>
                          </m:r>
                        </m:e>
                      </m:d>
                      <m:r>
                        <w:rPr>
                          <w:rFonts w:ascii="Cambria Math" w:eastAsiaTheme="minorEastAsia" w:hAnsi="Cambria Math"/>
                          <w:lang w:val="es-NI"/>
                        </w:rPr>
                        <m:t>=r</m:t>
                      </m:r>
                      <m:d>
                        <m:dPr>
                          <m:ctrlPr>
                            <w:rPr>
                              <w:rFonts w:ascii="Cambria Math" w:eastAsiaTheme="minorEastAsia" w:hAnsi="Cambria Math"/>
                              <w:i/>
                              <w:lang w:val="es-NI"/>
                            </w:rPr>
                          </m:ctrlPr>
                        </m:dPr>
                        <m:e>
                          <m:r>
                            <w:rPr>
                              <w:rFonts w:ascii="Cambria Math" w:eastAsiaTheme="minorEastAsia" w:hAnsi="Cambria Math"/>
                              <w:lang w:val="es-NI"/>
                            </w:rPr>
                            <m:t>t</m:t>
                          </m:r>
                        </m:e>
                      </m:d>
                      <m:r>
                        <w:rPr>
                          <w:rFonts w:ascii="Cambria Math" w:eastAsiaTheme="minorEastAsia" w:hAnsi="Cambria Math"/>
                          <w:lang w:val="es-NI"/>
                        </w:rPr>
                        <m:t>-</m:t>
                      </m:r>
                      <m:sSubSup>
                        <m:sSubSupPr>
                          <m:ctrlPr>
                            <w:rPr>
                              <w:rFonts w:ascii="Cambria Math" w:eastAsiaTheme="minorEastAsia" w:hAnsi="Cambria Math"/>
                              <w:i/>
                              <w:lang w:val="es-NI"/>
                            </w:rPr>
                          </m:ctrlPr>
                        </m:sSubSupPr>
                        <m:e>
                          <m:r>
                            <w:rPr>
                              <w:rFonts w:ascii="Cambria Math" w:eastAsiaTheme="minorEastAsia" w:hAnsi="Cambria Math"/>
                              <w:lang w:val="es-NI"/>
                            </w:rPr>
                            <m:t>f</m:t>
                          </m:r>
                        </m:e>
                        <m:sub>
                          <m:r>
                            <w:rPr>
                              <w:rFonts w:ascii="Cambria Math" w:eastAsiaTheme="minorEastAsia" w:hAnsi="Cambria Math"/>
                              <w:lang w:val="es-NI"/>
                            </w:rPr>
                            <m:t>0</m:t>
                          </m:r>
                        </m:sub>
                        <m:sup>
                          <m:r>
                            <w:rPr>
                              <w:rFonts w:ascii="Cambria Math" w:eastAsiaTheme="minorEastAsia" w:hAnsi="Cambria Math"/>
                              <w:lang w:val="es-NI"/>
                            </w:rPr>
                            <m:t>r</m:t>
                          </m:r>
                        </m:sup>
                      </m:sSubSup>
                      <m:d>
                        <m:dPr>
                          <m:ctrlPr>
                            <w:rPr>
                              <w:rFonts w:ascii="Cambria Math" w:eastAsiaTheme="minorEastAsia" w:hAnsi="Cambria Math"/>
                              <w:i/>
                              <w:lang w:val="es-NI"/>
                            </w:rPr>
                          </m:ctrlPr>
                        </m:dPr>
                        <m:e>
                          <m:r>
                            <w:rPr>
                              <w:rFonts w:ascii="Cambria Math" w:eastAsiaTheme="minorEastAsia" w:hAnsi="Cambria Math"/>
                              <w:lang w:val="es-NI"/>
                            </w:rPr>
                            <m:t>t</m:t>
                          </m:r>
                        </m:e>
                      </m:d>
                      <m:r>
                        <w:rPr>
                          <w:rFonts w:ascii="Cambria Math" w:eastAsiaTheme="minorEastAsia" w:hAnsi="Cambria Math"/>
                          <w:lang w:val="es-NI"/>
                        </w:rPr>
                        <m:t>-</m:t>
                      </m:r>
                      <m:f>
                        <m:fPr>
                          <m:ctrlPr>
                            <w:rPr>
                              <w:rFonts w:ascii="Cambria Math" w:eastAsiaTheme="minorEastAsia" w:hAnsi="Cambria Math"/>
                              <w:i/>
                              <w:lang w:val="es-NI"/>
                            </w:rPr>
                          </m:ctrlPr>
                        </m:fPr>
                        <m:num>
                          <m:sSubSup>
                            <m:sSubSupPr>
                              <m:ctrlPr>
                                <w:rPr>
                                  <w:rFonts w:ascii="Cambria Math" w:eastAsiaTheme="minorEastAsia" w:hAnsi="Cambria Math"/>
                                  <w:i/>
                                  <w:lang w:val="es-NI"/>
                                </w:rPr>
                              </m:ctrlPr>
                            </m:sSubSupPr>
                            <m:e>
                              <m:r>
                                <w:rPr>
                                  <w:rFonts w:ascii="Cambria Math" w:eastAsiaTheme="minorEastAsia" w:hAnsi="Cambria Math"/>
                                  <w:lang w:val="es-NI"/>
                                </w:rPr>
                                <m:t>σ</m:t>
                              </m:r>
                            </m:e>
                            <m:sub>
                              <m:r>
                                <w:rPr>
                                  <w:rFonts w:ascii="Cambria Math" w:eastAsiaTheme="minorEastAsia" w:hAnsi="Cambria Math"/>
                                  <w:lang w:val="es-NI"/>
                                </w:rPr>
                                <m:t>r</m:t>
                              </m:r>
                            </m:sub>
                            <m:sup>
                              <m:r>
                                <w:rPr>
                                  <w:rFonts w:ascii="Cambria Math" w:eastAsiaTheme="minorEastAsia" w:hAnsi="Cambria Math"/>
                                  <w:lang w:val="es-NI"/>
                                </w:rPr>
                                <m:t>2</m:t>
                              </m:r>
                            </m:sup>
                          </m:sSubSup>
                        </m:num>
                        <m:den>
                          <m:r>
                            <w:rPr>
                              <w:rFonts w:ascii="Cambria Math" w:eastAsiaTheme="minorEastAsia" w:hAnsi="Cambria Math"/>
                              <w:lang w:val="es-NI"/>
                            </w:rPr>
                            <m:t>2</m:t>
                          </m:r>
                          <m:sSubSup>
                            <m:sSubSupPr>
                              <m:ctrlPr>
                                <w:rPr>
                                  <w:rFonts w:ascii="Cambria Math" w:eastAsiaTheme="minorEastAsia" w:hAnsi="Cambria Math"/>
                                  <w:i/>
                                  <w:lang w:val="es-NI"/>
                                </w:rPr>
                              </m:ctrlPr>
                            </m:sSubSupPr>
                            <m:e>
                              <m:r>
                                <w:rPr>
                                  <w:rFonts w:ascii="Cambria Math" w:eastAsiaTheme="minorEastAsia" w:hAnsi="Cambria Math"/>
                                  <w:lang w:val="es-NI"/>
                                </w:rPr>
                                <m:t>a</m:t>
                              </m:r>
                            </m:e>
                            <m:sub>
                              <m:r>
                                <w:rPr>
                                  <w:rFonts w:ascii="Cambria Math" w:eastAsiaTheme="minorEastAsia" w:hAnsi="Cambria Math"/>
                                  <w:lang w:val="es-NI"/>
                                </w:rPr>
                                <m:t>r</m:t>
                              </m:r>
                            </m:sub>
                            <m:sup>
                              <m:r>
                                <w:rPr>
                                  <w:rFonts w:ascii="Cambria Math" w:eastAsiaTheme="minorEastAsia" w:hAnsi="Cambria Math"/>
                                  <w:lang w:val="es-NI"/>
                                </w:rPr>
                                <m:t>2</m:t>
                              </m:r>
                            </m:sup>
                          </m:sSubSup>
                        </m:den>
                      </m:f>
                      <m:r>
                        <w:rPr>
                          <w:rFonts w:ascii="Cambria Math" w:eastAsiaTheme="minorEastAsia" w:hAnsi="Cambria Math"/>
                          <w:lang w:val="es-NI"/>
                        </w:rPr>
                        <m:t>∙</m:t>
                      </m:r>
                      <m:sSup>
                        <m:sSupPr>
                          <m:ctrlPr>
                            <w:rPr>
                              <w:rFonts w:ascii="Cambria Math" w:eastAsiaTheme="minorEastAsia" w:hAnsi="Cambria Math"/>
                              <w:i/>
                              <w:lang w:val="es-NI"/>
                            </w:rPr>
                          </m:ctrlPr>
                        </m:sSupPr>
                        <m:e>
                          <m:d>
                            <m:dPr>
                              <m:ctrlPr>
                                <w:rPr>
                                  <w:rFonts w:ascii="Cambria Math" w:eastAsiaTheme="minorEastAsia" w:hAnsi="Cambria Math"/>
                                  <w:i/>
                                  <w:lang w:val="es-NI"/>
                                </w:rPr>
                              </m:ctrlPr>
                            </m:dPr>
                            <m:e>
                              <m:r>
                                <w:rPr>
                                  <w:rFonts w:ascii="Cambria Math" w:eastAsiaTheme="minorEastAsia" w:hAnsi="Cambria Math"/>
                                  <w:lang w:val="es-NI"/>
                                </w:rPr>
                                <m:t>1-</m:t>
                              </m:r>
                              <m:sSup>
                                <m:sSupPr>
                                  <m:ctrlPr>
                                    <w:rPr>
                                      <w:rFonts w:ascii="Cambria Math" w:eastAsiaTheme="minorEastAsia" w:hAnsi="Cambria Math"/>
                                      <w:i/>
                                      <w:lang w:val="es-NI"/>
                                    </w:rPr>
                                  </m:ctrlPr>
                                </m:sSupPr>
                                <m:e>
                                  <m:r>
                                    <w:rPr>
                                      <w:rFonts w:ascii="Cambria Math" w:eastAsiaTheme="minorEastAsia" w:hAnsi="Cambria Math"/>
                                      <w:lang w:val="es-NI"/>
                                    </w:rPr>
                                    <m:t>e</m:t>
                                  </m:r>
                                </m:e>
                                <m:sup>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r</m:t>
                                      </m:r>
                                    </m:sub>
                                  </m:sSub>
                                  <m:r>
                                    <w:rPr>
                                      <w:rFonts w:ascii="Cambria Math" w:eastAsiaTheme="minorEastAsia" w:hAnsi="Cambria Math"/>
                                      <w:lang w:val="es-NI"/>
                                    </w:rPr>
                                    <m:t>t</m:t>
                                  </m:r>
                                </m:sup>
                              </m:sSup>
                            </m:e>
                          </m:d>
                        </m:e>
                        <m:sup>
                          <m:r>
                            <w:rPr>
                              <w:rFonts w:ascii="Cambria Math" w:eastAsiaTheme="minorEastAsia" w:hAnsi="Cambria Math"/>
                              <w:lang w:val="es-NI"/>
                            </w:rPr>
                            <m:t>2</m:t>
                          </m:r>
                        </m:sup>
                      </m:sSup>
                      <m:r>
                        <w:rPr>
                          <w:rFonts w:ascii="Cambria Math" w:eastAsiaTheme="minorEastAsia" w:hAnsi="Cambria Math"/>
                          <w:lang w:val="es-NI"/>
                        </w:rPr>
                        <m:t>⇒dx</m:t>
                      </m:r>
                      <m:d>
                        <m:dPr>
                          <m:ctrlPr>
                            <w:rPr>
                              <w:rFonts w:ascii="Cambria Math" w:eastAsiaTheme="minorEastAsia" w:hAnsi="Cambria Math"/>
                              <w:i/>
                              <w:lang w:val="es-NI"/>
                            </w:rPr>
                          </m:ctrlPr>
                        </m:dPr>
                        <m:e>
                          <m:r>
                            <w:rPr>
                              <w:rFonts w:ascii="Cambria Math" w:eastAsiaTheme="minorEastAsia" w:hAnsi="Cambria Math"/>
                              <w:lang w:val="es-NI"/>
                            </w:rPr>
                            <m:t>t</m:t>
                          </m:r>
                        </m:e>
                      </m:d>
                      <m:r>
                        <w:rPr>
                          <w:rFonts w:ascii="Cambria Math" w:eastAsiaTheme="minorEastAsia" w:hAnsi="Cambria Math"/>
                          <w:lang w:val="es-NI"/>
                        </w:rPr>
                        <m:t>= -</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r</m:t>
                          </m:r>
                        </m:sub>
                      </m:sSub>
                      <m:sSub>
                        <m:sSubPr>
                          <m:ctrlPr>
                            <w:rPr>
                              <w:rFonts w:ascii="Cambria Math" w:eastAsiaTheme="minorEastAsia" w:hAnsi="Cambria Math"/>
                              <w:i/>
                              <w:lang w:val="es-NI"/>
                            </w:rPr>
                          </m:ctrlPr>
                        </m:sSubPr>
                        <m:e>
                          <m:r>
                            <w:rPr>
                              <w:rFonts w:ascii="Cambria Math" w:eastAsiaTheme="minorEastAsia" w:hAnsi="Cambria Math"/>
                              <w:lang w:val="es-NI"/>
                            </w:rPr>
                            <m:t>x</m:t>
                          </m:r>
                        </m:e>
                        <m:sub>
                          <m:r>
                            <w:rPr>
                              <w:rFonts w:ascii="Cambria Math" w:eastAsiaTheme="minorEastAsia" w:hAnsi="Cambria Math"/>
                              <w:lang w:val="es-NI"/>
                            </w:rPr>
                            <m:t>t</m:t>
                          </m:r>
                        </m:sub>
                      </m:sSub>
                      <m:r>
                        <w:rPr>
                          <w:rFonts w:ascii="Cambria Math" w:eastAsiaTheme="minorEastAsia" w:hAnsi="Cambria Math"/>
                          <w:lang w:val="es-NI"/>
                        </w:rPr>
                        <m:t>dt+</m:t>
                      </m:r>
                      <m:sSub>
                        <m:sSubPr>
                          <m:ctrlPr>
                            <w:rPr>
                              <w:rFonts w:ascii="Cambria Math" w:eastAsiaTheme="minorEastAsia" w:hAnsi="Cambria Math"/>
                              <w:i/>
                              <w:lang w:val="es-NI"/>
                            </w:rPr>
                          </m:ctrlPr>
                        </m:sSubPr>
                        <m:e>
                          <m:r>
                            <w:rPr>
                              <w:rFonts w:ascii="Cambria Math" w:eastAsiaTheme="minorEastAsia" w:hAnsi="Cambria Math"/>
                              <w:lang w:val="es-NI"/>
                            </w:rPr>
                            <m:t>σ</m:t>
                          </m:r>
                        </m:e>
                        <m:sub>
                          <m:r>
                            <w:rPr>
                              <w:rFonts w:ascii="Cambria Math" w:eastAsiaTheme="minorEastAsia" w:hAnsi="Cambria Math"/>
                              <w:lang w:val="es-NI"/>
                            </w:rPr>
                            <m:t>r</m:t>
                          </m:r>
                        </m:sub>
                      </m:sSub>
                      <m:r>
                        <w:rPr>
                          <w:rFonts w:ascii="Cambria Math" w:eastAsiaTheme="minorEastAsia" w:hAnsi="Cambria Math"/>
                          <w:lang w:val="es-NI"/>
                        </w:rPr>
                        <m:t>d</m:t>
                      </m:r>
                      <m:sSubSup>
                        <m:sSubSupPr>
                          <m:ctrlPr>
                            <w:rPr>
                              <w:rFonts w:ascii="Cambria Math" w:eastAsiaTheme="minorEastAsia" w:hAnsi="Cambria Math"/>
                              <w:i/>
                              <w:lang w:val="es-NI"/>
                            </w:rPr>
                          </m:ctrlPr>
                        </m:sSubSupPr>
                        <m:e>
                          <m:r>
                            <w:rPr>
                              <w:rFonts w:ascii="Cambria Math" w:eastAsiaTheme="minorEastAsia" w:hAnsi="Cambria Math"/>
                              <w:lang w:val="es-NI"/>
                            </w:rPr>
                            <m:t>W</m:t>
                          </m:r>
                        </m:e>
                        <m:sub>
                          <m:r>
                            <w:rPr>
                              <w:rFonts w:ascii="Cambria Math" w:eastAsiaTheme="minorEastAsia" w:hAnsi="Cambria Math"/>
                              <w:lang w:val="es-NI"/>
                            </w:rPr>
                            <m:t>t</m:t>
                          </m:r>
                        </m:sub>
                        <m:sup>
                          <m:r>
                            <w:rPr>
                              <w:rFonts w:ascii="Cambria Math" w:eastAsiaTheme="minorEastAsia" w:hAnsi="Cambria Math"/>
                              <w:lang w:val="es-NI"/>
                            </w:rPr>
                            <m:t>r</m:t>
                          </m:r>
                        </m:sup>
                      </m:sSubSup>
                    </m:oMath>
                  </m:oMathPara>
                </w:p>
                <w:p w14:paraId="3B480B87" w14:textId="582F7E3C" w:rsidR="009E59A7" w:rsidRPr="00BF6040" w:rsidRDefault="009E59A7" w:rsidP="009E59A7">
                  <w:pPr>
                    <w:rPr>
                      <w:rFonts w:eastAsiaTheme="minorEastAsia"/>
                      <w:lang w:val="es-NI"/>
                    </w:rPr>
                  </w:pPr>
                  <m:oMathPara>
                    <m:oMath>
                      <m:r>
                        <w:rPr>
                          <w:rFonts w:ascii="Cambria Math" w:eastAsiaTheme="minorEastAsia" w:hAnsi="Cambria Math"/>
                          <w:lang w:val="es-NI"/>
                        </w:rPr>
                        <m:t>y</m:t>
                      </m:r>
                      <m:d>
                        <m:dPr>
                          <m:ctrlPr>
                            <w:rPr>
                              <w:rFonts w:ascii="Cambria Math" w:eastAsiaTheme="minorEastAsia" w:hAnsi="Cambria Math"/>
                              <w:i/>
                              <w:lang w:val="es-NI"/>
                            </w:rPr>
                          </m:ctrlPr>
                        </m:dPr>
                        <m:e>
                          <m:r>
                            <w:rPr>
                              <w:rFonts w:ascii="Cambria Math" w:eastAsiaTheme="minorEastAsia" w:hAnsi="Cambria Math"/>
                              <w:lang w:val="es-NI"/>
                            </w:rPr>
                            <m:t>t</m:t>
                          </m:r>
                        </m:e>
                      </m:d>
                      <m:r>
                        <w:rPr>
                          <w:rFonts w:ascii="Cambria Math" w:eastAsiaTheme="minorEastAsia" w:hAnsi="Cambria Math"/>
                          <w:lang w:val="es-NI"/>
                        </w:rPr>
                        <m:t>=L</m:t>
                      </m:r>
                      <m:d>
                        <m:dPr>
                          <m:ctrlPr>
                            <w:rPr>
                              <w:rFonts w:ascii="Cambria Math" w:eastAsiaTheme="minorEastAsia" w:hAnsi="Cambria Math"/>
                              <w:i/>
                              <w:lang w:val="es-NI"/>
                            </w:rPr>
                          </m:ctrlPr>
                        </m:dPr>
                        <m:e>
                          <m:r>
                            <w:rPr>
                              <w:rFonts w:ascii="Cambria Math" w:eastAsiaTheme="minorEastAsia" w:hAnsi="Cambria Math"/>
                              <w:lang w:val="es-NI"/>
                            </w:rPr>
                            <m:t>t</m:t>
                          </m:r>
                        </m:e>
                      </m:d>
                      <m:r>
                        <w:rPr>
                          <w:rFonts w:ascii="Cambria Math" w:eastAsiaTheme="minorEastAsia" w:hAnsi="Cambria Math"/>
                          <w:lang w:val="es-NI"/>
                        </w:rPr>
                        <m:t>-</m:t>
                      </m:r>
                      <m:sSubSup>
                        <m:sSubSupPr>
                          <m:ctrlPr>
                            <w:rPr>
                              <w:rFonts w:ascii="Cambria Math" w:eastAsiaTheme="minorEastAsia" w:hAnsi="Cambria Math"/>
                              <w:i/>
                              <w:lang w:val="es-NI"/>
                            </w:rPr>
                          </m:ctrlPr>
                        </m:sSubSupPr>
                        <m:e>
                          <m:r>
                            <w:rPr>
                              <w:rFonts w:ascii="Cambria Math" w:eastAsiaTheme="minorEastAsia" w:hAnsi="Cambria Math"/>
                              <w:lang w:val="es-NI"/>
                            </w:rPr>
                            <m:t>f</m:t>
                          </m:r>
                        </m:e>
                        <m:sub>
                          <m:r>
                            <w:rPr>
                              <w:rFonts w:ascii="Cambria Math" w:eastAsiaTheme="minorEastAsia" w:hAnsi="Cambria Math"/>
                              <w:lang w:val="es-NI"/>
                            </w:rPr>
                            <m:t>0</m:t>
                          </m:r>
                        </m:sub>
                        <m:sup>
                          <m:r>
                            <w:rPr>
                              <w:rFonts w:ascii="Cambria Math" w:eastAsiaTheme="minorEastAsia" w:hAnsi="Cambria Math"/>
                              <w:lang w:val="es-NI"/>
                            </w:rPr>
                            <m:t>L</m:t>
                          </m:r>
                        </m:sup>
                      </m:sSubSup>
                      <m:d>
                        <m:dPr>
                          <m:ctrlPr>
                            <w:rPr>
                              <w:rFonts w:ascii="Cambria Math" w:eastAsiaTheme="minorEastAsia" w:hAnsi="Cambria Math"/>
                              <w:i/>
                              <w:lang w:val="es-NI"/>
                            </w:rPr>
                          </m:ctrlPr>
                        </m:dPr>
                        <m:e>
                          <m:r>
                            <w:rPr>
                              <w:rFonts w:ascii="Cambria Math" w:eastAsiaTheme="minorEastAsia" w:hAnsi="Cambria Math"/>
                              <w:lang w:val="es-NI"/>
                            </w:rPr>
                            <m:t>t</m:t>
                          </m:r>
                        </m:e>
                      </m:d>
                      <m:r>
                        <w:rPr>
                          <w:rFonts w:ascii="Cambria Math" w:eastAsiaTheme="minorEastAsia" w:hAnsi="Cambria Math"/>
                          <w:lang w:val="es-NI"/>
                        </w:rPr>
                        <m:t>-</m:t>
                      </m:r>
                      <m:f>
                        <m:fPr>
                          <m:ctrlPr>
                            <w:rPr>
                              <w:rFonts w:ascii="Cambria Math" w:eastAsiaTheme="minorEastAsia" w:hAnsi="Cambria Math"/>
                              <w:i/>
                              <w:lang w:val="es-NI"/>
                            </w:rPr>
                          </m:ctrlPr>
                        </m:fPr>
                        <m:num>
                          <m:sSubSup>
                            <m:sSubSupPr>
                              <m:ctrlPr>
                                <w:rPr>
                                  <w:rFonts w:ascii="Cambria Math" w:eastAsiaTheme="minorEastAsia" w:hAnsi="Cambria Math"/>
                                  <w:i/>
                                  <w:lang w:val="es-NI"/>
                                </w:rPr>
                              </m:ctrlPr>
                            </m:sSubSupPr>
                            <m:e>
                              <m:r>
                                <w:rPr>
                                  <w:rFonts w:ascii="Cambria Math" w:eastAsiaTheme="minorEastAsia" w:hAnsi="Cambria Math"/>
                                  <w:lang w:val="es-NI"/>
                                </w:rPr>
                                <m:t>σ</m:t>
                              </m:r>
                            </m:e>
                            <m:sub>
                              <m:r>
                                <w:rPr>
                                  <w:rFonts w:ascii="Cambria Math" w:eastAsiaTheme="minorEastAsia" w:hAnsi="Cambria Math"/>
                                  <w:lang w:val="es-NI"/>
                                </w:rPr>
                                <m:t>L</m:t>
                              </m:r>
                            </m:sub>
                            <m:sup>
                              <m:r>
                                <w:rPr>
                                  <w:rFonts w:ascii="Cambria Math" w:eastAsiaTheme="minorEastAsia" w:hAnsi="Cambria Math"/>
                                  <w:lang w:val="es-NI"/>
                                </w:rPr>
                                <m:t>2</m:t>
                              </m:r>
                            </m:sup>
                          </m:sSubSup>
                        </m:num>
                        <m:den>
                          <m:r>
                            <w:rPr>
                              <w:rFonts w:ascii="Cambria Math" w:eastAsiaTheme="minorEastAsia" w:hAnsi="Cambria Math"/>
                              <w:lang w:val="es-NI"/>
                            </w:rPr>
                            <m:t>2</m:t>
                          </m:r>
                          <m:sSubSup>
                            <m:sSubSupPr>
                              <m:ctrlPr>
                                <w:rPr>
                                  <w:rFonts w:ascii="Cambria Math" w:eastAsiaTheme="minorEastAsia" w:hAnsi="Cambria Math"/>
                                  <w:i/>
                                  <w:lang w:val="es-NI"/>
                                </w:rPr>
                              </m:ctrlPr>
                            </m:sSubSupPr>
                            <m:e>
                              <m:r>
                                <w:rPr>
                                  <w:rFonts w:ascii="Cambria Math" w:eastAsiaTheme="minorEastAsia" w:hAnsi="Cambria Math"/>
                                  <w:lang w:val="es-NI"/>
                                </w:rPr>
                                <m:t>a</m:t>
                              </m:r>
                            </m:e>
                            <m:sub>
                              <m:r>
                                <w:rPr>
                                  <w:rFonts w:ascii="Cambria Math" w:eastAsiaTheme="minorEastAsia" w:hAnsi="Cambria Math"/>
                                  <w:lang w:val="es-NI"/>
                                </w:rPr>
                                <m:t>L</m:t>
                              </m:r>
                            </m:sub>
                            <m:sup>
                              <m:r>
                                <w:rPr>
                                  <w:rFonts w:ascii="Cambria Math" w:eastAsiaTheme="minorEastAsia" w:hAnsi="Cambria Math"/>
                                  <w:lang w:val="es-NI"/>
                                </w:rPr>
                                <m:t>2</m:t>
                              </m:r>
                            </m:sup>
                          </m:sSubSup>
                        </m:den>
                      </m:f>
                      <m:r>
                        <w:rPr>
                          <w:rFonts w:ascii="Cambria Math" w:eastAsiaTheme="minorEastAsia" w:hAnsi="Cambria Math"/>
                          <w:lang w:val="es-NI"/>
                        </w:rPr>
                        <m:t>∙</m:t>
                      </m:r>
                      <m:sSup>
                        <m:sSupPr>
                          <m:ctrlPr>
                            <w:rPr>
                              <w:rFonts w:ascii="Cambria Math" w:eastAsiaTheme="minorEastAsia" w:hAnsi="Cambria Math"/>
                              <w:i/>
                              <w:lang w:val="es-NI"/>
                            </w:rPr>
                          </m:ctrlPr>
                        </m:sSupPr>
                        <m:e>
                          <m:d>
                            <m:dPr>
                              <m:ctrlPr>
                                <w:rPr>
                                  <w:rFonts w:ascii="Cambria Math" w:eastAsiaTheme="minorEastAsia" w:hAnsi="Cambria Math"/>
                                  <w:i/>
                                  <w:lang w:val="es-NI"/>
                                </w:rPr>
                              </m:ctrlPr>
                            </m:dPr>
                            <m:e>
                              <m:r>
                                <w:rPr>
                                  <w:rFonts w:ascii="Cambria Math" w:eastAsiaTheme="minorEastAsia" w:hAnsi="Cambria Math"/>
                                  <w:lang w:val="es-NI"/>
                                </w:rPr>
                                <m:t>1-</m:t>
                              </m:r>
                              <m:sSup>
                                <m:sSupPr>
                                  <m:ctrlPr>
                                    <w:rPr>
                                      <w:rFonts w:ascii="Cambria Math" w:eastAsiaTheme="minorEastAsia" w:hAnsi="Cambria Math"/>
                                      <w:i/>
                                      <w:lang w:val="es-NI"/>
                                    </w:rPr>
                                  </m:ctrlPr>
                                </m:sSupPr>
                                <m:e>
                                  <m:r>
                                    <w:rPr>
                                      <w:rFonts w:ascii="Cambria Math" w:eastAsiaTheme="minorEastAsia" w:hAnsi="Cambria Math"/>
                                      <w:lang w:val="es-NI"/>
                                    </w:rPr>
                                    <m:t>e</m:t>
                                  </m:r>
                                </m:e>
                                <m:sup>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L</m:t>
                                      </m:r>
                                    </m:sub>
                                  </m:sSub>
                                  <m:r>
                                    <w:rPr>
                                      <w:rFonts w:ascii="Cambria Math" w:eastAsiaTheme="minorEastAsia" w:hAnsi="Cambria Math"/>
                                      <w:lang w:val="es-NI"/>
                                    </w:rPr>
                                    <m:t>t</m:t>
                                  </m:r>
                                </m:sup>
                              </m:sSup>
                            </m:e>
                          </m:d>
                        </m:e>
                        <m:sup>
                          <m:r>
                            <w:rPr>
                              <w:rFonts w:ascii="Cambria Math" w:eastAsiaTheme="minorEastAsia" w:hAnsi="Cambria Math"/>
                              <w:lang w:val="es-NI"/>
                            </w:rPr>
                            <m:t>2</m:t>
                          </m:r>
                        </m:sup>
                      </m:sSup>
                      <m:r>
                        <w:rPr>
                          <w:rFonts w:ascii="Cambria Math" w:eastAsiaTheme="minorEastAsia" w:hAnsi="Cambria Math"/>
                          <w:lang w:val="es-NI"/>
                        </w:rPr>
                        <m:t>⇒dy</m:t>
                      </m:r>
                      <m:d>
                        <m:dPr>
                          <m:ctrlPr>
                            <w:rPr>
                              <w:rFonts w:ascii="Cambria Math" w:eastAsiaTheme="minorEastAsia" w:hAnsi="Cambria Math"/>
                              <w:i/>
                              <w:lang w:val="es-NI"/>
                            </w:rPr>
                          </m:ctrlPr>
                        </m:dPr>
                        <m:e>
                          <m:r>
                            <w:rPr>
                              <w:rFonts w:ascii="Cambria Math" w:eastAsiaTheme="minorEastAsia" w:hAnsi="Cambria Math"/>
                              <w:lang w:val="es-NI"/>
                            </w:rPr>
                            <m:t>t</m:t>
                          </m:r>
                        </m:e>
                      </m:d>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L</m:t>
                          </m:r>
                        </m:sub>
                      </m:sSub>
                      <m:sSub>
                        <m:sSubPr>
                          <m:ctrlPr>
                            <w:rPr>
                              <w:rFonts w:ascii="Cambria Math" w:eastAsiaTheme="minorEastAsia" w:hAnsi="Cambria Math"/>
                              <w:i/>
                              <w:lang w:val="es-NI"/>
                            </w:rPr>
                          </m:ctrlPr>
                        </m:sSubPr>
                        <m:e>
                          <m:r>
                            <w:rPr>
                              <w:rFonts w:ascii="Cambria Math" w:eastAsiaTheme="minorEastAsia" w:hAnsi="Cambria Math"/>
                              <w:lang w:val="es-NI"/>
                            </w:rPr>
                            <m:t>y</m:t>
                          </m:r>
                        </m:e>
                        <m:sub>
                          <m:r>
                            <w:rPr>
                              <w:rFonts w:ascii="Cambria Math" w:eastAsiaTheme="minorEastAsia" w:hAnsi="Cambria Math"/>
                              <w:lang w:val="es-NI"/>
                            </w:rPr>
                            <m:t>t</m:t>
                          </m:r>
                        </m:sub>
                      </m:sSub>
                      <m:r>
                        <w:rPr>
                          <w:rFonts w:ascii="Cambria Math" w:eastAsiaTheme="minorEastAsia" w:hAnsi="Cambria Math"/>
                          <w:lang w:val="es-NI"/>
                        </w:rPr>
                        <m:t>dt+</m:t>
                      </m:r>
                      <m:sSub>
                        <m:sSubPr>
                          <m:ctrlPr>
                            <w:rPr>
                              <w:rFonts w:ascii="Cambria Math" w:eastAsiaTheme="minorEastAsia" w:hAnsi="Cambria Math"/>
                              <w:i/>
                              <w:lang w:val="es-NI"/>
                            </w:rPr>
                          </m:ctrlPr>
                        </m:sSubPr>
                        <m:e>
                          <m:r>
                            <w:rPr>
                              <w:rFonts w:ascii="Cambria Math" w:eastAsiaTheme="minorEastAsia" w:hAnsi="Cambria Math"/>
                              <w:lang w:val="es-NI"/>
                            </w:rPr>
                            <m:t>σ</m:t>
                          </m:r>
                        </m:e>
                        <m:sub>
                          <m:r>
                            <w:rPr>
                              <w:rFonts w:ascii="Cambria Math" w:eastAsiaTheme="minorEastAsia" w:hAnsi="Cambria Math"/>
                              <w:lang w:val="es-NI"/>
                            </w:rPr>
                            <m:t>L</m:t>
                          </m:r>
                        </m:sub>
                      </m:sSub>
                      <m:r>
                        <w:rPr>
                          <w:rFonts w:ascii="Cambria Math" w:eastAsiaTheme="minorEastAsia" w:hAnsi="Cambria Math"/>
                          <w:lang w:val="es-NI"/>
                        </w:rPr>
                        <m:t>d</m:t>
                      </m:r>
                      <m:sSubSup>
                        <m:sSubSupPr>
                          <m:ctrlPr>
                            <w:rPr>
                              <w:rFonts w:ascii="Cambria Math" w:eastAsiaTheme="minorEastAsia" w:hAnsi="Cambria Math"/>
                              <w:i/>
                              <w:lang w:val="es-NI"/>
                            </w:rPr>
                          </m:ctrlPr>
                        </m:sSubSupPr>
                        <m:e>
                          <m:r>
                            <w:rPr>
                              <w:rFonts w:ascii="Cambria Math" w:eastAsiaTheme="minorEastAsia" w:hAnsi="Cambria Math"/>
                              <w:lang w:val="es-NI"/>
                            </w:rPr>
                            <m:t>W</m:t>
                          </m:r>
                        </m:e>
                        <m:sub>
                          <m:r>
                            <w:rPr>
                              <w:rFonts w:ascii="Cambria Math" w:eastAsiaTheme="minorEastAsia" w:hAnsi="Cambria Math"/>
                              <w:lang w:val="es-NI"/>
                            </w:rPr>
                            <m:t>t</m:t>
                          </m:r>
                        </m:sub>
                        <m:sup>
                          <m:r>
                            <w:rPr>
                              <w:rFonts w:ascii="Cambria Math" w:eastAsiaTheme="minorEastAsia" w:hAnsi="Cambria Math"/>
                              <w:lang w:val="es-NI"/>
                            </w:rPr>
                            <m:t>L</m:t>
                          </m:r>
                        </m:sup>
                      </m:sSubSup>
                    </m:oMath>
                  </m:oMathPara>
                </w:p>
                <w:p w14:paraId="07015F49" w14:textId="7F4481C5" w:rsidR="00BA6DBD" w:rsidRPr="00BA6DBD" w:rsidRDefault="00BA6DBD" w:rsidP="00BA6DBD">
                  <w:pPr>
                    <w:rPr>
                      <w:rFonts w:eastAsiaTheme="minorEastAsia"/>
                      <w:lang w:val="es-NI"/>
                    </w:rPr>
                  </w:pPr>
                  <w:r>
                    <w:rPr>
                      <w:rFonts w:eastAsiaTheme="minorEastAsia"/>
                      <w:lang w:val="es-NI"/>
                    </w:rPr>
                    <w:lastRenderedPageBreak/>
                    <w:t xml:space="preserve">với </w:t>
                  </w:r>
                  <m:oMath>
                    <m:r>
                      <w:rPr>
                        <w:rFonts w:ascii="Cambria Math" w:eastAsiaTheme="minorEastAsia" w:hAnsi="Cambria Math"/>
                        <w:lang w:val="es-NI"/>
                      </w:rPr>
                      <m:t>a, σ</m:t>
                    </m:r>
                  </m:oMath>
                  <w:r>
                    <w:rPr>
                      <w:rFonts w:eastAsiaTheme="minorEastAsia"/>
                      <w:lang w:val="es-NI"/>
                    </w:rPr>
                    <w:t xml:space="preserve"> là tham số mô hình Hull – White, </w:t>
                  </w:r>
                  <m:oMath>
                    <m:sSub>
                      <m:sSubPr>
                        <m:ctrlPr>
                          <w:rPr>
                            <w:rFonts w:ascii="Cambria Math" w:eastAsiaTheme="minorEastAsia" w:hAnsi="Cambria Math"/>
                            <w:i/>
                            <w:lang w:val="es-NI"/>
                          </w:rPr>
                        </m:ctrlPr>
                      </m:sSubPr>
                      <m:e>
                        <m:r>
                          <w:rPr>
                            <w:rFonts w:ascii="Cambria Math" w:eastAsiaTheme="minorEastAsia" w:hAnsi="Cambria Math"/>
                            <w:lang w:val="es-NI"/>
                          </w:rPr>
                          <m:t>f</m:t>
                        </m:r>
                      </m:e>
                      <m:sub>
                        <m:r>
                          <w:rPr>
                            <w:rFonts w:ascii="Cambria Math" w:eastAsiaTheme="minorEastAsia" w:hAnsi="Cambria Math"/>
                            <w:lang w:val="es-NI"/>
                          </w:rPr>
                          <m:t>0</m:t>
                        </m:r>
                      </m:sub>
                    </m:sSub>
                    <m:r>
                      <w:rPr>
                        <w:rFonts w:ascii="Cambria Math" w:eastAsiaTheme="minorEastAsia" w:hAnsi="Cambria Math"/>
                        <w:lang w:val="es-NI"/>
                      </w:rPr>
                      <m:t>(t)</m:t>
                    </m:r>
                  </m:oMath>
                  <w:r>
                    <w:rPr>
                      <w:rFonts w:eastAsiaTheme="minorEastAsia"/>
                      <w:lang w:val="es-NI"/>
                    </w:rPr>
                    <w:t xml:space="preserve"> là lãi suất liên tục kỳ hạn tức thời (Tham chiếu TLXDMH </w:t>
                  </w:r>
                  <w:r w:rsidRPr="006508F6">
                    <w:rPr>
                      <w:rFonts w:eastAsiaTheme="minorEastAsia"/>
                      <w:i/>
                      <w:iCs/>
                      <w:lang w:val="es-NI"/>
                    </w:rPr>
                    <w:t>Mô phỏng đường cong lãi suất không coupon trong tính toán giá trị chịu rủi ro tín dụng đối tác CEA</w:t>
                  </w:r>
                  <w:r>
                    <w:rPr>
                      <w:rFonts w:eastAsiaTheme="minorEastAsia"/>
                      <w:lang w:val="es-NI"/>
                    </w:rPr>
                    <w:t>).</w:t>
                  </w:r>
                </w:p>
                <w:p w14:paraId="55EEFED3" w14:textId="31CFABDF" w:rsidR="009E59A7" w:rsidRDefault="009E59A7" w:rsidP="009E59A7">
                  <w:pPr>
                    <w:pStyle w:val="TLXDMHBullet1"/>
                    <w:rPr>
                      <w:lang w:val="es-NI"/>
                    </w:rPr>
                  </w:pPr>
                  <w:r>
                    <w:rPr>
                      <w:lang w:val="es-NI"/>
                    </w:rPr>
                    <w:t xml:space="preserve">Với cặp </w:t>
                  </w:r>
                  <m:oMath>
                    <m:d>
                      <m:dPr>
                        <m:ctrlPr>
                          <w:rPr>
                            <w:rFonts w:ascii="Cambria Math" w:hAnsi="Cambria Math"/>
                            <w:lang w:val="es-NI"/>
                          </w:rPr>
                        </m:ctrlPr>
                      </m:dPr>
                      <m:e>
                        <m:r>
                          <w:rPr>
                            <w:rFonts w:ascii="Cambria Math" w:hAnsi="Cambria Math"/>
                            <w:lang w:val="es-NI"/>
                          </w:rPr>
                          <m:t>z</m:t>
                        </m:r>
                        <m:r>
                          <m:rPr>
                            <m:sty m:val="p"/>
                          </m:rPr>
                          <w:rPr>
                            <w:rFonts w:ascii="Cambria Math" w:hAnsi="Cambria Math"/>
                            <w:lang w:val="es-NI"/>
                          </w:rPr>
                          <m:t xml:space="preserve">, </m:t>
                        </m:r>
                        <m:r>
                          <w:rPr>
                            <w:rFonts w:ascii="Cambria Math" w:hAnsi="Cambria Math"/>
                            <w:lang w:val="es-NI"/>
                          </w:rPr>
                          <m:t>κ</m:t>
                        </m:r>
                      </m:e>
                    </m:d>
                    <m:r>
                      <m:rPr>
                        <m:sty m:val="p"/>
                      </m:rPr>
                      <w:rPr>
                        <w:rFonts w:ascii="Cambria Math" w:hAnsi="Cambria Math"/>
                        <w:lang w:val="es-NI"/>
                      </w:rPr>
                      <m:t>∈</m:t>
                    </m:r>
                    <m:d>
                      <m:dPr>
                        <m:begChr m:val="{"/>
                        <m:endChr m:val="}"/>
                        <m:ctrlPr>
                          <w:rPr>
                            <w:rFonts w:ascii="Cambria Math" w:hAnsi="Cambria Math"/>
                            <w:lang w:val="es-NI"/>
                          </w:rPr>
                        </m:ctrlPr>
                      </m:dPr>
                      <m:e>
                        <m:d>
                          <m:dPr>
                            <m:ctrlPr>
                              <w:rPr>
                                <w:rFonts w:ascii="Cambria Math" w:hAnsi="Cambria Math"/>
                                <w:lang w:val="es-NI"/>
                              </w:rPr>
                            </m:ctrlPr>
                          </m:dPr>
                          <m:e>
                            <m:r>
                              <w:rPr>
                                <w:rFonts w:ascii="Cambria Math" w:hAnsi="Cambria Math"/>
                                <w:lang w:val="es-NI"/>
                              </w:rPr>
                              <m:t>x</m:t>
                            </m:r>
                            <m:r>
                              <m:rPr>
                                <m:sty m:val="p"/>
                              </m:rPr>
                              <w:rPr>
                                <w:rFonts w:ascii="Cambria Math" w:hAnsi="Cambria Math"/>
                                <w:lang w:val="es-NI"/>
                              </w:rPr>
                              <m:t xml:space="preserve">, </m:t>
                            </m:r>
                            <m:r>
                              <w:rPr>
                                <w:rFonts w:ascii="Cambria Math" w:hAnsi="Cambria Math"/>
                                <w:lang w:val="es-NI"/>
                              </w:rPr>
                              <m:t>r</m:t>
                            </m:r>
                          </m:e>
                        </m:d>
                        <m:r>
                          <m:rPr>
                            <m:sty m:val="p"/>
                          </m:rPr>
                          <w:rPr>
                            <w:rFonts w:ascii="Cambria Math" w:hAnsi="Cambria Math"/>
                            <w:lang w:val="es-NI"/>
                          </w:rPr>
                          <m:t>,(</m:t>
                        </m:r>
                        <m:r>
                          <w:rPr>
                            <w:rFonts w:ascii="Cambria Math" w:hAnsi="Cambria Math"/>
                            <w:lang w:val="es-NI"/>
                          </w:rPr>
                          <m:t>y</m:t>
                        </m:r>
                        <m:r>
                          <m:rPr>
                            <m:sty m:val="p"/>
                          </m:rPr>
                          <w:rPr>
                            <w:rFonts w:ascii="Cambria Math" w:hAnsi="Cambria Math"/>
                            <w:lang w:val="es-NI"/>
                          </w:rPr>
                          <m:t xml:space="preserve">, </m:t>
                        </m:r>
                        <m:r>
                          <w:rPr>
                            <w:rFonts w:ascii="Cambria Math" w:hAnsi="Cambria Math"/>
                            <w:lang w:val="es-NI"/>
                          </w:rPr>
                          <m:t>L</m:t>
                        </m:r>
                        <m:r>
                          <m:rPr>
                            <m:sty m:val="p"/>
                          </m:rPr>
                          <w:rPr>
                            <w:rFonts w:ascii="Cambria Math" w:hAnsi="Cambria Math"/>
                            <w:lang w:val="es-NI"/>
                          </w:rPr>
                          <m:t>)</m:t>
                        </m:r>
                      </m:e>
                    </m:d>
                  </m:oMath>
                  <w:r>
                    <w:rPr>
                      <w:lang w:val="es-NI"/>
                    </w:rPr>
                    <w:t>, ta có:</w:t>
                  </w:r>
                </w:p>
                <w:p w14:paraId="4CB2DB1D" w14:textId="77777777" w:rsidR="009E59A7" w:rsidRPr="00D33033" w:rsidRDefault="009E59A7" w:rsidP="009E59A7">
                  <w:pPr>
                    <w:rPr>
                      <w:rFonts w:eastAsiaTheme="minorEastAsia"/>
                      <w:lang w:val="es-NI"/>
                    </w:rPr>
                  </w:pPr>
                  <m:oMathPara>
                    <m:oMath>
                      <m:r>
                        <w:rPr>
                          <w:rFonts w:ascii="Cambria Math" w:hAnsi="Cambria Math"/>
                          <w:lang w:val="es-NI"/>
                        </w:rPr>
                        <m:t>dz</m:t>
                      </m:r>
                      <m:d>
                        <m:dPr>
                          <m:ctrlPr>
                            <w:rPr>
                              <w:rFonts w:ascii="Cambria Math" w:hAnsi="Cambria Math"/>
                              <w:i/>
                              <w:lang w:val="es-NI"/>
                            </w:rPr>
                          </m:ctrlPr>
                        </m:dPr>
                        <m:e>
                          <m:r>
                            <w:rPr>
                              <w:rFonts w:ascii="Cambria Math" w:hAnsi="Cambria Math"/>
                              <w:lang w:val="es-NI"/>
                            </w:rPr>
                            <m:t>t</m:t>
                          </m:r>
                        </m:e>
                      </m:d>
                      <m:r>
                        <w:rPr>
                          <w:rFonts w:ascii="Cambria Math" w:hAnsi="Cambria Math"/>
                          <w:lang w:val="es-NI"/>
                        </w:rPr>
                        <m:t>=-</m:t>
                      </m:r>
                      <m:sSub>
                        <m:sSubPr>
                          <m:ctrlPr>
                            <w:rPr>
                              <w:rFonts w:ascii="Cambria Math" w:hAnsi="Cambria Math"/>
                              <w:i/>
                              <w:lang w:val="es-NI"/>
                            </w:rPr>
                          </m:ctrlPr>
                        </m:sSubPr>
                        <m:e>
                          <m:r>
                            <w:rPr>
                              <w:rFonts w:ascii="Cambria Math" w:hAnsi="Cambria Math"/>
                              <w:lang w:val="es-NI"/>
                            </w:rPr>
                            <m:t>a</m:t>
                          </m:r>
                        </m:e>
                        <m:sub>
                          <m:r>
                            <w:rPr>
                              <w:rFonts w:ascii="Cambria Math" w:hAnsi="Cambria Math"/>
                              <w:lang w:val="es-NI"/>
                            </w:rPr>
                            <m:t>κ</m:t>
                          </m:r>
                        </m:sub>
                      </m:sSub>
                      <m:sSub>
                        <m:sSubPr>
                          <m:ctrlPr>
                            <w:rPr>
                              <w:rFonts w:ascii="Cambria Math" w:hAnsi="Cambria Math"/>
                              <w:i/>
                              <w:lang w:val="es-NI"/>
                            </w:rPr>
                          </m:ctrlPr>
                        </m:sSubPr>
                        <m:e>
                          <m:r>
                            <w:rPr>
                              <w:rFonts w:ascii="Cambria Math" w:hAnsi="Cambria Math"/>
                              <w:lang w:val="es-NI"/>
                            </w:rPr>
                            <m:t>z</m:t>
                          </m:r>
                        </m:e>
                        <m:sub>
                          <m:r>
                            <w:rPr>
                              <w:rFonts w:ascii="Cambria Math" w:hAnsi="Cambria Math"/>
                              <w:lang w:val="es-NI"/>
                            </w:rPr>
                            <m:t>t</m:t>
                          </m:r>
                        </m:sub>
                      </m:sSub>
                      <m:r>
                        <w:rPr>
                          <w:rFonts w:ascii="Cambria Math" w:hAnsi="Cambria Math"/>
                          <w:lang w:val="es-NI"/>
                        </w:rPr>
                        <m:t>dt+</m:t>
                      </m:r>
                      <m:sSub>
                        <m:sSubPr>
                          <m:ctrlPr>
                            <w:rPr>
                              <w:rFonts w:ascii="Cambria Math" w:hAnsi="Cambria Math"/>
                              <w:i/>
                              <w:lang w:val="es-NI"/>
                            </w:rPr>
                          </m:ctrlPr>
                        </m:sSubPr>
                        <m:e>
                          <m:r>
                            <w:rPr>
                              <w:rFonts w:ascii="Cambria Math" w:hAnsi="Cambria Math"/>
                              <w:lang w:val="es-NI"/>
                            </w:rPr>
                            <m:t>σ</m:t>
                          </m:r>
                        </m:e>
                        <m:sub>
                          <m:r>
                            <w:rPr>
                              <w:rFonts w:ascii="Cambria Math" w:hAnsi="Cambria Math"/>
                              <w:lang w:val="es-NI"/>
                            </w:rPr>
                            <m:t>κ</m:t>
                          </m:r>
                        </m:sub>
                      </m:sSub>
                      <m:r>
                        <w:rPr>
                          <w:rFonts w:ascii="Cambria Math" w:hAnsi="Cambria Math"/>
                          <w:lang w:val="es-NI"/>
                        </w:rPr>
                        <m:t>d</m:t>
                      </m:r>
                      <m:sSubSup>
                        <m:sSubSupPr>
                          <m:ctrlPr>
                            <w:rPr>
                              <w:rFonts w:ascii="Cambria Math" w:hAnsi="Cambria Math"/>
                              <w:i/>
                              <w:lang w:val="es-NI"/>
                            </w:rPr>
                          </m:ctrlPr>
                        </m:sSubSupPr>
                        <m:e>
                          <m:r>
                            <w:rPr>
                              <w:rFonts w:ascii="Cambria Math" w:hAnsi="Cambria Math"/>
                              <w:lang w:val="es-NI"/>
                            </w:rPr>
                            <m:t>W</m:t>
                          </m:r>
                        </m:e>
                        <m:sub>
                          <m:r>
                            <w:rPr>
                              <w:rFonts w:ascii="Cambria Math" w:hAnsi="Cambria Math"/>
                              <w:lang w:val="es-NI"/>
                            </w:rPr>
                            <m:t>t</m:t>
                          </m:r>
                        </m:sub>
                        <m:sup>
                          <m:r>
                            <w:rPr>
                              <w:rFonts w:ascii="Cambria Math" w:hAnsi="Cambria Math"/>
                              <w:lang w:val="es-NI"/>
                            </w:rPr>
                            <m:t>κ</m:t>
                          </m:r>
                        </m:sup>
                      </m:sSubSup>
                    </m:oMath>
                  </m:oMathPara>
                </w:p>
                <w:p w14:paraId="048CC80C" w14:textId="77777777" w:rsidR="009E59A7" w:rsidRPr="00D33033" w:rsidRDefault="009E59A7" w:rsidP="009E59A7">
                  <w:pPr>
                    <w:rPr>
                      <w:rFonts w:eastAsiaTheme="minorEastAsia"/>
                      <w:lang w:val="es-NI"/>
                    </w:rPr>
                  </w:pPr>
                  <m:oMathPara>
                    <m:oMath>
                      <m:r>
                        <m:rPr>
                          <m:scr m:val="double-struck"/>
                        </m:rPr>
                        <w:rPr>
                          <w:rFonts w:ascii="Cambria Math" w:eastAsiaTheme="minorEastAsia" w:hAnsi="Cambria Math"/>
                          <w:lang w:val="es-NI"/>
                        </w:rPr>
                        <m:t>E</m:t>
                      </m:r>
                      <m:d>
                        <m:dPr>
                          <m:ctrlPr>
                            <w:rPr>
                              <w:rFonts w:ascii="Cambria Math" w:eastAsiaTheme="minorEastAsia" w:hAnsi="Cambria Math"/>
                              <w:i/>
                              <w:lang w:val="es-NI"/>
                            </w:rPr>
                          </m:ctrlPr>
                        </m:dPr>
                        <m:e>
                          <m:r>
                            <w:rPr>
                              <w:rFonts w:ascii="Cambria Math" w:eastAsiaTheme="minorEastAsia" w:hAnsi="Cambria Math"/>
                              <w:lang w:val="es-NI"/>
                            </w:rPr>
                            <m:t>z</m:t>
                          </m:r>
                          <m:d>
                            <m:dPr>
                              <m:ctrlPr>
                                <w:rPr>
                                  <w:rFonts w:ascii="Cambria Math" w:eastAsiaTheme="minorEastAsia" w:hAnsi="Cambria Math"/>
                                  <w:i/>
                                  <w:lang w:val="es-NI"/>
                                </w:rPr>
                              </m:ctrlPr>
                            </m:dPr>
                            <m:e>
                              <m:r>
                                <w:rPr>
                                  <w:rFonts w:ascii="Cambria Math" w:eastAsiaTheme="minorEastAsia" w:hAnsi="Cambria Math"/>
                                  <w:lang w:val="es-NI"/>
                                </w:rPr>
                                <m:t>t</m:t>
                              </m:r>
                            </m:e>
                          </m:d>
                        </m:e>
                      </m:d>
                      <m:r>
                        <w:rPr>
                          <w:rFonts w:ascii="Cambria Math" w:eastAsiaTheme="minorEastAsia" w:hAnsi="Cambria Math"/>
                          <w:lang w:val="es-NI"/>
                        </w:rPr>
                        <m:t>=0</m:t>
                      </m:r>
                    </m:oMath>
                  </m:oMathPara>
                </w:p>
                <w:p w14:paraId="33689FF4" w14:textId="40F02CAB" w:rsidR="009E59A7" w:rsidRDefault="009E59A7" w:rsidP="00E71E81">
                  <w:pPr>
                    <w:rPr>
                      <w:rFonts w:eastAsiaTheme="minorEastAsia"/>
                      <w:lang w:val="es-NI"/>
                    </w:rPr>
                  </w:pPr>
                  <m:oMathPara>
                    <m:oMath>
                      <m:r>
                        <w:rPr>
                          <w:rFonts w:ascii="Cambria Math" w:eastAsiaTheme="minorEastAsia" w:hAnsi="Cambria Math"/>
                          <w:lang w:val="es-NI"/>
                        </w:rPr>
                        <m:t>Var</m:t>
                      </m:r>
                      <m:d>
                        <m:dPr>
                          <m:ctrlPr>
                            <w:rPr>
                              <w:rFonts w:ascii="Cambria Math" w:eastAsiaTheme="minorEastAsia" w:hAnsi="Cambria Math"/>
                              <w:i/>
                              <w:lang w:val="es-NI"/>
                            </w:rPr>
                          </m:ctrlPr>
                        </m:dPr>
                        <m:e>
                          <m:r>
                            <w:rPr>
                              <w:rFonts w:ascii="Cambria Math" w:eastAsiaTheme="minorEastAsia" w:hAnsi="Cambria Math"/>
                              <w:lang w:val="es-NI"/>
                            </w:rPr>
                            <m:t>z(t)</m:t>
                          </m:r>
                        </m:e>
                      </m:d>
                      <m:r>
                        <w:rPr>
                          <w:rFonts w:ascii="Cambria Math" w:eastAsiaTheme="minorEastAsia" w:hAnsi="Cambria Math"/>
                          <w:lang w:val="es-NI"/>
                        </w:rPr>
                        <m:t>=V</m:t>
                      </m:r>
                      <m:d>
                        <m:dPr>
                          <m:ctrlPr>
                            <w:rPr>
                              <w:rFonts w:ascii="Cambria Math" w:eastAsiaTheme="minorEastAsia" w:hAnsi="Cambria Math"/>
                              <w:i/>
                              <w:lang w:val="es-NI"/>
                            </w:rPr>
                          </m:ctrlPr>
                        </m:dPr>
                        <m:e>
                          <m:r>
                            <w:rPr>
                              <w:rFonts w:ascii="Cambria Math" w:eastAsiaTheme="minorEastAsia" w:hAnsi="Cambria Math"/>
                              <w:lang w:val="es-NI"/>
                            </w:rPr>
                            <m:t>z(t)</m:t>
                          </m:r>
                        </m:e>
                      </m:d>
                      <m:r>
                        <w:rPr>
                          <w:rFonts w:ascii="Cambria Math" w:eastAsiaTheme="minorEastAsia" w:hAnsi="Cambria Math"/>
                          <w:lang w:val="es-NI"/>
                        </w:rPr>
                        <m:t>=</m:t>
                      </m:r>
                      <m:f>
                        <m:fPr>
                          <m:ctrlPr>
                            <w:rPr>
                              <w:rFonts w:ascii="Cambria Math" w:eastAsiaTheme="minorEastAsia" w:hAnsi="Cambria Math"/>
                              <w:i/>
                              <w:lang w:val="es-NI"/>
                            </w:rPr>
                          </m:ctrlPr>
                        </m:fPr>
                        <m:num>
                          <m:sSubSup>
                            <m:sSubSupPr>
                              <m:ctrlPr>
                                <w:rPr>
                                  <w:rFonts w:ascii="Cambria Math" w:eastAsiaTheme="minorEastAsia" w:hAnsi="Cambria Math"/>
                                  <w:i/>
                                  <w:lang w:val="es-NI"/>
                                </w:rPr>
                              </m:ctrlPr>
                            </m:sSubSupPr>
                            <m:e>
                              <m:r>
                                <w:rPr>
                                  <w:rFonts w:ascii="Cambria Math" w:eastAsiaTheme="minorEastAsia" w:hAnsi="Cambria Math"/>
                                  <w:lang w:val="es-NI"/>
                                </w:rPr>
                                <m:t>σ</m:t>
                              </m:r>
                            </m:e>
                            <m:sub>
                              <m:r>
                                <w:rPr>
                                  <w:rFonts w:ascii="Cambria Math" w:eastAsiaTheme="minorEastAsia" w:hAnsi="Cambria Math"/>
                                  <w:lang w:val="es-NI"/>
                                </w:rPr>
                                <m:t>κ</m:t>
                              </m:r>
                            </m:sub>
                            <m:sup>
                              <m:r>
                                <w:rPr>
                                  <w:rFonts w:ascii="Cambria Math" w:eastAsiaTheme="minorEastAsia" w:hAnsi="Cambria Math"/>
                                  <w:lang w:val="es-NI"/>
                                </w:rPr>
                                <m:t>2</m:t>
                              </m:r>
                            </m:sup>
                          </m:sSubSup>
                        </m:num>
                        <m:den>
                          <m:r>
                            <w:rPr>
                              <w:rFonts w:ascii="Cambria Math" w:eastAsiaTheme="minorEastAsia" w:hAnsi="Cambria Math"/>
                              <w:lang w:val="es-NI"/>
                            </w:rPr>
                            <m:t>2</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κ</m:t>
                              </m:r>
                            </m:sub>
                          </m:sSub>
                        </m:den>
                      </m:f>
                      <m:r>
                        <w:rPr>
                          <w:rFonts w:ascii="Cambria Math" w:eastAsiaTheme="minorEastAsia" w:hAnsi="Cambria Math"/>
                          <w:lang w:val="es-NI"/>
                        </w:rPr>
                        <m:t>∙</m:t>
                      </m:r>
                      <m:d>
                        <m:dPr>
                          <m:ctrlPr>
                            <w:rPr>
                              <w:rFonts w:ascii="Cambria Math" w:eastAsiaTheme="minorEastAsia" w:hAnsi="Cambria Math"/>
                              <w:i/>
                              <w:lang w:val="es-NI"/>
                            </w:rPr>
                          </m:ctrlPr>
                        </m:dPr>
                        <m:e>
                          <m:r>
                            <w:rPr>
                              <w:rFonts w:ascii="Cambria Math" w:eastAsiaTheme="minorEastAsia" w:hAnsi="Cambria Math"/>
                              <w:lang w:val="es-NI"/>
                            </w:rPr>
                            <m:t>1-</m:t>
                          </m:r>
                          <m:sSup>
                            <m:sSupPr>
                              <m:ctrlPr>
                                <w:rPr>
                                  <w:rFonts w:ascii="Cambria Math" w:eastAsiaTheme="minorEastAsia" w:hAnsi="Cambria Math"/>
                                  <w:i/>
                                  <w:lang w:val="es-NI"/>
                                </w:rPr>
                              </m:ctrlPr>
                            </m:sSupPr>
                            <m:e>
                              <m:r>
                                <w:rPr>
                                  <w:rFonts w:ascii="Cambria Math" w:eastAsiaTheme="minorEastAsia" w:hAnsi="Cambria Math"/>
                                  <w:lang w:val="es-NI"/>
                                </w:rPr>
                                <m:t>e</m:t>
                              </m:r>
                            </m:e>
                            <m:sup>
                              <m:r>
                                <w:rPr>
                                  <w:rFonts w:ascii="Cambria Math" w:eastAsiaTheme="minorEastAsia" w:hAnsi="Cambria Math"/>
                                  <w:lang w:val="es-NI"/>
                                </w:rPr>
                                <m:t>-2</m:t>
                              </m:r>
                              <m:sSub>
                                <m:sSubPr>
                                  <m:ctrlPr>
                                    <w:rPr>
                                      <w:rFonts w:ascii="Cambria Math" w:eastAsiaTheme="minorEastAsia" w:hAnsi="Cambria Math"/>
                                      <w:i/>
                                      <w:lang w:val="es-NI"/>
                                    </w:rPr>
                                  </m:ctrlPr>
                                </m:sSubPr>
                                <m:e>
                                  <m:r>
                                    <w:rPr>
                                      <w:rFonts w:ascii="Cambria Math" w:eastAsiaTheme="minorEastAsia" w:hAnsi="Cambria Math"/>
                                      <w:lang w:val="es-NI"/>
                                    </w:rPr>
                                    <m:t>a</m:t>
                                  </m:r>
                                </m:e>
                                <m:sub>
                                  <m:r>
                                    <w:rPr>
                                      <w:rFonts w:ascii="Cambria Math" w:eastAsiaTheme="minorEastAsia" w:hAnsi="Cambria Math"/>
                                      <w:lang w:val="es-NI"/>
                                    </w:rPr>
                                    <m:t>κ</m:t>
                                  </m:r>
                                </m:sub>
                              </m:sSub>
                              <m:r>
                                <w:rPr>
                                  <w:rFonts w:ascii="Cambria Math" w:eastAsiaTheme="minorEastAsia" w:hAnsi="Cambria Math"/>
                                  <w:lang w:val="es-NI"/>
                                </w:rPr>
                                <m:t>t</m:t>
                              </m:r>
                            </m:sup>
                          </m:sSup>
                        </m:e>
                      </m:d>
                    </m:oMath>
                  </m:oMathPara>
                </w:p>
              </w:tc>
            </w:tr>
            <w:tr w:rsidR="006D2D71" w14:paraId="4E687055" w14:textId="77777777" w:rsidTr="0008007D">
              <w:tc>
                <w:tcPr>
                  <w:tcW w:w="682" w:type="dxa"/>
                  <w:tcPrChange w:id="435" w:author="Quant Department - HO" w:date="2026-08-28T15:18:00Z" w16du:dateUtc="2026-08-28T08:18:00Z">
                    <w:tcPr>
                      <w:tcW w:w="682" w:type="dxa"/>
                    </w:tcPr>
                  </w:tcPrChange>
                </w:tcPr>
                <w:p w14:paraId="4EF81306" w14:textId="13BEA11D" w:rsidR="006D2D71" w:rsidRDefault="00000000" w:rsidP="00A81DE2">
                  <w:pPr>
                    <w:rPr>
                      <w:rFonts w:eastAsiaTheme="minorEastAsia"/>
                      <w:lang w:val="es-NI"/>
                    </w:rPr>
                  </w:pPr>
                  <m:oMathPara>
                    <m:oMath>
                      <m:sSub>
                        <m:sSubPr>
                          <m:ctrlPr>
                            <w:rPr>
                              <w:rFonts w:ascii="Cambria Math" w:eastAsiaTheme="minorEastAsia" w:hAnsi="Cambria Math"/>
                              <w:i/>
                              <w:lang w:val="es-NI"/>
                            </w:rPr>
                          </m:ctrlPr>
                        </m:sSubPr>
                        <m:e>
                          <m:r>
                            <w:rPr>
                              <w:rFonts w:ascii="Cambria Math" w:eastAsiaTheme="minorEastAsia" w:hAnsi="Cambria Math"/>
                              <w:lang w:val="es-NI"/>
                            </w:rPr>
                            <m:t>P</m:t>
                          </m:r>
                        </m:e>
                        <m:sub>
                          <m:r>
                            <w:rPr>
                              <w:rFonts w:ascii="Cambria Math" w:eastAsiaTheme="minorEastAsia" w:hAnsi="Cambria Math"/>
                              <w:lang w:val="es-NI"/>
                            </w:rPr>
                            <m:t>κ</m:t>
                          </m:r>
                        </m:sub>
                      </m:sSub>
                      <m:d>
                        <m:dPr>
                          <m:ctrlPr>
                            <w:rPr>
                              <w:rFonts w:ascii="Cambria Math" w:eastAsiaTheme="minorEastAsia" w:hAnsi="Cambria Math"/>
                              <w:i/>
                              <w:lang w:val="es-NI"/>
                            </w:rPr>
                          </m:ctrlPr>
                        </m:dPr>
                        <m:e>
                          <m:r>
                            <w:rPr>
                              <w:rFonts w:ascii="Cambria Math" w:eastAsiaTheme="minorEastAsia" w:hAnsi="Cambria Math"/>
                              <w:lang w:val="es-NI"/>
                            </w:rPr>
                            <m:t>0, t</m:t>
                          </m:r>
                        </m:e>
                      </m:d>
                    </m:oMath>
                  </m:oMathPara>
                </w:p>
              </w:tc>
              <w:tc>
                <w:tcPr>
                  <w:tcW w:w="8465" w:type="dxa"/>
                  <w:tcPrChange w:id="436" w:author="Quant Department - HO" w:date="2026-08-28T15:18:00Z" w16du:dateUtc="2026-08-28T08:18:00Z">
                    <w:tcPr>
                      <w:tcW w:w="8465" w:type="dxa"/>
                    </w:tcPr>
                  </w:tcPrChange>
                </w:tcPr>
                <w:p w14:paraId="695F6039" w14:textId="60067D6D" w:rsidR="006D2D71" w:rsidRDefault="00024BC3" w:rsidP="00A81DE2">
                  <w:pPr>
                    <w:rPr>
                      <w:rFonts w:eastAsiaTheme="minorEastAsia"/>
                      <w:lang w:val="es-NI"/>
                    </w:rPr>
                  </w:pPr>
                  <w:r>
                    <w:rPr>
                      <w:rFonts w:eastAsiaTheme="minorEastAsia"/>
                      <w:lang w:val="es-NI"/>
                    </w:rPr>
                    <w:t xml:space="preserve">Giá trái </w:t>
                  </w:r>
                  <w:r w:rsidR="004730A8">
                    <w:rPr>
                      <w:rFonts w:eastAsiaTheme="minorEastAsia"/>
                      <w:lang w:val="es-NI"/>
                    </w:rPr>
                    <w:t xml:space="preserve">phiếu </w:t>
                  </w:r>
                  <w:r w:rsidR="009D5C1B">
                    <w:rPr>
                      <w:rFonts w:eastAsiaTheme="minorEastAsia"/>
                      <w:lang w:val="es-NI"/>
                    </w:rPr>
                    <w:t>Z</w:t>
                  </w:r>
                  <w:r w:rsidR="004730A8">
                    <w:rPr>
                      <w:rFonts w:eastAsiaTheme="minorEastAsia"/>
                      <w:lang w:val="es-NI"/>
                    </w:rPr>
                    <w:t xml:space="preserve">ero </w:t>
                  </w:r>
                  <w:r w:rsidR="009D5C1B">
                    <w:rPr>
                      <w:rFonts w:eastAsiaTheme="minorEastAsia"/>
                      <w:lang w:val="es-NI"/>
                    </w:rPr>
                    <w:t>C</w:t>
                  </w:r>
                  <w:r w:rsidR="004730A8">
                    <w:rPr>
                      <w:rFonts w:eastAsiaTheme="minorEastAsia"/>
                      <w:lang w:val="es-NI"/>
                    </w:rPr>
                    <w:t>oup</w:t>
                  </w:r>
                  <w:r w:rsidR="009D5C1B">
                    <w:rPr>
                      <w:rFonts w:eastAsiaTheme="minorEastAsia"/>
                      <w:lang w:val="es-NI"/>
                    </w:rPr>
                    <w:t xml:space="preserve">on (mệnh giá bằng 1) </w:t>
                  </w:r>
                  <w:r w:rsidR="008022C3">
                    <w:rPr>
                      <w:rFonts w:eastAsiaTheme="minorEastAsia"/>
                      <w:lang w:val="es-NI"/>
                    </w:rPr>
                    <w:t>tại thời điểm</w:t>
                  </w:r>
                  <w:r w:rsidR="000023C7">
                    <w:rPr>
                      <w:rFonts w:eastAsiaTheme="minorEastAsia"/>
                      <w:lang w:val="es-NI"/>
                    </w:rPr>
                    <w:t xml:space="preserve"> định giá (thời điểm</w:t>
                  </w:r>
                  <w:r w:rsidR="008022C3">
                    <w:rPr>
                      <w:rFonts w:eastAsiaTheme="minorEastAsia"/>
                      <w:lang w:val="es-NI"/>
                    </w:rPr>
                    <w:t xml:space="preserve"> </w:t>
                  </w:r>
                  <m:oMath>
                    <m:r>
                      <w:rPr>
                        <w:rFonts w:ascii="Cambria Math" w:eastAsiaTheme="minorEastAsia" w:hAnsi="Cambria Math"/>
                        <w:lang w:val="es-NI"/>
                      </w:rPr>
                      <m:t>0</m:t>
                    </m:r>
                  </m:oMath>
                  <w:r w:rsidR="000023C7">
                    <w:rPr>
                      <w:rFonts w:eastAsiaTheme="minorEastAsia"/>
                      <w:lang w:val="es-NI"/>
                    </w:rPr>
                    <w:t>)</w:t>
                  </w:r>
                  <w:r w:rsidR="008022C3">
                    <w:rPr>
                      <w:rFonts w:eastAsiaTheme="minorEastAsia"/>
                      <w:lang w:val="es-NI"/>
                    </w:rPr>
                    <w:t xml:space="preserve"> đáo hạn tại </w:t>
                  </w:r>
                  <m:oMath>
                    <m:r>
                      <w:rPr>
                        <w:rFonts w:ascii="Cambria Math" w:eastAsiaTheme="minorEastAsia" w:hAnsi="Cambria Math"/>
                        <w:lang w:val="es-NI"/>
                      </w:rPr>
                      <m:t>t</m:t>
                    </m:r>
                  </m:oMath>
                  <w:r w:rsidR="009E4511">
                    <w:rPr>
                      <w:rFonts w:eastAsiaTheme="minorEastAsia"/>
                      <w:lang w:val="es-NI"/>
                    </w:rPr>
                    <w:t>, được xác định như sau:</w:t>
                  </w:r>
                </w:p>
                <w:p w14:paraId="583774B2" w14:textId="77777777" w:rsidR="009E4511" w:rsidRDefault="009E4511" w:rsidP="009E4511">
                  <w:pPr>
                    <w:pStyle w:val="TLXDMHBullet1"/>
                    <w:rPr>
                      <w:lang w:val="es-NI"/>
                    </w:rPr>
                  </w:pPr>
                  <m:oMath>
                    <m:r>
                      <w:rPr>
                        <w:rFonts w:ascii="Cambria Math" w:hAnsi="Cambria Math"/>
                        <w:lang w:val="es-NI"/>
                      </w:rPr>
                      <m:t>κ=L</m:t>
                    </m:r>
                  </m:oMath>
                  <w:r w:rsidR="009507E4">
                    <w:rPr>
                      <w:lang w:val="es-NI"/>
                    </w:rPr>
                    <w:t>:</w:t>
                  </w:r>
                </w:p>
                <w:p w14:paraId="33705EFB" w14:textId="68309E1E" w:rsidR="009507E4" w:rsidRDefault="00000000" w:rsidP="009507E4">
                  <w:pPr>
                    <w:rPr>
                      <w:lang w:val="es-NI"/>
                    </w:rPr>
                  </w:pPr>
                  <m:oMathPara>
                    <m:oMath>
                      <m:sSub>
                        <m:sSubPr>
                          <m:ctrlPr>
                            <w:rPr>
                              <w:rFonts w:ascii="Cambria Math" w:hAnsi="Cambria Math"/>
                              <w:i/>
                              <w:lang w:val="es-NI"/>
                            </w:rPr>
                          </m:ctrlPr>
                        </m:sSubPr>
                        <m:e>
                          <m:r>
                            <w:rPr>
                              <w:rFonts w:ascii="Cambria Math" w:hAnsi="Cambria Math"/>
                              <w:lang w:val="es-NI"/>
                            </w:rPr>
                            <m:t>P</m:t>
                          </m:r>
                        </m:e>
                        <m:sub>
                          <m:r>
                            <w:rPr>
                              <w:rFonts w:ascii="Cambria Math" w:hAnsi="Cambria Math"/>
                              <w:lang w:val="es-NI"/>
                            </w:rPr>
                            <m:t>L</m:t>
                          </m:r>
                        </m:sub>
                      </m:sSub>
                      <m:d>
                        <m:dPr>
                          <m:ctrlPr>
                            <w:rPr>
                              <w:rFonts w:ascii="Cambria Math" w:hAnsi="Cambria Math"/>
                              <w:i/>
                              <w:lang w:val="es-NI"/>
                            </w:rPr>
                          </m:ctrlPr>
                        </m:dPr>
                        <m:e>
                          <m:r>
                            <w:rPr>
                              <w:rFonts w:ascii="Cambria Math" w:hAnsi="Cambria Math"/>
                              <w:lang w:val="es-NI"/>
                            </w:rPr>
                            <m:t>0, t</m:t>
                          </m:r>
                        </m:e>
                      </m:d>
                      <m:r>
                        <w:rPr>
                          <w:rFonts w:ascii="Cambria Math" w:hAnsi="Cambria Math"/>
                          <w:lang w:val="es-NI"/>
                        </w:rPr>
                        <m:t>=</m:t>
                      </m:r>
                      <m:sSup>
                        <m:sSupPr>
                          <m:ctrlPr>
                            <w:rPr>
                              <w:rFonts w:ascii="Cambria Math" w:hAnsi="Cambria Math"/>
                              <w:i/>
                              <w:lang w:val="es-NI"/>
                            </w:rPr>
                          </m:ctrlPr>
                        </m:sSupPr>
                        <m:e>
                          <m:r>
                            <w:rPr>
                              <w:rFonts w:ascii="Cambria Math" w:hAnsi="Cambria Math"/>
                              <w:lang w:val="es-NI"/>
                            </w:rPr>
                            <m:t>e</m:t>
                          </m:r>
                        </m:e>
                        <m:sup>
                          <m:r>
                            <w:rPr>
                              <w:rFonts w:ascii="Cambria Math" w:hAnsi="Cambria Math"/>
                              <w:lang w:val="es-NI"/>
                            </w:rPr>
                            <m:t>-</m:t>
                          </m:r>
                          <m:sSub>
                            <m:sSubPr>
                              <m:ctrlPr>
                                <w:rPr>
                                  <w:rFonts w:ascii="Cambria Math" w:hAnsi="Cambria Math"/>
                                  <w:i/>
                                  <w:lang w:val="es-NI"/>
                                </w:rPr>
                              </m:ctrlPr>
                            </m:sSubPr>
                            <m:e>
                              <m:r>
                                <w:rPr>
                                  <w:rFonts w:ascii="Cambria Math" w:hAnsi="Cambria Math"/>
                                  <w:lang w:val="es-NI"/>
                                </w:rPr>
                                <m:t>r</m:t>
                              </m:r>
                            </m:e>
                            <m:sub>
                              <m:r>
                                <w:rPr>
                                  <w:rFonts w:ascii="Cambria Math" w:hAnsi="Cambria Math"/>
                                  <w:lang w:val="es-NI"/>
                                </w:rPr>
                                <m:t>ref</m:t>
                              </m:r>
                            </m:sub>
                          </m:sSub>
                          <m:d>
                            <m:dPr>
                              <m:ctrlPr>
                                <w:rPr>
                                  <w:rFonts w:ascii="Cambria Math" w:hAnsi="Cambria Math"/>
                                  <w:i/>
                                  <w:lang w:val="es-NI"/>
                                </w:rPr>
                              </m:ctrlPr>
                            </m:dPr>
                            <m:e>
                              <m:r>
                                <w:rPr>
                                  <w:rFonts w:ascii="Cambria Math" w:hAnsi="Cambria Math"/>
                                  <w:lang w:val="es-NI"/>
                                </w:rPr>
                                <m:t>0,t</m:t>
                              </m:r>
                            </m:e>
                          </m:d>
                          <m:r>
                            <w:rPr>
                              <w:rFonts w:ascii="Cambria Math" w:hAnsi="Cambria Math"/>
                              <w:lang w:val="es-NI"/>
                            </w:rPr>
                            <m:t>×</m:t>
                          </m:r>
                          <m:f>
                            <m:fPr>
                              <m:ctrlPr>
                                <w:rPr>
                                  <w:rFonts w:ascii="Cambria Math" w:hAnsi="Cambria Math"/>
                                  <w:i/>
                                  <w:lang w:val="es-NI"/>
                                </w:rPr>
                              </m:ctrlPr>
                            </m:fPr>
                            <m:num>
                              <m:r>
                                <w:rPr>
                                  <w:rFonts w:ascii="Cambria Math" w:hAnsi="Cambria Math"/>
                                  <w:lang w:val="es-NI"/>
                                </w:rPr>
                                <m:t>t</m:t>
                              </m:r>
                            </m:num>
                            <m:den>
                              <m:r>
                                <w:rPr>
                                  <w:rFonts w:ascii="Cambria Math" w:hAnsi="Cambria Math"/>
                                  <w:lang w:val="es-NI"/>
                                </w:rPr>
                                <m:t>basi</m:t>
                              </m:r>
                              <m:sSub>
                                <m:sSubPr>
                                  <m:ctrlPr>
                                    <w:rPr>
                                      <w:rFonts w:ascii="Cambria Math" w:hAnsi="Cambria Math"/>
                                      <w:i/>
                                      <w:lang w:val="es-NI"/>
                                    </w:rPr>
                                  </m:ctrlPr>
                                </m:sSubPr>
                                <m:e>
                                  <m:r>
                                    <w:rPr>
                                      <w:rFonts w:ascii="Cambria Math" w:hAnsi="Cambria Math"/>
                                      <w:lang w:val="es-NI"/>
                                    </w:rPr>
                                    <m:t>s</m:t>
                                  </m:r>
                                </m:e>
                                <m:sub>
                                  <m:r>
                                    <w:rPr>
                                      <w:rFonts w:ascii="Cambria Math" w:hAnsi="Cambria Math"/>
                                      <w:lang w:val="es-NI"/>
                                    </w:rPr>
                                    <m:t>ref</m:t>
                                  </m:r>
                                </m:sub>
                              </m:sSub>
                            </m:den>
                          </m:f>
                        </m:sup>
                      </m:sSup>
                    </m:oMath>
                  </m:oMathPara>
                </w:p>
                <w:p w14:paraId="42479D0B" w14:textId="77777777" w:rsidR="009507E4" w:rsidRDefault="009507E4" w:rsidP="009E4511">
                  <w:pPr>
                    <w:pStyle w:val="TLXDMHBullet1"/>
                    <w:rPr>
                      <w:lang w:val="es-NI"/>
                    </w:rPr>
                  </w:pPr>
                  <m:oMath>
                    <m:r>
                      <w:rPr>
                        <w:rFonts w:ascii="Cambria Math" w:hAnsi="Cambria Math"/>
                        <w:lang w:val="es-NI"/>
                      </w:rPr>
                      <m:t>κ=r</m:t>
                    </m:r>
                  </m:oMath>
                  <w:r>
                    <w:rPr>
                      <w:lang w:val="es-NI"/>
                    </w:rPr>
                    <w:t>:</w:t>
                  </w:r>
                </w:p>
                <w:p w14:paraId="50607605" w14:textId="1CD32DBD" w:rsidR="00B30D66" w:rsidRDefault="00000000" w:rsidP="00B30D66">
                  <w:pPr>
                    <w:rPr>
                      <w:lang w:val="es-NI"/>
                    </w:rPr>
                  </w:pPr>
                  <m:oMathPara>
                    <m:oMath>
                      <m:sSub>
                        <m:sSubPr>
                          <m:ctrlPr>
                            <w:rPr>
                              <w:rFonts w:ascii="Cambria Math" w:hAnsi="Cambria Math"/>
                              <w:i/>
                              <w:lang w:val="es-NI"/>
                            </w:rPr>
                          </m:ctrlPr>
                        </m:sSubPr>
                        <m:e>
                          <m:r>
                            <w:rPr>
                              <w:rFonts w:ascii="Cambria Math" w:hAnsi="Cambria Math"/>
                              <w:lang w:val="es-NI"/>
                            </w:rPr>
                            <m:t>P</m:t>
                          </m:r>
                        </m:e>
                        <m:sub>
                          <m:r>
                            <w:rPr>
                              <w:rFonts w:ascii="Cambria Math" w:hAnsi="Cambria Math"/>
                              <w:lang w:val="es-NI"/>
                            </w:rPr>
                            <m:t>r</m:t>
                          </m:r>
                        </m:sub>
                      </m:sSub>
                      <m:d>
                        <m:dPr>
                          <m:ctrlPr>
                            <w:rPr>
                              <w:rFonts w:ascii="Cambria Math" w:hAnsi="Cambria Math"/>
                              <w:i/>
                              <w:lang w:val="es-NI"/>
                            </w:rPr>
                          </m:ctrlPr>
                        </m:dPr>
                        <m:e>
                          <m:r>
                            <w:rPr>
                              <w:rFonts w:ascii="Cambria Math" w:hAnsi="Cambria Math"/>
                              <w:lang w:val="es-NI"/>
                            </w:rPr>
                            <m:t>0, t</m:t>
                          </m:r>
                        </m:e>
                      </m:d>
                      <m:r>
                        <w:rPr>
                          <w:rFonts w:ascii="Cambria Math" w:hAnsi="Cambria Math"/>
                          <w:lang w:val="es-NI"/>
                        </w:rPr>
                        <m:t>=</m:t>
                      </m:r>
                      <m:sSup>
                        <m:sSupPr>
                          <m:ctrlPr>
                            <w:rPr>
                              <w:rFonts w:ascii="Cambria Math" w:hAnsi="Cambria Math"/>
                              <w:i/>
                              <w:lang w:val="es-NI"/>
                            </w:rPr>
                          </m:ctrlPr>
                        </m:sSupPr>
                        <m:e>
                          <m:r>
                            <w:rPr>
                              <w:rFonts w:ascii="Cambria Math" w:hAnsi="Cambria Math"/>
                              <w:lang w:val="es-NI"/>
                            </w:rPr>
                            <m:t>e</m:t>
                          </m:r>
                        </m:e>
                        <m:sup>
                          <m:r>
                            <w:rPr>
                              <w:rFonts w:ascii="Cambria Math" w:hAnsi="Cambria Math"/>
                              <w:lang w:val="es-NI"/>
                            </w:rPr>
                            <m:t>-</m:t>
                          </m:r>
                          <m:sSub>
                            <m:sSubPr>
                              <m:ctrlPr>
                                <w:rPr>
                                  <w:rFonts w:ascii="Cambria Math" w:hAnsi="Cambria Math"/>
                                  <w:i/>
                                  <w:lang w:val="es-NI"/>
                                </w:rPr>
                              </m:ctrlPr>
                            </m:sSubPr>
                            <m:e>
                              <m:r>
                                <w:rPr>
                                  <w:rFonts w:ascii="Cambria Math" w:hAnsi="Cambria Math"/>
                                  <w:lang w:val="es-NI"/>
                                </w:rPr>
                                <m:t>r</m:t>
                              </m:r>
                            </m:e>
                            <m:sub>
                              <m:r>
                                <w:rPr>
                                  <w:rFonts w:ascii="Cambria Math" w:hAnsi="Cambria Math"/>
                                  <w:lang w:val="es-NI"/>
                                </w:rPr>
                                <m:t>disc</m:t>
                              </m:r>
                            </m:sub>
                          </m:sSub>
                          <m:d>
                            <m:dPr>
                              <m:ctrlPr>
                                <w:rPr>
                                  <w:rFonts w:ascii="Cambria Math" w:hAnsi="Cambria Math"/>
                                  <w:i/>
                                  <w:lang w:val="es-NI"/>
                                </w:rPr>
                              </m:ctrlPr>
                            </m:dPr>
                            <m:e>
                              <m:r>
                                <w:rPr>
                                  <w:rFonts w:ascii="Cambria Math" w:hAnsi="Cambria Math"/>
                                  <w:lang w:val="es-NI"/>
                                </w:rPr>
                                <m:t>0,t</m:t>
                              </m:r>
                            </m:e>
                          </m:d>
                          <m:r>
                            <w:rPr>
                              <w:rFonts w:ascii="Cambria Math" w:hAnsi="Cambria Math"/>
                              <w:lang w:val="es-NI"/>
                            </w:rPr>
                            <m:t>×</m:t>
                          </m:r>
                          <m:f>
                            <m:fPr>
                              <m:ctrlPr>
                                <w:rPr>
                                  <w:rFonts w:ascii="Cambria Math" w:hAnsi="Cambria Math"/>
                                  <w:i/>
                                  <w:lang w:val="es-NI"/>
                                </w:rPr>
                              </m:ctrlPr>
                            </m:fPr>
                            <m:num>
                              <m:r>
                                <w:rPr>
                                  <w:rFonts w:ascii="Cambria Math" w:hAnsi="Cambria Math"/>
                                  <w:lang w:val="es-NI"/>
                                </w:rPr>
                                <m:t>t</m:t>
                              </m:r>
                            </m:num>
                            <m:den>
                              <m:r>
                                <w:rPr>
                                  <w:rFonts w:ascii="Cambria Math" w:hAnsi="Cambria Math"/>
                                  <w:lang w:val="es-NI"/>
                                </w:rPr>
                                <m:t>basi</m:t>
                              </m:r>
                              <m:sSub>
                                <m:sSubPr>
                                  <m:ctrlPr>
                                    <w:rPr>
                                      <w:rFonts w:ascii="Cambria Math" w:hAnsi="Cambria Math"/>
                                      <w:i/>
                                      <w:lang w:val="es-NI"/>
                                    </w:rPr>
                                  </m:ctrlPr>
                                </m:sSubPr>
                                <m:e>
                                  <m:r>
                                    <w:rPr>
                                      <w:rFonts w:ascii="Cambria Math" w:hAnsi="Cambria Math"/>
                                      <w:lang w:val="es-NI"/>
                                    </w:rPr>
                                    <m:t>s</m:t>
                                  </m:r>
                                </m:e>
                                <m:sub>
                                  <m:r>
                                    <w:rPr>
                                      <w:rFonts w:ascii="Cambria Math" w:hAnsi="Cambria Math"/>
                                      <w:lang w:val="es-NI"/>
                                    </w:rPr>
                                    <m:t>disc</m:t>
                                  </m:r>
                                </m:sub>
                              </m:sSub>
                            </m:den>
                          </m:f>
                        </m:sup>
                      </m:sSup>
                    </m:oMath>
                  </m:oMathPara>
                </w:p>
                <w:p w14:paraId="5995C195" w14:textId="77777777" w:rsidR="00B30D66" w:rsidRDefault="00B30D66" w:rsidP="00B30D66">
                  <w:pPr>
                    <w:pStyle w:val="TLXDMHBullet1"/>
                    <w:numPr>
                      <w:ilvl w:val="0"/>
                      <w:numId w:val="0"/>
                    </w:numPr>
                    <w:rPr>
                      <w:lang w:val="es-NI"/>
                    </w:rPr>
                  </w:pPr>
                  <w:r>
                    <w:rPr>
                      <w:lang w:val="es-NI"/>
                    </w:rPr>
                    <w:t>Trong đó:</w:t>
                  </w:r>
                </w:p>
                <w:tbl>
                  <w:tblPr>
                    <w:tblStyle w:val="TableGrid"/>
                    <w:tblW w:w="5000" w:type="pct"/>
                    <w:tblInd w:w="0" w:type="dxa"/>
                    <w:tblLayout w:type="fixed"/>
                    <w:tblLook w:val="04A0" w:firstRow="1" w:lastRow="0" w:firstColumn="1" w:lastColumn="0" w:noHBand="0" w:noVBand="1"/>
                    <w:tblPrChange w:id="437" w:author="Quant Department - HO" w:date="2026-08-28T15:18:00Z" w16du:dateUtc="2026-08-28T08:18:00Z">
                      <w:tblPr>
                        <w:tblStyle w:val="TableGrid"/>
                        <w:tblW w:w="5000" w:type="pct"/>
                        <w:tblInd w:w="0" w:type="dxa"/>
                        <w:tblLook w:val="04A0" w:firstRow="1" w:lastRow="0" w:firstColumn="1" w:lastColumn="0" w:noHBand="0" w:noVBand="1"/>
                      </w:tblPr>
                    </w:tblPrChange>
                  </w:tblPr>
                  <w:tblGrid>
                    <w:gridCol w:w="1063"/>
                    <w:gridCol w:w="7402"/>
                    <w:tblGridChange w:id="438">
                      <w:tblGrid>
                        <w:gridCol w:w="1063"/>
                        <w:gridCol w:w="7402"/>
                      </w:tblGrid>
                    </w:tblGridChange>
                  </w:tblGrid>
                  <w:tr w:rsidR="00B30D66" w14:paraId="615DC77D" w14:textId="77777777" w:rsidTr="0008007D">
                    <w:tc>
                      <w:tcPr>
                        <w:tcW w:w="628" w:type="pct"/>
                        <w:tcPrChange w:id="439" w:author="Quant Department - HO" w:date="2026-08-28T15:18:00Z" w16du:dateUtc="2026-08-28T08:18:00Z">
                          <w:tcPr>
                            <w:tcW w:w="628" w:type="pct"/>
                          </w:tcPr>
                        </w:tcPrChange>
                      </w:tcPr>
                      <w:p w14:paraId="7F63FDC5" w14:textId="556FCB9F" w:rsidR="00B30D66" w:rsidRDefault="00000000" w:rsidP="00B30D66">
                        <w:pPr>
                          <w:pStyle w:val="TLXDMHBullet1"/>
                          <w:numPr>
                            <w:ilvl w:val="0"/>
                            <w:numId w:val="0"/>
                          </w:numPr>
                          <w:rPr>
                            <w:lang w:val="es-NI"/>
                          </w:rPr>
                        </w:pPr>
                        <m:oMathPara>
                          <m:oMath>
                            <m:f>
                              <m:fPr>
                                <m:ctrlPr>
                                  <w:rPr>
                                    <w:rFonts w:ascii="Cambria Math" w:hAnsi="Cambria Math"/>
                                    <w:i/>
                                    <w:lang w:val="es-NI"/>
                                  </w:rPr>
                                </m:ctrlPr>
                              </m:fPr>
                              <m:num>
                                <m:r>
                                  <w:rPr>
                                    <w:rFonts w:ascii="Cambria Math" w:hAnsi="Cambria Math"/>
                                    <w:lang w:val="es-NI"/>
                                  </w:rPr>
                                  <m:t>t</m:t>
                                </m:r>
                              </m:num>
                              <m:den>
                                <m:r>
                                  <w:rPr>
                                    <w:rFonts w:ascii="Cambria Math" w:hAnsi="Cambria Math"/>
                                    <w:lang w:val="es-NI"/>
                                  </w:rPr>
                                  <m:t>basi</m:t>
                                </m:r>
                                <m:sSub>
                                  <m:sSubPr>
                                    <m:ctrlPr>
                                      <w:rPr>
                                        <w:rFonts w:ascii="Cambria Math" w:hAnsi="Cambria Math"/>
                                        <w:i/>
                                        <w:lang w:val="es-NI"/>
                                      </w:rPr>
                                    </m:ctrlPr>
                                  </m:sSubPr>
                                  <m:e>
                                    <m:r>
                                      <w:rPr>
                                        <w:rFonts w:ascii="Cambria Math" w:hAnsi="Cambria Math"/>
                                        <w:lang w:val="es-NI"/>
                                      </w:rPr>
                                      <m:t>s</m:t>
                                    </m:r>
                                  </m:e>
                                  <m:sub>
                                    <m:r>
                                      <w:rPr>
                                        <w:rFonts w:ascii="Cambria Math" w:hAnsi="Cambria Math"/>
                                        <w:lang w:val="es-NI"/>
                                      </w:rPr>
                                      <m:t>ref</m:t>
                                    </m:r>
                                  </m:sub>
                                </m:sSub>
                              </m:den>
                            </m:f>
                          </m:oMath>
                        </m:oMathPara>
                      </w:p>
                    </w:tc>
                    <w:tc>
                      <w:tcPr>
                        <w:tcW w:w="4372" w:type="pct"/>
                        <w:tcPrChange w:id="440" w:author="Quant Department - HO" w:date="2026-08-28T15:18:00Z" w16du:dateUtc="2026-08-28T08:18:00Z">
                          <w:tcPr>
                            <w:tcW w:w="4372" w:type="pct"/>
                          </w:tcPr>
                        </w:tcPrChange>
                      </w:tcPr>
                      <w:p w14:paraId="3A0B5F8F" w14:textId="6A4D12C9" w:rsidR="00B30D66" w:rsidRDefault="000023C7" w:rsidP="00B30D66">
                        <w:pPr>
                          <w:pStyle w:val="TLXDMHBullet1"/>
                          <w:numPr>
                            <w:ilvl w:val="0"/>
                            <w:numId w:val="0"/>
                          </w:numPr>
                          <w:rPr>
                            <w:lang w:val="es-NI"/>
                          </w:rPr>
                        </w:pPr>
                        <w:r>
                          <w:rPr>
                            <w:lang w:val="es-NI"/>
                          </w:rPr>
                          <w:t>Thời gian (năm) từ thời điểm định giá</w:t>
                        </w:r>
                        <w:r w:rsidR="00826FE4">
                          <w:rPr>
                            <w:lang w:val="es-NI"/>
                          </w:rPr>
                          <w:t xml:space="preserve"> đến thời điểm </w:t>
                        </w:r>
                        <m:oMath>
                          <m:r>
                            <w:rPr>
                              <w:rFonts w:ascii="Cambria Math" w:hAnsi="Cambria Math"/>
                              <w:lang w:val="es-NI"/>
                            </w:rPr>
                            <m:t>t</m:t>
                          </m:r>
                        </m:oMath>
                        <w:r w:rsidR="00FC7CE7">
                          <w:rPr>
                            <w:lang w:val="es-NI"/>
                          </w:rPr>
                          <w:t xml:space="preserve"> theo quy ước về cách tính số ngày của đường </w:t>
                        </w:r>
                        <w:r w:rsidR="00653BD6">
                          <w:rPr>
                            <w:lang w:val="es-NI"/>
                          </w:rPr>
                          <w:t>LSTC</w:t>
                        </w:r>
                        <w:r w:rsidR="00AD2670">
                          <w:rPr>
                            <w:lang w:val="es-NI"/>
                          </w:rPr>
                          <w:t xml:space="preserve"> liên tục không coupon</w:t>
                        </w:r>
                      </w:p>
                    </w:tc>
                  </w:tr>
                  <w:tr w:rsidR="00BA6DBD" w14:paraId="14BB3F4F" w14:textId="77777777" w:rsidTr="0008007D">
                    <w:tc>
                      <w:tcPr>
                        <w:tcW w:w="628" w:type="pct"/>
                        <w:tcPrChange w:id="441" w:author="Quant Department - HO" w:date="2026-08-28T15:18:00Z" w16du:dateUtc="2026-08-28T08:18:00Z">
                          <w:tcPr>
                            <w:tcW w:w="628" w:type="pct"/>
                          </w:tcPr>
                        </w:tcPrChange>
                      </w:tcPr>
                      <w:p w14:paraId="5CE28FAB" w14:textId="16CADBE2" w:rsidR="00BA6DBD" w:rsidRDefault="00000000" w:rsidP="00B30D66">
                        <w:pPr>
                          <w:pStyle w:val="TLXDMHBullet1"/>
                          <w:numPr>
                            <w:ilvl w:val="0"/>
                            <w:numId w:val="0"/>
                          </w:numPr>
                          <w:rPr>
                            <w:lang w:val="es-NI"/>
                          </w:rPr>
                        </w:pPr>
                        <m:oMathPara>
                          <m:oMath>
                            <m:f>
                              <m:fPr>
                                <m:ctrlPr>
                                  <w:rPr>
                                    <w:rFonts w:ascii="Cambria Math" w:hAnsi="Cambria Math"/>
                                    <w:i/>
                                    <w:lang w:val="es-NI"/>
                                  </w:rPr>
                                </m:ctrlPr>
                              </m:fPr>
                              <m:num>
                                <m:r>
                                  <w:rPr>
                                    <w:rFonts w:ascii="Cambria Math" w:hAnsi="Cambria Math"/>
                                    <w:lang w:val="es-NI"/>
                                  </w:rPr>
                                  <m:t>t</m:t>
                                </m:r>
                              </m:num>
                              <m:den>
                                <m:r>
                                  <w:rPr>
                                    <w:rFonts w:ascii="Cambria Math" w:hAnsi="Cambria Math"/>
                                    <w:lang w:val="es-NI"/>
                                  </w:rPr>
                                  <m:t>basi</m:t>
                                </m:r>
                                <m:sSub>
                                  <m:sSubPr>
                                    <m:ctrlPr>
                                      <w:rPr>
                                        <w:rFonts w:ascii="Cambria Math" w:hAnsi="Cambria Math"/>
                                        <w:i/>
                                        <w:lang w:val="es-NI"/>
                                      </w:rPr>
                                    </m:ctrlPr>
                                  </m:sSubPr>
                                  <m:e>
                                    <m:r>
                                      <w:rPr>
                                        <w:rFonts w:ascii="Cambria Math" w:hAnsi="Cambria Math"/>
                                        <w:lang w:val="es-NI"/>
                                      </w:rPr>
                                      <m:t>s</m:t>
                                    </m:r>
                                  </m:e>
                                  <m:sub>
                                    <m:r>
                                      <w:rPr>
                                        <w:rFonts w:ascii="Cambria Math" w:hAnsi="Cambria Math"/>
                                        <w:lang w:val="es-NI"/>
                                      </w:rPr>
                                      <m:t>disc</m:t>
                                    </m:r>
                                  </m:sub>
                                </m:sSub>
                              </m:den>
                            </m:f>
                          </m:oMath>
                        </m:oMathPara>
                      </w:p>
                    </w:tc>
                    <w:tc>
                      <w:tcPr>
                        <w:tcW w:w="4372" w:type="pct"/>
                        <w:tcPrChange w:id="442" w:author="Quant Department - HO" w:date="2026-08-28T15:18:00Z" w16du:dateUtc="2026-08-28T08:18:00Z">
                          <w:tcPr>
                            <w:tcW w:w="4372" w:type="pct"/>
                          </w:tcPr>
                        </w:tcPrChange>
                      </w:tcPr>
                      <w:p w14:paraId="7AAE8899" w14:textId="1F2690AC" w:rsidR="00BA6DBD" w:rsidRDefault="00BA6DBD" w:rsidP="00B30D66">
                        <w:pPr>
                          <w:pStyle w:val="TLXDMHBullet1"/>
                          <w:numPr>
                            <w:ilvl w:val="0"/>
                            <w:numId w:val="0"/>
                          </w:numPr>
                          <w:rPr>
                            <w:lang w:val="es-NI"/>
                          </w:rPr>
                        </w:pPr>
                        <w:r>
                          <w:rPr>
                            <w:lang w:val="es-NI"/>
                          </w:rPr>
                          <w:t xml:space="preserve">Thời gian (năm) từ thời điểm định giá đến thời điểm </w:t>
                        </w:r>
                        <m:oMath>
                          <m:r>
                            <w:rPr>
                              <w:rFonts w:ascii="Cambria Math" w:hAnsi="Cambria Math"/>
                              <w:lang w:val="es-NI"/>
                            </w:rPr>
                            <m:t>t</m:t>
                          </m:r>
                        </m:oMath>
                        <w:r>
                          <w:rPr>
                            <w:lang w:val="es-NI"/>
                          </w:rPr>
                          <w:t xml:space="preserve"> theo quy ước về cách tính số ngày của đường LSCK liên tục không coupon</w:t>
                        </w:r>
                      </w:p>
                    </w:tc>
                  </w:tr>
                  <w:tr w:rsidR="00B30D66" w14:paraId="0ED038A1" w14:textId="77777777" w:rsidTr="0008007D">
                    <w:tc>
                      <w:tcPr>
                        <w:tcW w:w="628" w:type="pct"/>
                        <w:tcPrChange w:id="443" w:author="Quant Department - HO" w:date="2026-08-28T15:18:00Z" w16du:dateUtc="2026-08-28T08:18:00Z">
                          <w:tcPr>
                            <w:tcW w:w="628" w:type="pct"/>
                          </w:tcPr>
                        </w:tcPrChange>
                      </w:tcPr>
                      <w:p w14:paraId="65BAFEBE" w14:textId="5E38D5A2" w:rsidR="00B30D66" w:rsidRDefault="00000000" w:rsidP="00B30D66">
                        <w:pPr>
                          <w:pStyle w:val="TLXDMHBullet1"/>
                          <w:numPr>
                            <w:ilvl w:val="0"/>
                            <w:numId w:val="0"/>
                          </w:numPr>
                          <w:rPr>
                            <w:lang w:val="es-NI"/>
                          </w:rPr>
                        </w:pPr>
                        <m:oMathPara>
                          <m:oMath>
                            <m:sSub>
                              <m:sSubPr>
                                <m:ctrlPr>
                                  <w:rPr>
                                    <w:rFonts w:ascii="Cambria Math" w:hAnsi="Cambria Math"/>
                                    <w:i/>
                                    <w:lang w:val="es-NI"/>
                                  </w:rPr>
                                </m:ctrlPr>
                              </m:sSubPr>
                              <m:e>
                                <m:r>
                                  <w:rPr>
                                    <w:rFonts w:ascii="Cambria Math" w:hAnsi="Cambria Math"/>
                                    <w:lang w:val="es-NI"/>
                                  </w:rPr>
                                  <m:t>r</m:t>
                                </m:r>
                              </m:e>
                              <m:sub>
                                <m:r>
                                  <w:rPr>
                                    <w:rFonts w:ascii="Cambria Math" w:hAnsi="Cambria Math"/>
                                    <w:lang w:val="es-NI"/>
                                  </w:rPr>
                                  <m:t>ref</m:t>
                                </m:r>
                              </m:sub>
                            </m:sSub>
                            <m:d>
                              <m:dPr>
                                <m:ctrlPr>
                                  <w:rPr>
                                    <w:rFonts w:ascii="Cambria Math" w:hAnsi="Cambria Math"/>
                                    <w:i/>
                                    <w:lang w:val="es-NI"/>
                                  </w:rPr>
                                </m:ctrlPr>
                              </m:dPr>
                              <m:e>
                                <m:r>
                                  <w:rPr>
                                    <w:rFonts w:ascii="Cambria Math" w:hAnsi="Cambria Math"/>
                                    <w:lang w:val="es-NI"/>
                                  </w:rPr>
                                  <m:t>0,t</m:t>
                                </m:r>
                              </m:e>
                            </m:d>
                          </m:oMath>
                        </m:oMathPara>
                      </w:p>
                    </w:tc>
                    <w:tc>
                      <w:tcPr>
                        <w:tcW w:w="4372" w:type="pct"/>
                        <w:tcPrChange w:id="444" w:author="Quant Department - HO" w:date="2026-08-28T15:18:00Z" w16du:dateUtc="2026-08-28T08:18:00Z">
                          <w:tcPr>
                            <w:tcW w:w="4372" w:type="pct"/>
                          </w:tcPr>
                        </w:tcPrChange>
                      </w:tcPr>
                      <w:p w14:paraId="51CBB449" w14:textId="24278E25" w:rsidR="00B30D66" w:rsidRDefault="00653BD6" w:rsidP="00B30D66">
                        <w:pPr>
                          <w:pStyle w:val="TLXDMHBullet1"/>
                          <w:numPr>
                            <w:ilvl w:val="0"/>
                            <w:numId w:val="0"/>
                          </w:numPr>
                          <w:rPr>
                            <w:lang w:val="es-NI"/>
                          </w:rPr>
                        </w:pPr>
                        <w:r>
                          <w:rPr>
                            <w:lang w:val="es-NI"/>
                          </w:rPr>
                          <w:t xml:space="preserve">LCTC kép liên tục không coupon </w:t>
                        </w:r>
                        <w:r w:rsidR="00AB4724">
                          <w:rPr>
                            <w:lang w:val="es-NI"/>
                          </w:rPr>
                          <w:t xml:space="preserve">kỳ hạn từ </w:t>
                        </w:r>
                        <m:oMath>
                          <m:r>
                            <w:rPr>
                              <w:rFonts w:ascii="Cambria Math" w:hAnsi="Cambria Math"/>
                              <w:lang w:val="es-NI"/>
                            </w:rPr>
                            <m:t>0</m:t>
                          </m:r>
                        </m:oMath>
                        <w:r w:rsidR="00AB4724">
                          <w:rPr>
                            <w:lang w:val="es-NI"/>
                          </w:rPr>
                          <w:t xml:space="preserve"> đến </w:t>
                        </w:r>
                        <m:oMath>
                          <m:r>
                            <w:rPr>
                              <w:rFonts w:ascii="Cambria Math" w:hAnsi="Cambria Math"/>
                              <w:lang w:val="es-NI"/>
                            </w:rPr>
                            <m:t>t</m:t>
                          </m:r>
                        </m:oMath>
                        <w:r w:rsidR="00AB4724">
                          <w:rPr>
                            <w:lang w:val="es-NI"/>
                          </w:rPr>
                          <w:t xml:space="preserve"> tương ứng với từng trái phiếu</w:t>
                        </w:r>
                      </w:p>
                    </w:tc>
                  </w:tr>
                  <w:tr w:rsidR="004226DA" w14:paraId="061D629E" w14:textId="77777777" w:rsidTr="0008007D">
                    <w:tc>
                      <w:tcPr>
                        <w:tcW w:w="628" w:type="pct"/>
                        <w:tcPrChange w:id="445" w:author="Quant Department - HO" w:date="2026-08-28T15:18:00Z" w16du:dateUtc="2026-08-28T08:18:00Z">
                          <w:tcPr>
                            <w:tcW w:w="628" w:type="pct"/>
                          </w:tcPr>
                        </w:tcPrChange>
                      </w:tcPr>
                      <w:p w14:paraId="7F1B1A2B" w14:textId="502BF71E" w:rsidR="004226DA" w:rsidRDefault="00000000" w:rsidP="00B30D66">
                        <w:pPr>
                          <w:pStyle w:val="TLXDMHBullet1"/>
                          <w:numPr>
                            <w:ilvl w:val="0"/>
                            <w:numId w:val="0"/>
                          </w:numPr>
                          <w:rPr>
                            <w:rFonts w:eastAsia="Calibri" w:cs="Arial"/>
                            <w:lang w:val="es-NI"/>
                          </w:rPr>
                        </w:pPr>
                        <m:oMathPara>
                          <m:oMath>
                            <m:sSub>
                              <m:sSubPr>
                                <m:ctrlPr>
                                  <w:rPr>
                                    <w:rFonts w:ascii="Cambria Math" w:eastAsia="Calibri" w:hAnsi="Cambria Math" w:cs="Arial"/>
                                    <w:i/>
                                    <w:lang w:val="es-NI"/>
                                  </w:rPr>
                                </m:ctrlPr>
                              </m:sSubPr>
                              <m:e>
                                <m:r>
                                  <w:rPr>
                                    <w:rFonts w:ascii="Cambria Math" w:eastAsia="Calibri" w:hAnsi="Cambria Math" w:cs="Arial"/>
                                    <w:lang w:val="es-NI"/>
                                  </w:rPr>
                                  <m:t>r</m:t>
                                </m:r>
                              </m:e>
                              <m:sub>
                                <m:r>
                                  <w:rPr>
                                    <w:rFonts w:ascii="Cambria Math" w:eastAsia="Calibri" w:hAnsi="Cambria Math" w:cs="Arial"/>
                                    <w:lang w:val="es-NI"/>
                                  </w:rPr>
                                  <m:t>disc</m:t>
                                </m:r>
                              </m:sub>
                            </m:sSub>
                            <m:r>
                              <w:rPr>
                                <w:rFonts w:ascii="Cambria Math" w:eastAsia="Calibri" w:hAnsi="Cambria Math" w:cs="Arial"/>
                                <w:lang w:val="es-NI"/>
                              </w:rPr>
                              <m:t>(0, t)</m:t>
                            </m:r>
                          </m:oMath>
                        </m:oMathPara>
                      </w:p>
                    </w:tc>
                    <w:tc>
                      <w:tcPr>
                        <w:tcW w:w="4372" w:type="pct"/>
                        <w:tcPrChange w:id="446" w:author="Quant Department - HO" w:date="2026-08-28T15:18:00Z" w16du:dateUtc="2026-08-28T08:18:00Z">
                          <w:tcPr>
                            <w:tcW w:w="4372" w:type="pct"/>
                          </w:tcPr>
                        </w:tcPrChange>
                      </w:tcPr>
                      <w:p w14:paraId="4C1277A0" w14:textId="77777777" w:rsidR="004226DA" w:rsidRDefault="004226DA" w:rsidP="004226DA">
                        <w:pPr>
                          <w:pStyle w:val="TLXDMHBullet1"/>
                          <w:numPr>
                            <w:ilvl w:val="0"/>
                            <w:numId w:val="0"/>
                          </w:numPr>
                          <w:rPr>
                            <w:lang w:val="es-NI"/>
                          </w:rPr>
                        </w:pPr>
                        <w:r>
                          <w:rPr>
                            <w:lang w:val="es-NI"/>
                          </w:rPr>
                          <w:t xml:space="preserve">LSCK kép liên tục không coupon kỳ hạn từ </w:t>
                        </w:r>
                        <m:oMath>
                          <m:r>
                            <w:rPr>
                              <w:rFonts w:ascii="Cambria Math" w:hAnsi="Cambria Math"/>
                              <w:lang w:val="es-NI"/>
                            </w:rPr>
                            <m:t>0</m:t>
                          </m:r>
                        </m:oMath>
                        <w:r>
                          <w:rPr>
                            <w:lang w:val="es-NI"/>
                          </w:rPr>
                          <w:t xml:space="preserve"> đến </w:t>
                        </w:r>
                        <m:oMath>
                          <m:r>
                            <w:rPr>
                              <w:rFonts w:ascii="Cambria Math" w:hAnsi="Cambria Math"/>
                              <w:lang w:val="es-NI"/>
                            </w:rPr>
                            <m:t>t</m:t>
                          </m:r>
                        </m:oMath>
                        <w:r>
                          <w:rPr>
                            <w:lang w:val="es-NI"/>
                          </w:rPr>
                          <w:t xml:space="preserve"> tương ứng với từng trái phiếu, được xác định như sau:</w:t>
                        </w:r>
                      </w:p>
                      <w:p w14:paraId="5092BD5D" w14:textId="77777777" w:rsidR="00BA6DBD" w:rsidRDefault="00BA6DBD" w:rsidP="004226DA">
                        <w:pPr>
                          <w:pStyle w:val="TLXDMHBullet1"/>
                          <w:numPr>
                            <w:ilvl w:val="0"/>
                            <w:numId w:val="0"/>
                          </w:numPr>
                          <w:rPr>
                            <w:lang w:val="es-NI"/>
                          </w:rPr>
                        </w:pPr>
                        <w:r w:rsidRPr="004226DA">
                          <w:rPr>
                            <w:b/>
                            <w:bCs/>
                            <w:lang w:val="es-NI"/>
                          </w:rPr>
                          <w:t>Trái phiếu thường:</w:t>
                        </w:r>
                        <w:r>
                          <w:rPr>
                            <w:lang w:val="es-NI"/>
                          </w:rPr>
                          <w:t xml:space="preserve"> </w:t>
                        </w:r>
                        <m:oMath>
                          <m:sSub>
                            <m:sSubPr>
                              <m:ctrlPr>
                                <w:rPr>
                                  <w:rFonts w:ascii="Cambria Math" w:hAnsi="Cambria Math"/>
                                  <w:i/>
                                  <w:lang w:val="es-NI"/>
                                </w:rPr>
                              </m:ctrlPr>
                            </m:sSubPr>
                            <m:e>
                              <m:r>
                                <w:rPr>
                                  <w:rFonts w:ascii="Cambria Math" w:hAnsi="Cambria Math"/>
                                  <w:lang w:val="es-NI"/>
                                </w:rPr>
                                <m:t>r</m:t>
                              </m:r>
                            </m:e>
                            <m:sub>
                              <m:r>
                                <w:rPr>
                                  <w:rFonts w:ascii="Cambria Math" w:hAnsi="Cambria Math"/>
                                  <w:lang w:val="es-NI"/>
                                </w:rPr>
                                <m:t>disc</m:t>
                              </m:r>
                            </m:sub>
                          </m:sSub>
                          <m:r>
                            <w:rPr>
                              <w:rFonts w:ascii="Cambria Math" w:hAnsi="Cambria Math"/>
                              <w:lang w:val="es-NI"/>
                            </w:rPr>
                            <m:t>(0, t)</m:t>
                          </m:r>
                        </m:oMath>
                        <w:r>
                          <w:rPr>
                            <w:lang w:val="es-NI"/>
                          </w:rPr>
                          <w:t xml:space="preserve"> cho trái phiếu thường được xác định từ các đường LSCK trái phiếu không quyền chọn trong </w:t>
                        </w:r>
                        <w:r w:rsidRPr="001A1DCC">
                          <w:rPr>
                            <w:i/>
                            <w:iCs/>
                            <w:lang w:val="es-NI"/>
                          </w:rPr>
                          <w:t>Mô hình Định giá GTCG do TCTD phát hành trên Sổ kinh doanh không có quyền chọn</w:t>
                        </w:r>
                        <w:r>
                          <w:rPr>
                            <w:lang w:val="es-NI"/>
                          </w:rPr>
                          <w:t>.</w:t>
                        </w:r>
                      </w:p>
                      <w:p w14:paraId="3B1DC88D" w14:textId="77777777" w:rsidR="00DB1701" w:rsidRDefault="00000000">
                        <w:pPr>
                          <w:jc w:val="both"/>
                        </w:pPr>
                        <w:r>
                          <w:rPr>
                            <w:b/>
                          </w:rPr>
                          <w:t>Trái phiếu tăng vốn:</w:t>
                        </w:r>
                        <w:r>
                          <w:t xml:space="preserve"> dùng </w:t>
                        </w:r>
                        <w:r>
                          <w:rPr>
                            <w:b/>
                          </w:rPr>
                          <w:t>đúng đường LSCK của phân nhóm tổ chức phát hành</w:t>
                        </w:r>
                        <w:r>
                          <w:t xml:space="preserve"> như trái phiếu thường — mô hình không dựng đường cong Tier 2 riêng. Phần bù rủi ro tăng vốn được đưa vào dưới dạng một lượng dịch </w:t>
                        </w:r>
                        <m:oMath>
                          <m:r>
                            <w:rPr>
                              <w:rFonts w:ascii="Cambria Math" w:hAnsi="Cambria Math"/>
                            </w:rPr>
                            <m:t>δ</m:t>
                          </m:r>
                        </m:oMath>
                        <w:r>
                          <w:t xml:space="preserve"> trên biến trạng thái của cây, làm phần bù trên lãi suất bằng </w:t>
                        </w:r>
                        <m:oMath>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(τ)/τ</m:t>
                          </m:r>
                        </m:oMath>
                        <w:r>
                          <w:t xml:space="preserve"> — giảm dần theo kỳ hạn thay vì </w:t>
                        </w:r>
                        <w:r>
                          <w:lastRenderedPageBreak/>
                          <w:t xml:space="preserve">cộng song song. Cách xác định </w:t>
                        </w:r>
                        <m:oMath>
                          <m:r>
                            <w:rPr>
                              <w:rFonts w:ascii="Cambria Math" w:hAnsi="Cambria Math"/>
                            </w:rPr>
                            <m:t>δ</m:t>
                          </m:r>
                        </m:oMath>
                        <w:r>
                          <w:t xml:space="preserve"> từ giá giao dịch quan sát được, cách bình quân theo tháng và nguyên tắc vá ô trống trình bày đầy đủ tại Mục 2.3.3.</w:t>
                        </w:r>
                      </w:p>
                    </w:tc>
                  </w:tr>
                </w:tbl>
                <w:p w14:paraId="1DFEAE10" w14:textId="650351A9" w:rsidR="00B30D66" w:rsidRPr="009E4511" w:rsidRDefault="00B30D66" w:rsidP="00B30D66">
                  <w:pPr>
                    <w:pStyle w:val="TLXDMHBullet1"/>
                    <w:numPr>
                      <w:ilvl w:val="0"/>
                      <w:numId w:val="0"/>
                    </w:numPr>
                    <w:rPr>
                      <w:lang w:val="es-NI"/>
                    </w:rPr>
                  </w:pPr>
                </w:p>
              </w:tc>
            </w:tr>
          </w:tbl>
          <w:p w14:paraId="7C6C7F1E" w14:textId="0D54B584" w:rsidR="00CB236B" w:rsidRPr="00A81DE2" w:rsidRDefault="00CB236B" w:rsidP="00A81DE2">
            <w:pPr>
              <w:jc w:val="left"/>
              <w:rPr>
                <w:lang w:val="es-NI"/>
              </w:rPr>
            </w:pPr>
          </w:p>
        </w:tc>
      </w:tr>
      <w:tr w:rsidR="00957187" w14:paraId="008E536F" w14:textId="77777777" w:rsidTr="0008007D">
        <w:tc>
          <w:tcPr>
            <w:tcW w:w="1126" w:type="dxa"/>
            <w:vAlign w:val="top"/>
            <w:tcPrChange w:id="447" w:author="Quant Department - HO" w:date="2026-08-28T15:18:00Z" w16du:dateUtc="2026-08-28T08:18:00Z">
              <w:tcPr>
                <w:tcW w:w="1126" w:type="dxa"/>
                <w:vAlign w:val="top"/>
              </w:tcPr>
            </w:tcPrChange>
          </w:tcPr>
          <w:p w14:paraId="13C5AC97" w14:textId="12433592" w:rsidR="00957187" w:rsidRDefault="00503FBA" w:rsidP="0011637C">
            <w:pPr>
              <w:jc w:val="left"/>
              <w:rPr>
                <w:lang w:val="es-NI"/>
              </w:rPr>
            </w:pPr>
            <w:r>
              <w:rPr>
                <w:lang w:val="es-NI"/>
              </w:rPr>
              <w:lastRenderedPageBreak/>
              <w:t>(</w:t>
            </w:r>
            <w:r w:rsidR="009C38EF">
              <w:rPr>
                <w:lang w:val="es-NI"/>
              </w:rPr>
              <w:t>2</w:t>
            </w:r>
            <w:r>
              <w:rPr>
                <w:lang w:val="es-NI"/>
              </w:rPr>
              <w:t xml:space="preserve">) </w:t>
            </w:r>
            <w:r w:rsidR="00BB1097">
              <w:rPr>
                <w:lang w:val="es-NI"/>
              </w:rPr>
              <w:t>Xây dựng cây lãi</w:t>
            </w:r>
            <w:r w:rsidR="004C6C77">
              <w:rPr>
                <w:lang w:val="es-NI"/>
              </w:rPr>
              <w:t xml:space="preserve"> suất</w:t>
            </w:r>
            <w:r w:rsidR="00264032">
              <w:rPr>
                <w:lang w:val="es-NI"/>
              </w:rPr>
              <w:t xml:space="preserve"> </w:t>
            </w:r>
            <w:r w:rsidR="0005799E" w:rsidDel="00A34841">
              <w:rPr>
                <w:lang w:val="es-NI"/>
              </w:rPr>
              <w:t>hai</w:t>
            </w:r>
            <w:r w:rsidR="00264032" w:rsidDel="00A34841">
              <w:rPr>
                <w:lang w:val="es-NI"/>
              </w:rPr>
              <w:t xml:space="preserve"> chiều</w:t>
            </w:r>
          </w:p>
        </w:tc>
        <w:tc>
          <w:tcPr>
            <w:tcW w:w="9363" w:type="dxa"/>
            <w:tcPrChange w:id="448" w:author="Quant Department - HO" w:date="2026-08-28T15:18:00Z" w16du:dateUtc="2026-08-28T08:18:00Z">
              <w:tcPr>
                <w:tcW w:w="9363" w:type="dxa"/>
              </w:tcPr>
            </w:tcPrChange>
          </w:tcPr>
          <w:p w14:paraId="26430836" w14:textId="4CA4C49C" w:rsidR="00176E51" w:rsidRPr="0005799E" w:rsidRDefault="00A9588D" w:rsidP="00916464">
            <w:pPr>
              <w:rPr>
                <w:lang w:val="es-NI"/>
              </w:rPr>
            </w:pPr>
            <w:r>
              <w:rPr>
                <w:lang w:val="es-NI"/>
              </w:rPr>
              <w:t xml:space="preserve">Cây lãi suất </w:t>
            </w:r>
            <w:r w:rsidR="0005799E" w:rsidDel="00A34841">
              <w:rPr>
                <w:lang w:val="es-NI"/>
              </w:rPr>
              <w:t>hai</w:t>
            </w:r>
            <w:r w:rsidDel="00A34841">
              <w:rPr>
                <w:lang w:val="es-NI"/>
              </w:rPr>
              <w:t xml:space="preserve"> chiều</w:t>
            </w:r>
            <w:r w:rsidR="00786057" w:rsidDel="00A34841">
              <w:rPr>
                <w:lang w:val="es-NI"/>
              </w:rPr>
              <w:t xml:space="preserve"> </w:t>
            </w:r>
            <w:r w:rsidR="00786057">
              <w:rPr>
                <w:lang w:val="es-NI"/>
              </w:rPr>
              <w:t>của nhân tố</w:t>
            </w:r>
            <w:r>
              <w:rPr>
                <w:lang w:val="es-NI"/>
              </w:rPr>
              <w:t xml:space="preserve"> </w:t>
            </w:r>
            <m:oMath>
              <m:r>
                <w:rPr>
                  <w:rFonts w:ascii="Cambria Math" w:hAnsi="Cambria Math"/>
                  <w:lang w:val="es-NI"/>
                </w:rPr>
                <m:t>z(t)</m:t>
              </m:r>
            </m:oMath>
            <w:r>
              <w:rPr>
                <w:lang w:val="es-NI"/>
              </w:rPr>
              <w:t xml:space="preserve"> </w:t>
            </w:r>
            <w:r w:rsidDel="00A34841">
              <w:rPr>
                <w:lang w:val="es-NI"/>
              </w:rPr>
              <w:t>(</w:t>
            </w:r>
            <w:r w:rsidR="00AB48D3" w:rsidDel="00A34841">
              <w:rPr>
                <w:rFonts w:eastAsiaTheme="minorEastAsia"/>
                <w:lang w:val="es-NI"/>
              </w:rPr>
              <w:t>xem</w:t>
            </w:r>
            <w:r w:rsidR="00D926BF" w:rsidDel="00A34841">
              <w:rPr>
                <w:lang w:val="es-NI"/>
              </w:rPr>
              <w:t xml:space="preserve"> </w:t>
            </w:r>
            <w:r w:rsidR="00224995" w:rsidDel="00A34841">
              <w:rPr>
                <w:lang w:val="es-NI"/>
              </w:rPr>
              <w:t>bước (1)</w:t>
            </w:r>
            <w:r w:rsidR="00916464" w:rsidDel="00A34841">
              <w:rPr>
                <w:lang w:val="es-NI"/>
              </w:rPr>
              <w:t>)</w:t>
            </w:r>
            <w:r w:rsidR="00790C07" w:rsidDel="00A34841">
              <w:rPr>
                <w:lang w:val="es-NI"/>
              </w:rPr>
              <w:t xml:space="preserve"> </w:t>
            </w:r>
            <w:r w:rsidR="0005799E">
              <w:rPr>
                <w:lang w:val="es-NI"/>
              </w:rPr>
              <w:t>mô tả</w:t>
            </w:r>
            <w:r>
              <w:rPr>
                <w:lang w:val="es-NI"/>
              </w:rPr>
              <w:t xml:space="preserve"> quá trình biến động của </w:t>
            </w:r>
            <m:oMath>
              <m:r>
                <w:rPr>
                  <w:rFonts w:ascii="Cambria Math" w:hAnsi="Cambria Math"/>
                  <w:lang w:val="es-NI"/>
                </w:rPr>
                <m:t>z(t)</m:t>
              </m:r>
            </m:oMath>
            <w:r>
              <w:rPr>
                <w:lang w:val="es-NI"/>
              </w:rPr>
              <w:t xml:space="preserve"> </w:t>
            </w:r>
            <w:r w:rsidR="00790C07">
              <w:rPr>
                <w:lang w:val="es-NI"/>
              </w:rPr>
              <w:t>bằng các</w:t>
            </w:r>
            <w:r w:rsidR="00DD7ED8">
              <w:rPr>
                <w:lang w:val="es-NI"/>
              </w:rPr>
              <w:t>h</w:t>
            </w:r>
            <w:r w:rsidR="00790C07">
              <w:rPr>
                <w:lang w:val="es-NI"/>
              </w:rPr>
              <w:t xml:space="preserve"> rời rạc hóa khoảng thời gian từ thời điểm định giá </w:t>
            </w:r>
            <m:oMath>
              <m:d>
                <m:dPr>
                  <m:ctrlPr>
                    <w:rPr>
                      <w:rFonts w:ascii="Cambria Math" w:hAnsi="Cambria Math"/>
                      <w:i/>
                      <w:lang w:val="es-NI"/>
                    </w:rPr>
                  </m:ctrlPr>
                </m:dPr>
                <m:e>
                  <m:r>
                    <w:rPr>
                      <w:rFonts w:ascii="Cambria Math" w:hAnsi="Cambria Math"/>
                      <w:lang w:val="es-NI"/>
                    </w:rPr>
                    <m:t>t=0</m:t>
                  </m:r>
                </m:e>
              </m:d>
            </m:oMath>
            <w:r w:rsidR="00790C07">
              <w:rPr>
                <w:rFonts w:eastAsiaTheme="minorEastAsia"/>
                <w:lang w:val="es-NI"/>
              </w:rPr>
              <w:t xml:space="preserve"> đến thời điểm đáo hạn trái phiếu </w:t>
            </w:r>
            <m:oMath>
              <m:r>
                <w:rPr>
                  <w:rFonts w:ascii="Cambria Math" w:eastAsiaTheme="minorEastAsia" w:hAnsi="Cambria Math"/>
                  <w:lang w:val="es-NI"/>
                </w:rPr>
                <m:t>(t=T)</m:t>
              </m:r>
            </m:oMath>
            <w:r w:rsidR="00790C07">
              <w:rPr>
                <w:rFonts w:eastAsiaTheme="minorEastAsia"/>
                <w:lang w:val="es-NI"/>
              </w:rPr>
              <w:t xml:space="preserve"> </w:t>
            </w:r>
            <w:r w:rsidR="009A11E2">
              <w:rPr>
                <w:rFonts w:eastAsiaTheme="minorEastAsia"/>
                <w:lang w:val="es-NI"/>
              </w:rPr>
              <w:t>theo</w:t>
            </w:r>
            <w:r w:rsidR="00790C07">
              <w:rPr>
                <w:rFonts w:eastAsiaTheme="minorEastAsia"/>
                <w:lang w:val="es-NI"/>
              </w:rPr>
              <w:t xml:space="preserve"> </w:t>
            </w:r>
            <m:oMath>
              <m:r>
                <w:rPr>
                  <w:rFonts w:ascii="Cambria Math" w:eastAsiaTheme="minorEastAsia" w:hAnsi="Cambria Math"/>
                  <w:lang w:val="es-NI"/>
                </w:rPr>
                <m:t>N+1</m:t>
              </m:r>
            </m:oMath>
            <w:r w:rsidR="00AA1D00">
              <w:rPr>
                <w:rFonts w:eastAsiaTheme="minorEastAsia"/>
                <w:lang w:val="es-NI"/>
              </w:rPr>
              <w:t xml:space="preserve"> nút (node)</w:t>
            </w:r>
            <w:r w:rsidR="00C31AE6">
              <w:rPr>
                <w:rFonts w:eastAsiaTheme="minorEastAsia"/>
                <w:lang w:val="es-NI"/>
              </w:rPr>
              <w:t xml:space="preserve"> thời gian</w:t>
            </w:r>
            <w:r w:rsidR="0013021C">
              <w:rPr>
                <w:rFonts w:eastAsiaTheme="minorEastAsia"/>
                <w:lang w:val="es-NI"/>
              </w:rPr>
              <w:t xml:space="preserve"> từ </w:t>
            </w:r>
            <m:oMath>
              <m:r>
                <w:rPr>
                  <w:rFonts w:ascii="Cambria Math" w:eastAsiaTheme="minorEastAsia" w:hAnsi="Cambria Math"/>
                  <w:lang w:val="es-NI"/>
                </w:rPr>
                <m:t>0</m:t>
              </m:r>
            </m:oMath>
            <w:r w:rsidR="0013021C">
              <w:rPr>
                <w:rFonts w:eastAsiaTheme="minorEastAsia"/>
                <w:lang w:val="es-NI"/>
              </w:rPr>
              <w:t xml:space="preserve"> đến </w:t>
            </w:r>
            <m:oMath>
              <m:r>
                <w:rPr>
                  <w:rFonts w:ascii="Cambria Math" w:eastAsiaTheme="minorEastAsia" w:hAnsi="Cambria Math"/>
                  <w:lang w:val="es-NI"/>
                </w:rPr>
                <m:t>N</m:t>
              </m:r>
            </m:oMath>
            <w:r w:rsidR="00AA1D00">
              <w:rPr>
                <w:rFonts w:eastAsiaTheme="minorEastAsia"/>
                <w:lang w:val="es-NI"/>
              </w:rPr>
              <w:t xml:space="preserve"> </w:t>
            </w:r>
            <w:del w:id="449" w:author="Quant Department - HO" w:date="2026-08-28T10:46:00Z" w16du:dateUtc="2026-08-28T03:46:00Z">
              <w:r w:rsidR="00C31AE6" w:rsidDel="00611539">
                <w:rPr>
                  <w:rFonts w:eastAsiaTheme="minorEastAsia"/>
                  <w:lang w:val="es-NI"/>
                </w:rPr>
                <w:delText xml:space="preserve">(khoảng cách giữa 2 nút liên tiếp là </w:delText>
              </w:r>
            </w:del>
            <m:oMath>
              <m:r>
                <w:del w:id="450" w:author="Quant Department - HO" w:date="2026-08-28T10:46:00Z" w16du:dateUtc="2026-08-28T03:46:00Z">
                  <m:rPr>
                    <m:sty m:val="p"/>
                  </m:rPr>
                  <w:rPr>
                    <w:rFonts w:ascii="Cambria Math" w:eastAsiaTheme="minorEastAsia" w:hAnsi="Cambria Math"/>
                    <w:lang w:val="es-NI"/>
                  </w:rPr>
                  <m:t>Δ</m:t>
                </w:del>
              </m:r>
              <m:r>
                <w:del w:id="451" w:author="Quant Department - HO" w:date="2026-08-28T10:46:00Z" w16du:dateUtc="2026-08-28T03:46:00Z">
                  <w:rPr>
                    <w:rFonts w:ascii="Cambria Math" w:eastAsiaTheme="minorEastAsia" w:hAnsi="Cambria Math"/>
                    <w:lang w:val="es-NI"/>
                  </w:rPr>
                  <m:t>t</m:t>
                </w:del>
              </m:r>
            </m:oMath>
            <w:del w:id="452" w:author="Quant Department - HO" w:date="2026-08-28T10:46:00Z" w16du:dateUtc="2026-08-28T03:46:00Z">
              <w:r w:rsidR="00C31AE6" w:rsidDel="00611539">
                <w:rPr>
                  <w:rFonts w:eastAsiaTheme="minorEastAsia"/>
                  <w:lang w:val="es-NI"/>
                </w:rPr>
                <w:delText>)</w:delText>
              </w:r>
              <w:r w:rsidR="00790C07" w:rsidDel="00611539">
                <w:rPr>
                  <w:rFonts w:eastAsiaTheme="minorEastAsia"/>
                  <w:lang w:val="es-NI"/>
                </w:rPr>
                <w:delText xml:space="preserve"> </w:delText>
              </w:r>
            </w:del>
            <w:r w:rsidR="00F1796E">
              <w:rPr>
                <w:rFonts w:eastAsiaTheme="minorEastAsia"/>
                <w:lang w:val="es-NI"/>
              </w:rPr>
              <w:t xml:space="preserve">sao cho </w:t>
            </w:r>
            <w:r w:rsidR="009B224B">
              <w:rPr>
                <w:rFonts w:eastAsiaTheme="minorEastAsia"/>
                <w:lang w:val="es-NI"/>
              </w:rPr>
              <w:t xml:space="preserve">mọi </w:t>
            </w:r>
            <w:ins w:id="453" w:author="Quant Department - HO" w:date="2026-08-28T13:39:00Z" w16du:dateUtc="2026-08-28T06:39:00Z">
              <w:r w:rsidR="00C259D9">
                <w:rPr>
                  <w:rFonts w:eastAsiaTheme="minorEastAsia"/>
                  <w:lang w:val="es-NI"/>
                </w:rPr>
                <w:t>ngày</w:t>
              </w:r>
            </w:ins>
            <w:ins w:id="454" w:author="Quant Department - HO" w:date="2026-08-28T13:41:00Z" w16du:dateUtc="2026-08-28T06:41:00Z">
              <w:r w:rsidR="007A6549">
                <w:rPr>
                  <w:rFonts w:eastAsiaTheme="minorEastAsia"/>
                  <w:lang w:val="es-NI"/>
                </w:rPr>
                <w:t xml:space="preserve"> sự kiện của trái phiếu</w:t>
              </w:r>
            </w:ins>
            <w:del w:id="455" w:author="Quant Department - HO" w:date="2026-08-28T13:41:00Z" w16du:dateUtc="2026-08-28T06:41:00Z">
              <w:r w:rsidR="009B224B" w:rsidDel="007A6549">
                <w:rPr>
                  <w:rFonts w:eastAsiaTheme="minorEastAsia"/>
                  <w:lang w:val="es-NI"/>
                </w:rPr>
                <w:delText>ngày trả coupon, ngày thực hiện quyền call/put, ngày đáo hạn trái phiếu</w:delText>
              </w:r>
            </w:del>
            <w:ins w:id="456" w:author="Quant Department - HO" w:date="2026-08-28T13:41:00Z" w16du:dateUtc="2026-08-28T06:41:00Z">
              <w:r w:rsidR="007A6549">
                <w:rPr>
                  <w:rStyle w:val="FootnoteReference"/>
                  <w:rFonts w:eastAsiaTheme="minorEastAsia"/>
                  <w:lang w:val="es-NI"/>
                </w:rPr>
                <w:footnoteReference w:id="1"/>
              </w:r>
            </w:ins>
            <w:r w:rsidR="009B224B">
              <w:rPr>
                <w:rFonts w:eastAsiaTheme="minorEastAsia"/>
                <w:lang w:val="es-NI"/>
              </w:rPr>
              <w:t xml:space="preserve"> đều rơi đúng lên các n</w:t>
            </w:r>
            <w:r w:rsidR="00BC7473">
              <w:rPr>
                <w:rFonts w:eastAsiaTheme="minorEastAsia"/>
                <w:lang w:val="es-NI"/>
              </w:rPr>
              <w:t>út.</w:t>
            </w:r>
          </w:p>
          <w:p w14:paraId="608AA10B" w14:textId="6CDD93F6" w:rsidR="00E027DC" w:rsidRDefault="00000000" w:rsidP="006434F2">
            <w:pPr>
              <w:pStyle w:val="TLXDMHBullet1"/>
              <w:rPr>
                <w:lang w:val="es-NI"/>
              </w:rPr>
            </w:pPr>
            <m:oMath>
              <m:sSub>
                <m:sSubPr>
                  <m:ctrlPr>
                    <w:del w:id="480" w:author="Quant Department - HO" w:date="2026-08-28T14:55:00Z" w16du:dateUtc="2026-08-28T07:55:00Z">
                      <w:rPr>
                        <w:rFonts w:ascii="Cambria Math" w:hAnsi="Cambria Math"/>
                        <w:i/>
                        <w:lang w:val="es-NI"/>
                      </w:rPr>
                    </w:del>
                  </m:ctrlPr>
                </m:sSubPr>
                <m:e>
                  <m:r>
                    <w:del w:id="481" w:author="Quant Department - HO" w:date="2026-08-28T14:55:00Z" w16du:dateUtc="2026-08-28T07:55:00Z">
                      <w:rPr>
                        <w:rFonts w:ascii="Cambria Math" w:hAnsi="Cambria Math"/>
                        <w:lang w:val="es-NI"/>
                      </w:rPr>
                      <m:t>z</m:t>
                    </w:del>
                  </m:r>
                </m:e>
                <m:sub>
                  <m:r>
                    <w:del w:id="482" w:author="Quant Department - HO" w:date="2026-08-28T14:55:00Z" w16du:dateUtc="2026-08-28T07:55:00Z">
                      <w:rPr>
                        <w:rFonts w:ascii="Cambria Math" w:hAnsi="Cambria Math"/>
                        <w:lang w:val="es-NI"/>
                      </w:rPr>
                      <m:t>j</m:t>
                    </w:del>
                  </m:r>
                </m:sub>
              </m:sSub>
              <m:r>
                <w:del w:id="483" w:author="Quant Department - HO" w:date="2026-08-28T14:55:00Z" w16du:dateUtc="2026-08-28T07:55:00Z">
                  <w:rPr>
                    <w:rFonts w:ascii="Cambria Math" w:hAnsi="Cambria Math"/>
                    <w:lang w:val="es-NI"/>
                  </w:rPr>
                  <m:t>(</m:t>
                </w:del>
              </m:r>
              <m:sSub>
                <m:sSubPr>
                  <m:ctrlPr>
                    <w:del w:id="484" w:author="Quant Department - HO" w:date="2026-08-28T14:55:00Z" w16du:dateUtc="2026-08-28T07:55:00Z">
                      <w:rPr>
                        <w:rFonts w:ascii="Cambria Math" w:hAnsi="Cambria Math"/>
                        <w:i/>
                        <w:lang w:val="es-NI"/>
                      </w:rPr>
                    </w:del>
                  </m:ctrlPr>
                </m:sSubPr>
                <m:e>
                  <m:r>
                    <w:del w:id="485" w:author="Quant Department - HO" w:date="2026-08-28T14:55:00Z" w16du:dateUtc="2026-08-28T07:55:00Z">
                      <w:rPr>
                        <w:rFonts w:ascii="Cambria Math" w:hAnsi="Cambria Math"/>
                        <w:lang w:val="es-NI"/>
                      </w:rPr>
                      <m:t>t</m:t>
                    </w:del>
                  </m:r>
                </m:e>
                <m:sub>
                  <m:r>
                    <w:del w:id="486" w:author="Quant Department - HO" w:date="2026-08-28T14:55:00Z" w16du:dateUtc="2026-08-28T07:55:00Z">
                      <w:rPr>
                        <w:rFonts w:ascii="Cambria Math" w:hAnsi="Cambria Math"/>
                        <w:lang w:val="es-NI"/>
                      </w:rPr>
                      <m:t>i</m:t>
                    </w:del>
                  </m:r>
                </m:sub>
              </m:sSub>
              <m:r>
                <w:del w:id="487" w:author="Quant Department - HO" w:date="2026-08-28T14:55:00Z" w16du:dateUtc="2026-08-28T07:55:00Z">
                  <w:rPr>
                    <w:rFonts w:ascii="Cambria Math" w:hAnsi="Cambria Math"/>
                    <w:lang w:val="es-NI"/>
                  </w:rPr>
                  <m:t>)</m:t>
                </w:del>
              </m:r>
            </m:oMath>
            <w:del w:id="488" w:author="Quant Department - HO" w:date="2026-08-28T14:55:00Z" w16du:dateUtc="2026-08-28T07:55:00Z">
              <w:r w:rsidR="00367831" w:rsidDel="006F74EE">
                <w:rPr>
                  <w:lang w:val="es-NI"/>
                </w:rPr>
                <w:delText xml:space="preserve"> </w:delText>
              </w:r>
              <w:r w:rsidR="007578BA" w:rsidDel="006F74EE">
                <w:rPr>
                  <w:lang w:val="es-NI"/>
                </w:rPr>
                <w:delText xml:space="preserve">là </w:delText>
              </w:r>
            </w:del>
            <w:del w:id="489" w:author="Quant Department - HO" w:date="2026-08-28T14:56:00Z" w16du:dateUtc="2026-08-28T07:56:00Z">
              <w:r w:rsidR="007578BA" w:rsidDel="006F74EE">
                <w:rPr>
                  <w:lang w:val="es-NI"/>
                </w:rPr>
                <w:delText>g</w:delText>
              </w:r>
            </w:del>
            <w:ins w:id="490" w:author="Quant Department - HO" w:date="2026-08-28T14:56:00Z" w16du:dateUtc="2026-08-28T07:56:00Z">
              <w:r w:rsidR="006F74EE">
                <w:rPr>
                  <w:lang w:val="es-NI"/>
                </w:rPr>
                <w:t>G</w:t>
              </w:r>
            </w:ins>
            <w:r w:rsidR="007578BA">
              <w:rPr>
                <w:lang w:val="es-NI"/>
              </w:rPr>
              <w:t xml:space="preserve">iá trị của </w:t>
            </w:r>
            <m:oMath>
              <m:r>
                <w:rPr>
                  <w:rFonts w:ascii="Cambria Math" w:hAnsi="Cambria Math"/>
                  <w:lang w:val="es-NI"/>
                </w:rPr>
                <m:t>z</m:t>
              </m:r>
              <m:d>
                <m:dPr>
                  <m:ctrlPr>
                    <w:rPr>
                      <w:rFonts w:ascii="Cambria Math" w:hAnsi="Cambria Math"/>
                      <w:i/>
                      <w:lang w:val="es-NI"/>
                    </w:rPr>
                  </m:ctrlPr>
                </m:dPr>
                <m:e>
                  <m:r>
                    <w:rPr>
                      <w:rFonts w:ascii="Cambria Math" w:hAnsi="Cambria Math"/>
                      <w:lang w:val="es-NI"/>
                    </w:rPr>
                    <m:t>t</m:t>
                  </m:r>
                </m:e>
              </m:d>
            </m:oMath>
            <w:r w:rsidR="007578BA">
              <w:rPr>
                <w:lang w:val="es-NI"/>
              </w:rPr>
              <w:t xml:space="preserve"> </w:t>
            </w:r>
            <w:r w:rsidR="00646272">
              <w:rPr>
                <w:lang w:val="es-NI"/>
              </w:rPr>
              <w:t xml:space="preserve">tại nút </w:t>
            </w:r>
            <m:oMath>
              <m:r>
                <w:rPr>
                  <w:rFonts w:ascii="Cambria Math" w:hAnsi="Cambria Math"/>
                  <w:lang w:val="es-NI"/>
                </w:rPr>
                <m:t>(i, j)</m:t>
              </m:r>
            </m:oMath>
            <w:r w:rsidR="00646272">
              <w:rPr>
                <w:lang w:val="es-NI"/>
              </w:rPr>
              <w:t xml:space="preserve"> </w:t>
            </w:r>
            <w:ins w:id="491" w:author="Quant Department - HO" w:date="2026-08-28T14:55:00Z" w16du:dateUtc="2026-08-28T07:55:00Z">
              <w:r w:rsidR="006F74EE">
                <w:rPr>
                  <w:rFonts w:eastAsiaTheme="minorEastAsia"/>
                  <w:lang w:val="es-NI"/>
                </w:rPr>
                <w:t xml:space="preserve">(tương ứng với mốc thời gian </w:t>
              </w:r>
            </w:ins>
            <m:oMath>
              <m:r>
                <w:ins w:id="492" w:author="Quant Department - HO" w:date="2026-08-28T14:55:00Z" w16du:dateUtc="2026-08-28T07:55:00Z">
                  <w:rPr>
                    <w:rFonts w:ascii="Cambria Math" w:eastAsiaTheme="minorEastAsia" w:hAnsi="Cambria Math"/>
                    <w:lang w:val="es-NI"/>
                  </w:rPr>
                  <m:t>t=</m:t>
                </w:ins>
              </m:r>
              <m:sSub>
                <m:sSubPr>
                  <m:ctrlPr>
                    <w:ins w:id="493" w:author="Quant Department - HO" w:date="2026-08-28T14:55:00Z" w16du:dateUtc="2026-08-28T07:55:00Z">
                      <w:rPr>
                        <w:rFonts w:ascii="Cambria Math" w:eastAsiaTheme="minorEastAsia" w:hAnsi="Cambria Math"/>
                        <w:i/>
                        <w:lang w:val="es-NI"/>
                      </w:rPr>
                    </w:ins>
                  </m:ctrlPr>
                </m:sSubPr>
                <m:e>
                  <m:r>
                    <w:ins w:id="494" w:author="Quant Department - HO" w:date="2026-08-28T14:55:00Z" w16du:dateUtc="2026-08-28T07:55:00Z">
                      <w:rPr>
                        <w:rFonts w:ascii="Cambria Math" w:eastAsiaTheme="minorEastAsia" w:hAnsi="Cambria Math"/>
                        <w:lang w:val="es-NI"/>
                      </w:rPr>
                      <m:t>t</m:t>
                    </w:ins>
                  </m:r>
                </m:e>
                <m:sub>
                  <m:r>
                    <w:ins w:id="495" w:author="Quant Department - HO" w:date="2026-08-28T14:55:00Z" w16du:dateUtc="2026-08-28T07:55:00Z">
                      <w:rPr>
                        <w:rFonts w:ascii="Cambria Math" w:eastAsiaTheme="minorEastAsia" w:hAnsi="Cambria Math"/>
                        <w:lang w:val="es-NI"/>
                      </w:rPr>
                      <m:t>i</m:t>
                    </w:ins>
                  </m:r>
                </m:sub>
              </m:sSub>
            </m:oMath>
            <w:ins w:id="496" w:author="Quant Department - HO" w:date="2026-08-28T14:55:00Z" w16du:dateUtc="2026-08-28T07:55:00Z">
              <w:r w:rsidR="006F74EE">
                <w:rPr>
                  <w:rFonts w:eastAsiaTheme="minorEastAsia"/>
                  <w:lang w:val="es-NI"/>
                </w:rPr>
                <w:t xml:space="preserve">) </w:t>
              </w:r>
            </w:ins>
            <w:del w:id="497" w:author="Quant Department - HO" w:date="2026-08-28T14:56:00Z" w16du:dateUtc="2026-08-28T07:56:00Z">
              <w:r w:rsidR="006434F2" w:rsidDel="006F74EE">
                <w:rPr>
                  <w:lang w:val="es-NI"/>
                </w:rPr>
                <w:delText xml:space="preserve">với </w:delText>
              </w:r>
            </w:del>
            <m:oMath>
              <m:sSub>
                <m:sSubPr>
                  <m:ctrlPr>
                    <w:del w:id="498" w:author="Quant Department - HO" w:date="2026-08-28T14:56:00Z" w16du:dateUtc="2026-08-28T07:56:00Z">
                      <w:rPr>
                        <w:rFonts w:ascii="Cambria Math" w:hAnsi="Cambria Math"/>
                        <w:i/>
                        <w:lang w:val="es-NI"/>
                      </w:rPr>
                    </w:del>
                  </m:ctrlPr>
                </m:sSubPr>
                <m:e>
                  <m:r>
                    <w:del w:id="499" w:author="Quant Department - HO" w:date="2026-08-28T14:56:00Z" w16du:dateUtc="2026-08-28T07:56:00Z">
                      <w:rPr>
                        <w:rFonts w:ascii="Cambria Math" w:hAnsi="Cambria Math"/>
                        <w:lang w:val="es-NI"/>
                      </w:rPr>
                      <m:t>t</m:t>
                    </w:del>
                  </m:r>
                </m:e>
                <m:sub>
                  <m:r>
                    <w:del w:id="500" w:author="Quant Department - HO" w:date="2026-08-28T14:56:00Z" w16du:dateUtc="2026-08-28T07:56:00Z">
                      <w:rPr>
                        <w:rFonts w:ascii="Cambria Math" w:hAnsi="Cambria Math"/>
                        <w:lang w:val="es-NI"/>
                      </w:rPr>
                      <m:t>i</m:t>
                    </w:del>
                  </m:r>
                </m:sub>
              </m:sSub>
              <m:r>
                <w:del w:id="501" w:author="Quant Department - HO" w:date="2026-08-28T14:56:00Z" w16du:dateUtc="2026-08-28T07:56:00Z">
                  <w:rPr>
                    <w:rFonts w:ascii="Cambria Math" w:hAnsi="Cambria Math"/>
                    <w:lang w:val="es-NI"/>
                  </w:rPr>
                  <m:t xml:space="preserve">, </m:t>
                </w:del>
              </m:r>
              <m:sSub>
                <m:sSubPr>
                  <m:ctrlPr>
                    <w:del w:id="502" w:author="Quant Department - HO" w:date="2026-08-28T14:56:00Z" w16du:dateUtc="2026-08-28T07:56:00Z">
                      <w:rPr>
                        <w:rFonts w:ascii="Cambria Math" w:hAnsi="Cambria Math"/>
                        <w:i/>
                        <w:lang w:val="es-NI"/>
                      </w:rPr>
                    </w:del>
                  </m:ctrlPr>
                </m:sSubPr>
                <m:e>
                  <m:r>
                    <w:del w:id="503" w:author="Quant Department - HO" w:date="2026-08-28T14:56:00Z" w16du:dateUtc="2026-08-28T07:56:00Z">
                      <w:rPr>
                        <w:rFonts w:ascii="Cambria Math" w:hAnsi="Cambria Math"/>
                        <w:lang w:val="es-NI"/>
                      </w:rPr>
                      <m:t>z</m:t>
                    </w:del>
                  </m:r>
                </m:e>
                <m:sub>
                  <m:r>
                    <w:del w:id="504" w:author="Quant Department - HO" w:date="2026-08-28T14:56:00Z" w16du:dateUtc="2026-08-28T07:56:00Z">
                      <w:rPr>
                        <w:rFonts w:ascii="Cambria Math" w:hAnsi="Cambria Math"/>
                        <w:lang w:val="es-NI"/>
                      </w:rPr>
                      <m:t>j</m:t>
                    </w:del>
                  </m:r>
                </m:sub>
              </m:sSub>
            </m:oMath>
            <w:del w:id="505" w:author="Quant Department - HO" w:date="2026-08-28T14:56:00Z" w16du:dateUtc="2026-08-28T07:56:00Z">
              <w:r w:rsidR="00710D5B" w:rsidDel="006F74EE">
                <w:rPr>
                  <w:lang w:val="es-NI"/>
                </w:rPr>
                <w:delText xml:space="preserve"> </w:delText>
              </w:r>
            </w:del>
            <w:r w:rsidR="00710D5B">
              <w:rPr>
                <w:lang w:val="es-NI"/>
              </w:rPr>
              <w:t>được xác định như sau:</w:t>
            </w:r>
          </w:p>
          <w:p w14:paraId="63A1106A" w14:textId="576ED815" w:rsidR="00085E1B" w:rsidRPr="007E048B" w:rsidDel="007E048B" w:rsidRDefault="00000000" w:rsidP="00612173">
            <w:pPr>
              <w:pStyle w:val="TLXDMHBullet1"/>
              <w:numPr>
                <w:ilvl w:val="0"/>
                <w:numId w:val="0"/>
              </w:numPr>
              <w:rPr>
                <w:del w:id="506" w:author="Quant Department - HO" w:date="2026-08-28T14:56:00Z" w16du:dateUtc="2026-08-28T07:56:00Z"/>
                <w:rFonts w:eastAsiaTheme="minorEastAsia"/>
                <w:i/>
                <w:iCs/>
                <w:lang w:val="es-NI"/>
                <w:rPrChange w:id="507" w:author="Quant Department - HO" w:date="2026-08-28T14:56:00Z" w16du:dateUtc="2026-08-28T07:56:00Z">
                  <w:rPr>
                    <w:del w:id="508" w:author="Quant Department - HO" w:date="2026-08-28T14:56:00Z" w16du:dateUtc="2026-08-28T07:56:00Z"/>
                    <w:rFonts w:eastAsiaTheme="minorEastAsia"/>
                    <w:lang w:val="es-NI"/>
                  </w:rPr>
                </w:rPrChange>
              </w:rPr>
            </w:pPr>
            <m:oMathPara>
              <m:oMath>
                <m:sSub>
                  <m:sSubPr>
                    <m:ctrlPr>
                      <w:del w:id="509" w:author="Quant Department - HO" w:date="2026-08-28T14:56:00Z" w16du:dateUtc="2026-08-28T07:56:00Z">
                        <w:rPr>
                          <w:rFonts w:ascii="Cambria Math" w:eastAsiaTheme="minorEastAsia" w:hAnsi="Cambria Math"/>
                          <w:i/>
                          <w:lang w:val="es-NI"/>
                        </w:rPr>
                      </w:del>
                    </m:ctrlPr>
                  </m:sSubPr>
                  <m:e>
                    <m:r>
                      <w:del w:id="510" w:author="Quant Department - HO" w:date="2026-08-28T14:56:00Z" w16du:dateUtc="2026-08-28T07:56:00Z">
                        <w:rPr>
                          <w:rFonts w:ascii="Cambria Math" w:eastAsiaTheme="minorEastAsia" w:hAnsi="Cambria Math"/>
                          <w:lang w:val="es-NI"/>
                        </w:rPr>
                        <m:t>t</m:t>
                      </w:del>
                    </m:r>
                  </m:e>
                  <m:sub>
                    <m:r>
                      <w:del w:id="511" w:author="Quant Department - HO" w:date="2026-08-28T14:56:00Z" w16du:dateUtc="2026-08-28T07:56:00Z">
                        <w:rPr>
                          <w:rFonts w:ascii="Cambria Math" w:eastAsiaTheme="minorEastAsia" w:hAnsi="Cambria Math"/>
                          <w:lang w:val="es-NI"/>
                        </w:rPr>
                        <m:t>i</m:t>
                      </w:del>
                    </m:r>
                  </m:sub>
                </m:sSub>
                <m:r>
                  <w:del w:id="512" w:author="Quant Department - HO" w:date="2026-08-28T14:56:00Z" w16du:dateUtc="2026-08-28T07:56:00Z">
                    <w:rPr>
                      <w:rFonts w:ascii="Cambria Math" w:eastAsiaTheme="minorEastAsia" w:hAnsi="Cambria Math"/>
                      <w:lang w:val="es-NI"/>
                    </w:rPr>
                    <m:t>=i∙</m:t>
                  </w:del>
                </m:r>
                <m:r>
                  <w:del w:id="513" w:author="Quant Department - HO" w:date="2026-08-28T14:56:00Z" w16du:dateUtc="2026-08-28T07:56:00Z">
                    <m:rPr>
                      <m:sty m:val="p"/>
                    </m:rPr>
                    <w:rPr>
                      <w:rFonts w:ascii="Cambria Math" w:eastAsiaTheme="minorEastAsia" w:hAnsi="Cambria Math"/>
                      <w:lang w:val="es-NI"/>
                    </w:rPr>
                    <m:t>Δ</m:t>
                  </w:del>
                </m:r>
              </m:oMath>
            </m:oMathPara>
          </w:p>
          <w:p w14:paraId="175A8021" w14:textId="637415A7" w:rsidR="007E048B" w:rsidRPr="007E048B" w:rsidRDefault="00000000" w:rsidP="006912E8">
            <w:pPr>
              <w:pStyle w:val="TLXDMHBullet1"/>
              <w:numPr>
                <w:ilvl w:val="0"/>
                <w:numId w:val="0"/>
              </w:numPr>
              <w:rPr>
                <w:ins w:id="514" w:author="Quant Department - HO" w:date="2026-08-28T14:56:00Z" w16du:dateUtc="2026-08-28T07:56:00Z"/>
                <w:rFonts w:eastAsiaTheme="minorEastAsia"/>
                <w:i/>
                <w:lang w:val="es-NI"/>
                <w:rPrChange w:id="515" w:author="Quant Department - HO" w:date="2026-08-28T14:56:00Z" w16du:dateUtc="2026-08-28T07:56:00Z">
                  <w:rPr>
                    <w:ins w:id="516" w:author="Quant Department - HO" w:date="2026-08-28T14:56:00Z" w16du:dateUtc="2026-08-28T07:56:00Z"/>
                    <w:rFonts w:ascii="Cambria Math" w:eastAsiaTheme="minorEastAsia" w:hAnsi="Cambria Math"/>
                    <w:i/>
                    <w:lang w:val="es-NI"/>
                  </w:rPr>
                </w:rPrChange>
              </w:rPr>
            </w:pPr>
            <m:oMathPara>
              <m:oMath>
                <m:sSub>
                  <m:sSubPr>
                    <m:ctrlPr>
                      <w:rPr>
                        <w:rFonts w:ascii="Cambria Math" w:hAnsi="Cambria Math"/>
                        <w:i/>
                        <w:lang w:val="es-NI"/>
                      </w:rPr>
                    </m:ctrlPr>
                  </m:sSubPr>
                  <m:e>
                    <m:r>
                      <w:rPr>
                        <w:rFonts w:ascii="Cambria Math" w:hAnsi="Cambria Math"/>
                        <w:lang w:val="es-NI"/>
                      </w:rPr>
                      <m:t>z</m:t>
                    </m:r>
                  </m:e>
                  <m:sub>
                    <m:r>
                      <w:rPr>
                        <w:rFonts w:ascii="Cambria Math" w:hAnsi="Cambria Math"/>
                        <w:lang w:val="es-NI"/>
                      </w:rPr>
                      <m:t>j</m:t>
                    </m:r>
                  </m:sub>
                </m:sSub>
                <m:r>
                  <w:rPr>
                    <w:rFonts w:ascii="Cambria Math" w:hAnsi="Cambria Math"/>
                    <w:lang w:val="es-NI"/>
                  </w:rPr>
                  <m:t>=j∙</m:t>
                </m:r>
                <m:r>
                  <m:rPr>
                    <m:sty m:val="p"/>
                  </m:rPr>
                  <w:rPr>
                    <w:rFonts w:ascii="Cambria Math" w:hAnsi="Cambria Math"/>
                    <w:lang w:val="es-NI"/>
                  </w:rPr>
                  <m:t>Δ</m:t>
                </m:r>
                <m:sSub>
                  <m:sSubPr>
                    <m:ctrlPr>
                      <w:ins w:id="517" w:author="Quant Department - HO" w:date="2026-08-28T10:47:00Z" w16du:dateUtc="2026-08-28T03:47:00Z">
                        <w:rPr>
                          <w:rFonts w:ascii="Cambria Math" w:hAnsi="Cambria Math"/>
                          <w:i/>
                          <w:lang w:val="es-NI"/>
                        </w:rPr>
                      </w:ins>
                    </m:ctrlPr>
                  </m:sSubPr>
                  <m:e>
                    <m:r>
                      <w:rPr>
                        <w:rFonts w:ascii="Cambria Math" w:hAnsi="Cambria Math"/>
                        <w:lang w:val="es-NI"/>
                      </w:rPr>
                      <m:t>z</m:t>
                    </m:r>
                  </m:e>
                  <m:sub>
                    <m:r>
                      <w:ins w:id="518" w:author="Quant Department - HO" w:date="2026-08-28T10:47:00Z" w16du:dateUtc="2026-08-28T03:47:00Z">
                        <w:rPr>
                          <w:rFonts w:ascii="Cambria Math" w:hAnsi="Cambria Math"/>
                          <w:lang w:val="es-NI"/>
                        </w:rPr>
                        <m:t>i</m:t>
                      </w:ins>
                    </m:r>
                  </m:sub>
                </m:sSub>
                <m:r>
                  <w:rPr>
                    <w:rFonts w:ascii="Cambria Math" w:eastAsiaTheme="minorEastAsia" w:hAnsi="Cambria Math"/>
                    <w:lang w:val="es-NI"/>
                  </w:rPr>
                  <m:t>=</m:t>
                </m:r>
                <m:r>
                  <w:rPr>
                    <w:rFonts w:ascii="Cambria Math" w:hAnsi="Cambria Math"/>
                    <w:lang w:val="es-NI"/>
                  </w:rPr>
                  <m:t>j∙</m:t>
                </m:r>
                <m:d>
                  <m:dPr>
                    <m:ctrlPr>
                      <w:rPr>
                        <w:rFonts w:ascii="Cambria Math"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σ</m:t>
                        </m:r>
                      </m:e>
                      <m:sub>
                        <m:r>
                          <w:rPr>
                            <w:rFonts w:ascii="Cambria Math" w:eastAsiaTheme="minorEastAsia" w:hAnsi="Cambria Math"/>
                            <w:lang w:val="es-NI"/>
                          </w:rPr>
                          <m:t>κ</m:t>
                        </m:r>
                      </m:sub>
                    </m:sSub>
                    <m:rad>
                      <m:radPr>
                        <m:degHide m:val="1"/>
                        <m:ctrlPr>
                          <w:rPr>
                            <w:rFonts w:ascii="Cambria Math" w:eastAsiaTheme="minorEastAsia" w:hAnsi="Cambria Math"/>
                            <w:i/>
                            <w:lang w:val="es-NI"/>
                          </w:rPr>
                        </m:ctrlPr>
                      </m:radPr>
                      <m:deg/>
                      <m:e>
                        <m:r>
                          <w:rPr>
                            <w:rFonts w:ascii="Cambria Math" w:eastAsiaTheme="minorEastAsia" w:hAnsi="Cambria Math"/>
                            <w:lang w:val="es-NI"/>
                          </w:rPr>
                          <m:t>3</m:t>
                        </m:r>
                        <m:r>
                          <m:rPr>
                            <m:sty m:val="p"/>
                          </m:rPr>
                          <w:rPr>
                            <w:rFonts w:ascii="Cambria Math" w:eastAsiaTheme="minorEastAsia" w:hAnsi="Cambria Math"/>
                            <w:lang w:val="es-NI"/>
                          </w:rPr>
                          <m:t>Δ</m:t>
                        </m:r>
                        <m:sSub>
                          <m:sSubPr>
                            <m:ctrlPr>
                              <w:ins w:id="519" w:author="Quant Department - HO" w:date="2026-08-28T10:47:00Z" w16du:dateUtc="2026-08-28T03:47:00Z">
                                <w:rPr>
                                  <w:rFonts w:ascii="Cambria Math" w:eastAsiaTheme="minorEastAsia" w:hAnsi="Cambria Math"/>
                                  <w:i/>
                                  <w:highlight w:val="yellow"/>
                                  <w:lang w:val="es-NI"/>
                                </w:rPr>
                              </w:ins>
                            </m:ctrlPr>
                          </m:sSubPr>
                          <m:e>
                            <m:r>
                              <w:rPr>
                                <w:rFonts w:ascii="Cambria Math" w:eastAsiaTheme="minorEastAsia" w:hAnsi="Cambria Math"/>
                                <w:highlight w:val="yellow"/>
                                <w:lang w:val="es-NI"/>
                                <w:rPrChange w:id="520" w:author="Quant Department - HO" w:date="2026-08-28T16:41:00Z" w16du:dateUtc="2026-08-28T09:41:00Z">
                                  <w:rPr>
                                    <w:rFonts w:ascii="Cambria Math" w:eastAsiaTheme="minorEastAsia" w:hAnsi="Cambria Math"/>
                                    <w:lang w:val="es-NI"/>
                                  </w:rPr>
                                </w:rPrChange>
                              </w:rPr>
                              <m:t>t</m:t>
                            </m:r>
                          </m:e>
                          <m:sub>
                            <m:r>
                              <w:ins w:id="521" w:author="Quant Department - HO" w:date="2026-08-28T10:47:00Z" w16du:dateUtc="2026-08-28T03:47:00Z">
                                <w:rPr>
                                  <w:rFonts w:ascii="Cambria Math" w:eastAsiaTheme="minorEastAsia" w:hAnsi="Cambria Math"/>
                                  <w:highlight w:val="yellow"/>
                                  <w:lang w:val="es-NI"/>
                                  <w:rPrChange w:id="522" w:author="Quant Department - HO" w:date="2026-08-28T16:41:00Z" w16du:dateUtc="2026-08-28T09:41:00Z">
                                    <w:rPr>
                                      <w:rFonts w:ascii="Cambria Math" w:eastAsiaTheme="minorEastAsia" w:hAnsi="Cambria Math"/>
                                      <w:lang w:val="es-NI"/>
                                    </w:rPr>
                                  </w:rPrChange>
                                </w:rPr>
                                <m:t>i</m:t>
                              </w:ins>
                            </m:r>
                          </m:sub>
                        </m:sSub>
                      </m:e>
                    </m:rad>
                    <m:ctrlPr>
                      <w:rPr>
                        <w:rFonts w:ascii="Cambria Math" w:eastAsiaTheme="minorEastAsia" w:hAnsi="Cambria Math"/>
                        <w:i/>
                        <w:lang w:val="es-NI"/>
                      </w:rPr>
                    </m:ctrlPr>
                  </m:e>
                </m:d>
              </m:oMath>
            </m:oMathPara>
          </w:p>
          <w:p w14:paraId="27B744C0" w14:textId="4D0ADB8E" w:rsidR="007E048B" w:rsidRDefault="007E048B">
            <w:pPr>
              <w:pStyle w:val="TLXDMHBullet2"/>
              <w:numPr>
                <w:ilvl w:val="0"/>
                <w:numId w:val="0"/>
              </w:numPr>
              <w:ind w:left="624" w:hanging="57"/>
              <w:rPr>
                <w:ins w:id="523" w:author="Quant Department - HO" w:date="2026-08-28T14:56:00Z" w16du:dateUtc="2026-08-28T07:56:00Z"/>
                <w:lang w:val="es-NI"/>
              </w:rPr>
              <w:pPrChange w:id="524" w:author="Quant Department - HO" w:date="2026-08-28T14:56:00Z" w16du:dateUtc="2026-08-28T07:56:00Z">
                <w:pPr>
                  <w:pStyle w:val="TLXDMHBullet1"/>
                  <w:numPr>
                    <w:numId w:val="0"/>
                  </w:numPr>
                  <w:tabs>
                    <w:tab w:val="clear" w:pos="425"/>
                  </w:tabs>
                </w:pPr>
              </w:pPrChange>
            </w:pPr>
            <w:ins w:id="525" w:author="Quant Department - HO" w:date="2026-08-28T14:56:00Z" w16du:dateUtc="2026-08-28T07:56:00Z">
              <w:r>
                <w:rPr>
                  <w:lang w:val="es-NI"/>
                </w:rPr>
                <w:t>với:</w:t>
              </w:r>
            </w:ins>
          </w:p>
          <w:p w14:paraId="0859A7D5" w14:textId="192134DF" w:rsidR="007E048B" w:rsidRPr="007E048B" w:rsidRDefault="007E048B" w:rsidP="007E048B">
            <w:pPr>
              <w:pStyle w:val="TLXDMHBullet1"/>
              <w:numPr>
                <w:ilvl w:val="0"/>
                <w:numId w:val="0"/>
              </w:numPr>
              <w:rPr>
                <w:rFonts w:eastAsiaTheme="minorEastAsia"/>
                <w:i/>
                <w:iCs/>
                <w:lang w:val="es-NI"/>
                <w:rPrChange w:id="526" w:author="Quant Department - HO" w:date="2026-08-28T14:56:00Z" w16du:dateUtc="2026-08-28T07:56:00Z">
                  <w:rPr>
                    <w:rFonts w:eastAsiaTheme="minorEastAsia"/>
                    <w:lang w:val="es-NI"/>
                  </w:rPr>
                </w:rPrChange>
              </w:rPr>
            </w:pPr>
            <m:oMathPara>
              <m:oMath>
                <m:r>
                  <w:ins w:id="527" w:author="Quant Department - HO" w:date="2026-08-28T14:56:00Z" w16du:dateUtc="2026-08-28T07:56:00Z">
                    <w:rPr>
                      <w:rFonts w:ascii="Cambria Math" w:eastAsiaTheme="minorEastAsia" w:hAnsi="Cambria Math"/>
                      <w:lang w:val="es-NI"/>
                    </w:rPr>
                    <m:t>Δ</m:t>
                  </w:ins>
                </m:r>
                <m:sSub>
                  <m:sSubPr>
                    <m:ctrlPr>
                      <w:ins w:id="528" w:author="Quant Department - HO" w:date="2026-08-28T14:56:00Z" w16du:dateUtc="2026-08-28T07:56:00Z">
                        <w:rPr>
                          <w:rFonts w:ascii="Cambria Math" w:eastAsiaTheme="minorEastAsia" w:hAnsi="Cambria Math"/>
                          <w:i/>
                          <w:iCs/>
                          <w:lang w:val="es-NI"/>
                        </w:rPr>
                      </w:ins>
                    </m:ctrlPr>
                  </m:sSubPr>
                  <m:e>
                    <m:r>
                      <w:ins w:id="529" w:author="Quant Department - HO" w:date="2026-08-28T14:56:00Z" w16du:dateUtc="2026-08-28T07:56:00Z">
                        <w:rPr>
                          <w:rFonts w:ascii="Cambria Math" w:eastAsiaTheme="minorEastAsia" w:hAnsi="Cambria Math"/>
                          <w:lang w:val="es-NI"/>
                        </w:rPr>
                        <m:t>t</m:t>
                      </w:ins>
                    </m:r>
                  </m:e>
                  <m:sub>
                    <m:r>
                      <w:ins w:id="530" w:author="Quant Department - HO" w:date="2026-08-28T14:56:00Z" w16du:dateUtc="2026-08-28T07:56:00Z">
                        <w:rPr>
                          <w:rFonts w:ascii="Cambria Math" w:eastAsiaTheme="minorEastAsia" w:hAnsi="Cambria Math"/>
                          <w:lang w:val="es-NI"/>
                        </w:rPr>
                        <m:t>i</m:t>
                      </w:ins>
                    </m:r>
                  </m:sub>
                </m:sSub>
                <m:r>
                  <w:ins w:id="531" w:author="Quant Department - HO" w:date="2026-08-28T14:56:00Z" w16du:dateUtc="2026-08-28T07:56:00Z">
                    <w:rPr>
                      <w:rFonts w:ascii="Cambria Math" w:eastAsiaTheme="minorEastAsia" w:hAnsi="Cambria Math"/>
                      <w:lang w:val="es-NI"/>
                    </w:rPr>
                    <m:t>=</m:t>
                  </w:ins>
                </m:r>
                <m:sSub>
                  <m:sSubPr>
                    <m:ctrlPr>
                      <w:ins w:id="532" w:author="Quant Department - HO" w:date="2026-08-28T14:56:00Z" w16du:dateUtc="2026-08-28T07:56:00Z">
                        <w:rPr>
                          <w:rFonts w:ascii="Cambria Math" w:eastAsiaTheme="minorEastAsia" w:hAnsi="Cambria Math"/>
                          <w:i/>
                          <w:iCs/>
                          <w:highlight w:val="yellow"/>
                          <w:lang w:val="es-NI"/>
                        </w:rPr>
                      </w:ins>
                    </m:ctrlPr>
                  </m:sSubPr>
                  <m:e>
                    <m:r>
                      <w:ins w:id="533" w:author="Quant Department - HO" w:date="2026-08-28T14:56:00Z" w16du:dateUtc="2026-08-28T07:56:00Z">
                        <w:rPr>
                          <w:rFonts w:ascii="Cambria Math" w:eastAsiaTheme="minorEastAsia" w:hAnsi="Cambria Math"/>
                          <w:highlight w:val="yellow"/>
                          <w:lang w:val="es-NI"/>
                          <w:rPrChange w:id="534" w:author="Quant Department - HO" w:date="2026-08-28T14:57:00Z" w16du:dateUtc="2026-08-28T07:57:00Z">
                            <w:rPr>
                              <w:rFonts w:ascii="Cambria Math" w:eastAsiaTheme="minorEastAsia" w:hAnsi="Cambria Math"/>
                              <w:lang w:val="es-NI"/>
                            </w:rPr>
                          </w:rPrChange>
                        </w:rPr>
                        <m:t>t</m:t>
                      </w:ins>
                    </m:r>
                  </m:e>
                  <m:sub>
                    <m:r>
                      <w:ins w:id="535" w:author="Quant Department - HO" w:date="2026-08-28T14:56:00Z" w16du:dateUtc="2026-08-28T07:56:00Z">
                        <w:rPr>
                          <w:rFonts w:ascii="Cambria Math" w:eastAsiaTheme="minorEastAsia" w:hAnsi="Cambria Math"/>
                          <w:highlight w:val="yellow"/>
                          <w:lang w:val="es-NI"/>
                          <w:rPrChange w:id="536" w:author="Quant Department - HO" w:date="2026-08-28T14:57:00Z" w16du:dateUtc="2026-08-28T07:57:00Z">
                            <w:rPr>
                              <w:rFonts w:ascii="Cambria Math" w:eastAsiaTheme="minorEastAsia" w:hAnsi="Cambria Math"/>
                              <w:lang w:val="es-NI"/>
                            </w:rPr>
                          </w:rPrChange>
                        </w:rPr>
                        <m:t>i</m:t>
                      </w:ins>
                    </m:r>
                    <m:r>
                      <w:ins w:id="537" w:author="Quant Department - HO" w:date="2026-08-28T16:48:00Z" w16du:dateUtc="2026-08-28T09:48:00Z">
                        <w:rPr>
                          <w:rFonts w:ascii="Cambria Math" w:eastAsiaTheme="minorEastAsia" w:hAnsi="Cambria Math"/>
                          <w:highlight w:val="yellow"/>
                          <w:lang w:val="es-NI"/>
                        </w:rPr>
                        <m:t>+1</m:t>
                      </w:ins>
                    </m:r>
                  </m:sub>
                </m:sSub>
                <m:r>
                  <w:ins w:id="538" w:author="Quant Department - HO" w:date="2026-08-28T14:56:00Z" w16du:dateUtc="2026-08-28T07:56:00Z">
                    <w:rPr>
                      <w:rFonts w:ascii="Cambria Math" w:eastAsiaTheme="minorEastAsia" w:hAnsi="Cambria Math"/>
                      <w:highlight w:val="yellow"/>
                      <w:lang w:val="es-NI"/>
                      <w:rPrChange w:id="539" w:author="Quant Department - HO" w:date="2026-08-28T14:57:00Z" w16du:dateUtc="2026-08-28T07:57:00Z">
                        <w:rPr>
                          <w:rFonts w:ascii="Cambria Math" w:eastAsiaTheme="minorEastAsia" w:hAnsi="Cambria Math"/>
                          <w:lang w:val="es-NI"/>
                        </w:rPr>
                      </w:rPrChange>
                    </w:rPr>
                    <m:t>-</m:t>
                  </w:ins>
                </m:r>
                <m:sSub>
                  <m:sSubPr>
                    <m:ctrlPr>
                      <w:ins w:id="540" w:author="Quant Department - HO" w:date="2026-08-28T14:56:00Z" w16du:dateUtc="2026-08-28T07:56:00Z">
                        <w:rPr>
                          <w:rFonts w:ascii="Cambria Math" w:eastAsiaTheme="minorEastAsia" w:hAnsi="Cambria Math"/>
                          <w:i/>
                          <w:iCs/>
                          <w:highlight w:val="yellow"/>
                          <w:lang w:val="es-NI"/>
                        </w:rPr>
                      </w:ins>
                    </m:ctrlPr>
                  </m:sSubPr>
                  <m:e>
                    <m:r>
                      <w:ins w:id="541" w:author="Quant Department - HO" w:date="2026-08-28T14:56:00Z" w16du:dateUtc="2026-08-28T07:56:00Z">
                        <w:rPr>
                          <w:rFonts w:ascii="Cambria Math" w:eastAsiaTheme="minorEastAsia" w:hAnsi="Cambria Math"/>
                          <w:highlight w:val="yellow"/>
                          <w:lang w:val="es-NI"/>
                          <w:rPrChange w:id="542" w:author="Quant Department - HO" w:date="2026-08-28T14:57:00Z" w16du:dateUtc="2026-08-28T07:57:00Z">
                            <w:rPr>
                              <w:rFonts w:ascii="Cambria Math" w:eastAsiaTheme="minorEastAsia" w:hAnsi="Cambria Math"/>
                              <w:lang w:val="es-NI"/>
                            </w:rPr>
                          </w:rPrChange>
                        </w:rPr>
                        <m:t>t</m:t>
                      </w:ins>
                    </m:r>
                  </m:e>
                  <m:sub>
                    <m:r>
                      <w:ins w:id="543" w:author="Quant Department - HO" w:date="2026-08-28T14:56:00Z" w16du:dateUtc="2026-08-28T07:56:00Z">
                        <w:rPr>
                          <w:rFonts w:ascii="Cambria Math" w:eastAsiaTheme="minorEastAsia" w:hAnsi="Cambria Math"/>
                          <w:highlight w:val="yellow"/>
                          <w:lang w:val="es-NI"/>
                          <w:rPrChange w:id="544" w:author="Quant Department - HO" w:date="2026-08-28T14:57:00Z" w16du:dateUtc="2026-08-28T07:57:00Z">
                            <w:rPr>
                              <w:rFonts w:ascii="Cambria Math" w:eastAsiaTheme="minorEastAsia" w:hAnsi="Cambria Math"/>
                              <w:lang w:val="es-NI"/>
                            </w:rPr>
                          </w:rPrChange>
                        </w:rPr>
                        <m:t>i</m:t>
                      </w:ins>
                    </m:r>
                  </m:sub>
                </m:sSub>
              </m:oMath>
            </m:oMathPara>
          </w:p>
          <w:p w14:paraId="027C60BE" w14:textId="00948FB3" w:rsidR="00092D51" w:rsidRDefault="00000000" w:rsidP="006434F2">
            <w:pPr>
              <w:pStyle w:val="TLXDMHBullet1"/>
              <w:rPr>
                <w:lang w:val="es-NI"/>
              </w:rPr>
            </w:pPr>
            <m:oMath>
              <m:sSub>
                <m:sSubPr>
                  <m:ctrlPr>
                    <w:rPr>
                      <w:rFonts w:ascii="Cambria Math" w:hAnsi="Cambria Math"/>
                      <w:i/>
                      <w:lang w:val="es-NI"/>
                    </w:rPr>
                  </m:ctrlPr>
                </m:sSubPr>
                <m:e>
                  <m:r>
                    <w:rPr>
                      <w:rFonts w:ascii="Cambria Math" w:hAnsi="Cambria Math"/>
                      <w:lang w:val="es-NI"/>
                    </w:rPr>
                    <m:t>z</m:t>
                  </m:r>
                </m:e>
                <m:sub>
                  <m:r>
                    <w:rPr>
                      <w:rFonts w:ascii="Cambria Math" w:hAnsi="Cambria Math"/>
                      <w:lang w:val="es-NI"/>
                    </w:rPr>
                    <m:t>j</m:t>
                  </m:r>
                </m:sub>
              </m:sSub>
              <m:r>
                <w:rPr>
                  <w:rFonts w:ascii="Cambria Math" w:hAnsi="Cambria Math"/>
                  <w:lang w:val="es-NI"/>
                </w:rPr>
                <m:t>(</m:t>
              </m:r>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r>
                <w:rPr>
                  <w:rFonts w:ascii="Cambria Math" w:hAnsi="Cambria Math"/>
                  <w:lang w:val="es-NI"/>
                </w:rPr>
                <m:t>)</m:t>
              </m:r>
            </m:oMath>
            <w:r w:rsidR="0097035E">
              <w:rPr>
                <w:rFonts w:eastAsiaTheme="minorEastAsia"/>
                <w:lang w:val="es-NI"/>
              </w:rPr>
              <w:t xml:space="preserve"> có thể biến động</w:t>
            </w:r>
            <w:r w:rsidR="008A77B9">
              <w:rPr>
                <w:rFonts w:eastAsiaTheme="minorEastAsia"/>
                <w:lang w:val="es-NI"/>
              </w:rPr>
              <w:t xml:space="preserve"> từ</w:t>
            </w:r>
            <w:r w:rsidR="000E2902">
              <w:rPr>
                <w:rFonts w:eastAsiaTheme="minorEastAsia"/>
                <w:lang w:val="es-NI"/>
              </w:rPr>
              <w:t xml:space="preserve"> nút </w:t>
            </w:r>
            <m:oMath>
              <m:r>
                <w:rPr>
                  <w:rFonts w:ascii="Cambria Math" w:eastAsiaTheme="minorEastAsia" w:hAnsi="Cambria Math"/>
                  <w:lang w:val="es-NI"/>
                </w:rPr>
                <m:t>(i, j)</m:t>
              </m:r>
            </m:oMath>
            <w:r w:rsidR="008A77B9">
              <w:rPr>
                <w:rFonts w:eastAsiaTheme="minorEastAsia"/>
                <w:lang w:val="es-NI"/>
              </w:rPr>
              <w:t xml:space="preserve"> </w:t>
            </w:r>
            <w:r w:rsidR="000E2902">
              <w:rPr>
                <w:rFonts w:eastAsiaTheme="minorEastAsia"/>
                <w:lang w:val="es-NI"/>
              </w:rPr>
              <w:t xml:space="preserve">của </w:t>
            </w:r>
            <w:r w:rsidR="008A77B9">
              <w:rPr>
                <w:rFonts w:eastAsiaTheme="minorEastAsia"/>
                <w:lang w:val="es-NI"/>
              </w:rPr>
              <w:t xml:space="preserve">bước </w:t>
            </w:r>
            <m:oMath>
              <m:r>
                <w:rPr>
                  <w:rFonts w:ascii="Cambria Math" w:eastAsiaTheme="minorEastAsia" w:hAnsi="Cambria Math"/>
                  <w:lang w:val="es-NI"/>
                </w:rPr>
                <m:t>i</m:t>
              </m:r>
            </m:oMath>
            <w:r w:rsidR="008A77B9">
              <w:rPr>
                <w:rFonts w:eastAsiaTheme="minorEastAsia"/>
                <w:lang w:val="es-NI"/>
              </w:rPr>
              <w:t xml:space="preserve"> sang</w:t>
            </w:r>
            <w:r w:rsidR="000E2902">
              <w:rPr>
                <w:rFonts w:eastAsiaTheme="minorEastAsia"/>
                <w:lang w:val="es-NI"/>
              </w:rPr>
              <w:t xml:space="preserve"> các nút của</w:t>
            </w:r>
            <w:r w:rsidR="008A77B9">
              <w:rPr>
                <w:rFonts w:eastAsiaTheme="minorEastAsia"/>
                <w:lang w:val="es-NI"/>
              </w:rPr>
              <w:t xml:space="preserve"> bước </w:t>
            </w:r>
            <m:oMath>
              <m:r>
                <w:rPr>
                  <w:rFonts w:ascii="Cambria Math" w:eastAsiaTheme="minorEastAsia" w:hAnsi="Cambria Math"/>
                  <w:lang w:val="es-NI"/>
                </w:rPr>
                <m:t>i+1</m:t>
              </m:r>
            </m:oMath>
            <w:r w:rsidR="0097035E">
              <w:rPr>
                <w:rFonts w:eastAsiaTheme="minorEastAsia"/>
                <w:lang w:val="es-NI"/>
              </w:rPr>
              <w:t xml:space="preserve"> </w:t>
            </w:r>
            <w:r w:rsidR="005906AB">
              <w:rPr>
                <w:rFonts w:eastAsiaTheme="minorEastAsia"/>
                <w:lang w:val="es-NI"/>
              </w:rPr>
              <w:t xml:space="preserve">lần lượt </w:t>
            </w:r>
            <w:r w:rsidR="0097035E">
              <w:rPr>
                <w:rFonts w:eastAsiaTheme="minorEastAsia"/>
                <w:lang w:val="es-NI"/>
              </w:rPr>
              <w:t xml:space="preserve">theo </w:t>
            </w:r>
            <w:r w:rsidR="00E63C8C">
              <w:rPr>
                <w:lang w:val="es-NI"/>
              </w:rPr>
              <w:t>một trong</w:t>
            </w:r>
            <w:r w:rsidR="00287C40">
              <w:rPr>
                <w:lang w:val="es-NI"/>
              </w:rPr>
              <w:t xml:space="preserve"> ba nhánh </w:t>
            </w:r>
            <w:r w:rsidR="00E61D49">
              <w:rPr>
                <w:lang w:val="es-NI"/>
              </w:rPr>
              <w:t xml:space="preserve">với xác suất </w:t>
            </w:r>
            <w:r w:rsidR="00525F89">
              <w:rPr>
                <w:lang w:val="es-NI"/>
              </w:rPr>
              <w:t xml:space="preserve">tương ứng </w:t>
            </w:r>
            <w:r w:rsidR="00366D81">
              <w:rPr>
                <w:lang w:val="es-NI"/>
              </w:rPr>
              <w:t>như sau:</w:t>
            </w:r>
          </w:p>
          <w:p w14:paraId="1937EC1A" w14:textId="43122A82" w:rsidR="00525F89" w:rsidRDefault="001731A8" w:rsidP="00525F89">
            <w:pPr>
              <w:pStyle w:val="TLXDMHBullet2"/>
              <w:rPr>
                <w:lang w:val="es-NI"/>
              </w:rPr>
            </w:pPr>
            <w:r>
              <w:rPr>
                <w:lang w:val="es-NI"/>
              </w:rPr>
              <w:t>Xác suất đ</w:t>
            </w:r>
            <w:r w:rsidR="00525F89">
              <w:rPr>
                <w:lang w:val="es-NI"/>
              </w:rPr>
              <w:t xml:space="preserve">i lên nút </w:t>
            </w:r>
            <m:oMath>
              <m:r>
                <w:rPr>
                  <w:rFonts w:ascii="Cambria Math" w:hAnsi="Cambria Math"/>
                  <w:lang w:val="es-NI"/>
                </w:rPr>
                <m:t>(i+1, j+1)</m:t>
              </m:r>
            </m:oMath>
            <w:r w:rsidR="00525F89">
              <w:rPr>
                <w:rFonts w:eastAsiaTheme="minorEastAsia"/>
                <w:lang w:val="es-NI"/>
              </w:rPr>
              <w:t>:</w:t>
            </w:r>
          </w:p>
          <w:p w14:paraId="7B48197E" w14:textId="556447D0" w:rsidR="007F645A" w:rsidRPr="007F645A" w:rsidRDefault="00000000" w:rsidP="0097035E">
            <w:pPr>
              <w:rPr>
                <w:rFonts w:eastAsiaTheme="minorEastAsia"/>
                <w:lang w:val="es-NI"/>
              </w:rPr>
            </w:pPr>
            <m:oMathPara>
              <m:oMath>
                <m:sSubSup>
                  <m:sSubSupPr>
                    <m:ctrlPr>
                      <w:rPr>
                        <w:rFonts w:ascii="Cambria Math" w:hAnsi="Cambria Math"/>
                        <w:i/>
                        <w:lang w:val="es-NI"/>
                      </w:rPr>
                    </m:ctrlPr>
                  </m:sSubSupPr>
                  <m:e>
                    <m:r>
                      <w:rPr>
                        <w:rFonts w:ascii="Cambria Math" w:hAnsi="Cambria Math"/>
                        <w:lang w:val="es-NI"/>
                      </w:rPr>
                      <m:t>p</m:t>
                    </m:r>
                  </m:e>
                  <m:sub>
                    <m:r>
                      <w:rPr>
                        <w:rFonts w:ascii="Cambria Math" w:hAnsi="Cambria Math"/>
                        <w:lang w:val="es-NI"/>
                      </w:rPr>
                      <m:t>u</m:t>
                    </m:r>
                  </m:sub>
                  <m:sup>
                    <m:r>
                      <w:rPr>
                        <w:rFonts w:ascii="Cambria Math" w:hAnsi="Cambria Math"/>
                        <w:lang w:val="es-NI"/>
                      </w:rPr>
                      <m:t>z</m:t>
                    </m:r>
                  </m:sup>
                </m:sSubSup>
                <m:r>
                  <w:rPr>
                    <w:rFonts w:ascii="Cambria Math" w:hAnsi="Cambria Math"/>
                    <w:lang w:val="es-NI"/>
                  </w:rPr>
                  <m:t>=</m:t>
                </m:r>
                <m:f>
                  <m:fPr>
                    <m:ctrlPr>
                      <w:rPr>
                        <w:rFonts w:ascii="Cambria Math" w:hAnsi="Cambria Math"/>
                        <w:i/>
                        <w:lang w:val="es-NI"/>
                      </w:rPr>
                    </m:ctrlPr>
                  </m:fPr>
                  <m:num>
                    <m:r>
                      <w:rPr>
                        <w:rFonts w:ascii="Cambria Math" w:hAnsi="Cambria Math"/>
                        <w:lang w:val="es-NI"/>
                      </w:rPr>
                      <m:t>1+3</m:t>
                    </m:r>
                    <m:sSup>
                      <m:sSupPr>
                        <m:ctrlPr>
                          <w:rPr>
                            <w:rFonts w:ascii="Cambria Math" w:hAnsi="Cambria Math"/>
                            <w:i/>
                            <w:lang w:val="es-NI"/>
                          </w:rPr>
                        </m:ctrlPr>
                      </m:sSupPr>
                      <m:e>
                        <m:r>
                          <w:rPr>
                            <w:rFonts w:ascii="Cambria Math" w:hAnsi="Cambria Math"/>
                            <w:lang w:val="es-NI"/>
                          </w:rPr>
                          <m:t>m</m:t>
                        </m:r>
                      </m:e>
                      <m:sup>
                        <m:r>
                          <w:rPr>
                            <w:rFonts w:ascii="Cambria Math" w:hAnsi="Cambria Math"/>
                            <w:lang w:val="es-NI"/>
                          </w:rPr>
                          <m:t>2</m:t>
                        </m:r>
                      </m:sup>
                    </m:sSup>
                    <m:r>
                      <w:rPr>
                        <w:rFonts w:ascii="Cambria Math" w:hAnsi="Cambria Math"/>
                        <w:lang w:val="es-NI"/>
                      </w:rPr>
                      <m:t>+3m</m:t>
                    </m:r>
                  </m:num>
                  <m:den>
                    <m:r>
                      <w:rPr>
                        <w:rFonts w:ascii="Cambria Math" w:hAnsi="Cambria Math"/>
                        <w:lang w:val="es-NI"/>
                      </w:rPr>
                      <m:t>6</m:t>
                    </m:r>
                  </m:den>
                </m:f>
              </m:oMath>
            </m:oMathPara>
          </w:p>
          <w:p w14:paraId="2D1D310B" w14:textId="053B06FF" w:rsidR="00525F89" w:rsidRPr="007F645A" w:rsidRDefault="001731A8" w:rsidP="00525F89">
            <w:pPr>
              <w:pStyle w:val="TLXDMHBullet2"/>
              <w:rPr>
                <w:lang w:val="es-NI"/>
              </w:rPr>
            </w:pPr>
            <w:r>
              <w:rPr>
                <w:lang w:val="es-NI"/>
              </w:rPr>
              <w:t>Xác suất đ</w:t>
            </w:r>
            <w:r w:rsidR="00525F89">
              <w:rPr>
                <w:lang w:val="es-NI"/>
              </w:rPr>
              <w:t xml:space="preserve">i ngang đến nút </w:t>
            </w:r>
            <m:oMath>
              <m:d>
                <m:dPr>
                  <m:ctrlPr>
                    <w:rPr>
                      <w:rFonts w:ascii="Cambria Math" w:hAnsi="Cambria Math"/>
                      <w:i/>
                      <w:lang w:val="es-NI"/>
                    </w:rPr>
                  </m:ctrlPr>
                </m:dPr>
                <m:e>
                  <m:r>
                    <w:rPr>
                      <w:rFonts w:ascii="Cambria Math" w:hAnsi="Cambria Math"/>
                      <w:lang w:val="es-NI"/>
                    </w:rPr>
                    <m:t>i+1, j</m:t>
                  </m:r>
                </m:e>
              </m:d>
            </m:oMath>
            <w:r w:rsidR="00525F89">
              <w:rPr>
                <w:rFonts w:eastAsiaTheme="minorEastAsia"/>
                <w:lang w:val="es-NI"/>
              </w:rPr>
              <w:t>:</w:t>
            </w:r>
          </w:p>
          <w:p w14:paraId="4003ED5D" w14:textId="6266C438" w:rsidR="007F645A" w:rsidRPr="007F645A" w:rsidRDefault="00000000" w:rsidP="0097035E">
            <w:pPr>
              <w:rPr>
                <w:rFonts w:eastAsiaTheme="minorEastAsia"/>
                <w:lang w:val="es-NI"/>
              </w:rPr>
            </w:pPr>
            <m:oMathPara>
              <m:oMath>
                <m:sSubSup>
                  <m:sSubSupPr>
                    <m:ctrlPr>
                      <w:rPr>
                        <w:rFonts w:ascii="Cambria Math" w:hAnsi="Cambria Math"/>
                        <w:i/>
                        <w:lang w:val="es-NI"/>
                      </w:rPr>
                    </m:ctrlPr>
                  </m:sSubSupPr>
                  <m:e>
                    <m:r>
                      <w:rPr>
                        <w:rFonts w:ascii="Cambria Math" w:hAnsi="Cambria Math"/>
                        <w:lang w:val="es-NI"/>
                      </w:rPr>
                      <m:t>p</m:t>
                    </m:r>
                  </m:e>
                  <m:sub>
                    <m:r>
                      <w:rPr>
                        <w:rFonts w:ascii="Cambria Math" w:hAnsi="Cambria Math"/>
                        <w:lang w:val="es-NI"/>
                      </w:rPr>
                      <m:t>m</m:t>
                    </m:r>
                  </m:sub>
                  <m:sup>
                    <m:r>
                      <w:rPr>
                        <w:rFonts w:ascii="Cambria Math" w:hAnsi="Cambria Math"/>
                        <w:lang w:val="es-NI"/>
                      </w:rPr>
                      <m:t>z</m:t>
                    </m:r>
                  </m:sup>
                </m:sSubSup>
                <m:r>
                  <w:rPr>
                    <w:rFonts w:ascii="Cambria Math" w:hAnsi="Cambria Math"/>
                    <w:lang w:val="es-NI"/>
                  </w:rPr>
                  <m:t>=1-</m:t>
                </m:r>
                <m:sSub>
                  <m:sSubPr>
                    <m:ctrlPr>
                      <w:rPr>
                        <w:rFonts w:ascii="Cambria Math" w:hAnsi="Cambria Math"/>
                        <w:i/>
                        <w:lang w:val="es-NI"/>
                      </w:rPr>
                    </m:ctrlPr>
                  </m:sSubPr>
                  <m:e>
                    <m:r>
                      <w:rPr>
                        <w:rFonts w:ascii="Cambria Math" w:hAnsi="Cambria Math"/>
                        <w:lang w:val="es-NI"/>
                      </w:rPr>
                      <m:t>p</m:t>
                    </m:r>
                  </m:e>
                  <m:sub>
                    <m:r>
                      <w:rPr>
                        <w:rFonts w:ascii="Cambria Math" w:hAnsi="Cambria Math"/>
                        <w:lang w:val="es-NI"/>
                      </w:rPr>
                      <m:t>u</m:t>
                    </m:r>
                  </m:sub>
                </m:sSub>
                <m:r>
                  <w:rPr>
                    <w:rFonts w:ascii="Cambria Math" w:hAnsi="Cambria Math"/>
                    <w:lang w:val="es-NI"/>
                  </w:rPr>
                  <m:t>-</m:t>
                </m:r>
                <m:sSub>
                  <m:sSubPr>
                    <m:ctrlPr>
                      <w:rPr>
                        <w:rFonts w:ascii="Cambria Math" w:hAnsi="Cambria Math"/>
                        <w:i/>
                        <w:lang w:val="es-NI"/>
                      </w:rPr>
                    </m:ctrlPr>
                  </m:sSubPr>
                  <m:e>
                    <m:r>
                      <w:rPr>
                        <w:rFonts w:ascii="Cambria Math" w:hAnsi="Cambria Math"/>
                        <w:lang w:val="es-NI"/>
                      </w:rPr>
                      <m:t>p</m:t>
                    </m:r>
                  </m:e>
                  <m:sub>
                    <m:r>
                      <w:rPr>
                        <w:rFonts w:ascii="Cambria Math" w:hAnsi="Cambria Math"/>
                        <w:lang w:val="es-NI"/>
                      </w:rPr>
                      <m:t>d</m:t>
                    </m:r>
                  </m:sub>
                </m:sSub>
              </m:oMath>
            </m:oMathPara>
          </w:p>
          <w:p w14:paraId="2AC7637E" w14:textId="230A73C6" w:rsidR="00525F89" w:rsidRPr="00525F89" w:rsidRDefault="001731A8" w:rsidP="00525F89">
            <w:pPr>
              <w:pStyle w:val="TLXDMHBullet2"/>
              <w:rPr>
                <w:lang w:val="es-NI"/>
              </w:rPr>
            </w:pPr>
            <w:r>
              <w:rPr>
                <w:lang w:val="es-NI"/>
              </w:rPr>
              <w:t>Xác suất đ</w:t>
            </w:r>
            <w:r w:rsidR="00525F89">
              <w:rPr>
                <w:lang w:val="es-NI"/>
              </w:rPr>
              <w:t xml:space="preserve">i xuống nút </w:t>
            </w:r>
            <m:oMath>
              <m:r>
                <w:rPr>
                  <w:rFonts w:ascii="Cambria Math" w:hAnsi="Cambria Math"/>
                  <w:lang w:val="es-NI"/>
                </w:rPr>
                <m:t>(i+1, j-1)</m:t>
              </m:r>
            </m:oMath>
            <w:r w:rsidR="00525F89">
              <w:rPr>
                <w:rFonts w:eastAsiaTheme="minorEastAsia"/>
                <w:lang w:val="es-NI"/>
              </w:rPr>
              <w:t>:</w:t>
            </w:r>
          </w:p>
          <w:p w14:paraId="5A5B5CCB" w14:textId="7E03BD32" w:rsidR="007F645A" w:rsidRPr="007F645A" w:rsidRDefault="00000000" w:rsidP="0097035E">
            <w:pPr>
              <w:rPr>
                <w:rFonts w:eastAsiaTheme="minorEastAsia"/>
                <w:lang w:val="es-NI"/>
              </w:rPr>
            </w:pPr>
            <m:oMathPara>
              <m:oMath>
                <m:sSubSup>
                  <m:sSubSupPr>
                    <m:ctrlPr>
                      <w:rPr>
                        <w:rFonts w:ascii="Cambria Math" w:hAnsi="Cambria Math"/>
                        <w:i/>
                        <w:lang w:val="es-NI"/>
                      </w:rPr>
                    </m:ctrlPr>
                  </m:sSubSupPr>
                  <m:e>
                    <m:r>
                      <w:rPr>
                        <w:rFonts w:ascii="Cambria Math" w:hAnsi="Cambria Math"/>
                        <w:lang w:val="es-NI"/>
                      </w:rPr>
                      <m:t>p</m:t>
                    </m:r>
                  </m:e>
                  <m:sub>
                    <m:r>
                      <w:rPr>
                        <w:rFonts w:ascii="Cambria Math" w:hAnsi="Cambria Math"/>
                        <w:lang w:val="es-NI"/>
                      </w:rPr>
                      <m:t>d</m:t>
                    </m:r>
                  </m:sub>
                  <m:sup>
                    <m:r>
                      <w:rPr>
                        <w:rFonts w:ascii="Cambria Math" w:hAnsi="Cambria Math"/>
                        <w:lang w:val="es-NI"/>
                      </w:rPr>
                      <m:t>z</m:t>
                    </m:r>
                  </m:sup>
                </m:sSubSup>
                <m:r>
                  <w:rPr>
                    <w:rFonts w:ascii="Cambria Math" w:hAnsi="Cambria Math"/>
                    <w:lang w:val="es-NI"/>
                  </w:rPr>
                  <m:t>=</m:t>
                </m:r>
                <m:f>
                  <m:fPr>
                    <m:ctrlPr>
                      <w:rPr>
                        <w:rFonts w:ascii="Cambria Math" w:hAnsi="Cambria Math"/>
                        <w:i/>
                        <w:lang w:val="es-NI"/>
                      </w:rPr>
                    </m:ctrlPr>
                  </m:fPr>
                  <m:num>
                    <m:r>
                      <w:rPr>
                        <w:rFonts w:ascii="Cambria Math" w:hAnsi="Cambria Math"/>
                        <w:lang w:val="es-NI"/>
                      </w:rPr>
                      <m:t>1+3</m:t>
                    </m:r>
                    <m:sSup>
                      <m:sSupPr>
                        <m:ctrlPr>
                          <w:rPr>
                            <w:rFonts w:ascii="Cambria Math" w:hAnsi="Cambria Math"/>
                            <w:i/>
                            <w:lang w:val="es-NI"/>
                          </w:rPr>
                        </m:ctrlPr>
                      </m:sSupPr>
                      <m:e>
                        <m:r>
                          <w:rPr>
                            <w:rFonts w:ascii="Cambria Math" w:hAnsi="Cambria Math"/>
                            <w:lang w:val="es-NI"/>
                          </w:rPr>
                          <m:t>m</m:t>
                        </m:r>
                      </m:e>
                      <m:sup>
                        <m:r>
                          <w:rPr>
                            <w:rFonts w:ascii="Cambria Math" w:hAnsi="Cambria Math"/>
                            <w:lang w:val="es-NI"/>
                          </w:rPr>
                          <m:t>2</m:t>
                        </m:r>
                      </m:sup>
                    </m:sSup>
                    <m:r>
                      <w:rPr>
                        <w:rFonts w:ascii="Cambria Math" w:hAnsi="Cambria Math"/>
                        <w:lang w:val="es-NI"/>
                      </w:rPr>
                      <m:t>-3m</m:t>
                    </m:r>
                  </m:num>
                  <m:den>
                    <m:r>
                      <w:rPr>
                        <w:rFonts w:ascii="Cambria Math" w:hAnsi="Cambria Math"/>
                        <w:lang w:val="es-NI"/>
                      </w:rPr>
                      <m:t>6</m:t>
                    </m:r>
                  </m:den>
                </m:f>
              </m:oMath>
            </m:oMathPara>
          </w:p>
          <w:p w14:paraId="0713D8A1" w14:textId="69FDE7E6" w:rsidR="001B2AF8" w:rsidRDefault="00E83684" w:rsidP="00321490">
            <w:pPr>
              <w:pStyle w:val="TLXDMHBullet2"/>
              <w:numPr>
                <w:ilvl w:val="0"/>
                <w:numId w:val="0"/>
              </w:numPr>
              <w:ind w:left="624"/>
              <w:rPr>
                <w:rFonts w:eastAsiaTheme="minorEastAsia"/>
                <w:lang w:val="es-NI"/>
              </w:rPr>
            </w:pPr>
            <w:r>
              <w:rPr>
                <w:lang w:val="es-NI"/>
              </w:rPr>
              <w:t>Trong đó</w:t>
            </w:r>
            <w:r w:rsidR="001B2AF8">
              <w:rPr>
                <w:rFonts w:eastAsiaTheme="minorEastAsia"/>
                <w:lang w:val="es-NI"/>
              </w:rPr>
              <w:t>:</w:t>
            </w:r>
          </w:p>
          <w:p w14:paraId="7509CF14" w14:textId="0DC352B2" w:rsidR="001B2AF8" w:rsidRDefault="00D30E02" w:rsidP="00442684">
            <w:pPr>
              <w:rPr>
                <w:lang w:val="es-NI"/>
              </w:rPr>
            </w:pPr>
            <m:oMathPara>
              <m:oMath>
                <m:r>
                  <w:rPr>
                    <w:rFonts w:ascii="Cambria Math" w:hAnsi="Cambria Math"/>
                    <w:highlight w:val="yellow"/>
                    <w:lang w:val="es-NI"/>
                  </w:rPr>
                  <m:t>m=</m:t>
                </m:r>
                <m:f>
                  <m:fPr>
                    <m:ctrlPr>
                      <w:rPr>
                        <w:rFonts w:ascii="Cambria Math" w:hAnsi="Cambria Math"/>
                        <w:i/>
                        <w:highlight w:val="yellow"/>
                        <w:lang w:val="es-NI"/>
                      </w:rPr>
                    </m:ctrlPr>
                  </m:fPr>
                  <m:num>
                    <m:r>
                      <m:rPr>
                        <m:scr m:val="double-struck"/>
                      </m:rPr>
                      <w:rPr>
                        <w:rFonts w:ascii="Cambria Math" w:hAnsi="Cambria Math"/>
                        <w:highlight w:val="yellow"/>
                        <w:lang w:val="es-NI"/>
                      </w:rPr>
                      <m:t>E</m:t>
                    </m:r>
                    <m:d>
                      <m:dPr>
                        <m:ctrlPr>
                          <w:rPr>
                            <w:rFonts w:ascii="Cambria Math" w:hAnsi="Cambria Math"/>
                            <w:i/>
                            <w:highlight w:val="yellow"/>
                            <w:lang w:val="es-NI"/>
                          </w:rPr>
                        </m:ctrlPr>
                      </m:dPr>
                      <m:e>
                        <m:sSub>
                          <m:sSubPr>
                            <m:ctrlPr>
                              <w:rPr>
                                <w:rFonts w:ascii="Cambria Math" w:hAnsi="Cambria Math"/>
                                <w:i/>
                                <w:highlight w:val="yellow"/>
                                <w:lang w:val="es-NI"/>
                              </w:rPr>
                            </m:ctrlPr>
                          </m:sSubPr>
                          <m:e>
                            <m:r>
                              <w:rPr>
                                <w:rFonts w:ascii="Cambria Math" w:hAnsi="Cambria Math"/>
                                <w:highlight w:val="yellow"/>
                                <w:lang w:val="es-NI"/>
                              </w:rPr>
                              <m:t>z</m:t>
                            </m:r>
                          </m:e>
                          <m:sub>
                            <m:r>
                              <w:rPr>
                                <w:rFonts w:ascii="Cambria Math" w:hAnsi="Cambria Math"/>
                                <w:highlight w:val="yellow"/>
                                <w:lang w:val="es-NI"/>
                              </w:rPr>
                              <m:t>j</m:t>
                            </m:r>
                          </m:sub>
                        </m:sSub>
                        <m:d>
                          <m:dPr>
                            <m:ctrlPr>
                              <w:rPr>
                                <w:rFonts w:ascii="Cambria Math" w:hAnsi="Cambria Math"/>
                                <w:i/>
                                <w:highlight w:val="yellow"/>
                                <w:lang w:val="es-NI"/>
                              </w:rPr>
                            </m:ctrlPr>
                          </m:dPr>
                          <m:e>
                            <m:sSub>
                              <m:sSubPr>
                                <m:ctrlPr>
                                  <w:rPr>
                                    <w:rFonts w:ascii="Cambria Math" w:hAnsi="Cambria Math"/>
                                    <w:i/>
                                    <w:highlight w:val="yellow"/>
                                    <w:lang w:val="es-NI"/>
                                  </w:rPr>
                                </m:ctrlPr>
                              </m:sSubPr>
                              <m:e>
                                <m:r>
                                  <w:rPr>
                                    <w:rFonts w:ascii="Cambria Math" w:hAnsi="Cambria Math"/>
                                    <w:highlight w:val="yellow"/>
                                    <w:lang w:val="es-NI"/>
                                  </w:rPr>
                                  <m:t>t</m:t>
                                </m:r>
                              </m:e>
                              <m:sub>
                                <m:r>
                                  <w:rPr>
                                    <w:rFonts w:ascii="Cambria Math" w:hAnsi="Cambria Math"/>
                                    <w:highlight w:val="yellow"/>
                                    <w:lang w:val="es-NI"/>
                                  </w:rPr>
                                  <m:t>i+1</m:t>
                                </m:r>
                              </m:sub>
                            </m:sSub>
                          </m:e>
                        </m:d>
                        <m:r>
                          <w:rPr>
                            <w:rFonts w:ascii="Cambria Math" w:hAnsi="Cambria Math"/>
                            <w:highlight w:val="yellow"/>
                            <w:lang w:val="es-NI"/>
                          </w:rPr>
                          <m:t>|</m:t>
                        </m:r>
                        <m:sSub>
                          <m:sSubPr>
                            <m:ctrlPr>
                              <w:rPr>
                                <w:rFonts w:ascii="Cambria Math" w:hAnsi="Cambria Math"/>
                                <w:i/>
                                <w:highlight w:val="yellow"/>
                                <w:lang w:val="es-NI"/>
                              </w:rPr>
                            </m:ctrlPr>
                          </m:sSubPr>
                          <m:e>
                            <m:r>
                              <w:rPr>
                                <w:rFonts w:ascii="Cambria Math" w:hAnsi="Cambria Math"/>
                                <w:highlight w:val="yellow"/>
                                <w:lang w:val="es-NI"/>
                              </w:rPr>
                              <m:t>t</m:t>
                            </m:r>
                          </m:e>
                          <m:sub>
                            <m:r>
                              <w:rPr>
                                <w:rFonts w:ascii="Cambria Math" w:hAnsi="Cambria Math"/>
                                <w:highlight w:val="yellow"/>
                                <w:lang w:val="es-NI"/>
                              </w:rPr>
                              <m:t>i</m:t>
                            </m:r>
                          </m:sub>
                        </m:sSub>
                      </m:e>
                    </m:d>
                    <m:r>
                      <w:rPr>
                        <w:rFonts w:ascii="Cambria Math" w:hAnsi="Cambria Math"/>
                        <w:highlight w:val="yellow"/>
                        <w:lang w:val="es-NI"/>
                      </w:rPr>
                      <m:t>-</m:t>
                    </m:r>
                    <m:sSub>
                      <m:sSubPr>
                        <m:ctrlPr>
                          <w:rPr>
                            <w:rFonts w:ascii="Cambria Math" w:hAnsi="Cambria Math"/>
                            <w:i/>
                            <w:highlight w:val="yellow"/>
                            <w:lang w:val="es-NI"/>
                          </w:rPr>
                        </m:ctrlPr>
                      </m:sSubPr>
                      <m:e>
                        <m:r>
                          <w:rPr>
                            <w:rFonts w:ascii="Cambria Math" w:hAnsi="Cambria Math"/>
                            <w:highlight w:val="yellow"/>
                            <w:lang w:val="es-NI"/>
                          </w:rPr>
                          <m:t>z</m:t>
                        </m:r>
                      </m:e>
                      <m:sub>
                        <m:r>
                          <w:rPr>
                            <w:rFonts w:ascii="Cambria Math" w:hAnsi="Cambria Math"/>
                            <w:highlight w:val="yellow"/>
                            <w:lang w:val="es-NI"/>
                          </w:rPr>
                          <m:t>j</m:t>
                        </m:r>
                      </m:sub>
                    </m:sSub>
                    <m:d>
                      <m:dPr>
                        <m:ctrlPr>
                          <w:rPr>
                            <w:rFonts w:ascii="Cambria Math" w:hAnsi="Cambria Math"/>
                            <w:i/>
                            <w:highlight w:val="yellow"/>
                            <w:lang w:val="es-NI"/>
                          </w:rPr>
                        </m:ctrlPr>
                      </m:dPr>
                      <m:e>
                        <m:sSub>
                          <m:sSubPr>
                            <m:ctrlPr>
                              <w:rPr>
                                <w:rFonts w:ascii="Cambria Math" w:hAnsi="Cambria Math"/>
                                <w:i/>
                                <w:highlight w:val="yellow"/>
                                <w:lang w:val="es-NI"/>
                              </w:rPr>
                            </m:ctrlPr>
                          </m:sSubPr>
                          <m:e>
                            <m:r>
                              <w:rPr>
                                <w:rFonts w:ascii="Cambria Math" w:hAnsi="Cambria Math"/>
                                <w:highlight w:val="yellow"/>
                                <w:lang w:val="es-NI"/>
                              </w:rPr>
                              <m:t>t</m:t>
                            </m:r>
                          </m:e>
                          <m:sub>
                            <m:r>
                              <w:rPr>
                                <w:rFonts w:ascii="Cambria Math" w:hAnsi="Cambria Math"/>
                                <w:highlight w:val="yellow"/>
                                <w:lang w:val="es-NI"/>
                              </w:rPr>
                              <m:t>i+1</m:t>
                            </m:r>
                          </m:sub>
                        </m:sSub>
                      </m:e>
                    </m:d>
                  </m:num>
                  <m:den>
                    <m:r>
                      <m:rPr>
                        <m:sty m:val="p"/>
                      </m:rPr>
                      <w:rPr>
                        <w:rFonts w:ascii="Cambria Math" w:hAnsi="Cambria Math"/>
                        <w:highlight w:val="yellow"/>
                        <w:lang w:val="es-NI"/>
                      </w:rPr>
                      <m:t>Δ</m:t>
                    </m:r>
                    <m:sSub>
                      <m:sSubPr>
                        <m:ctrlPr>
                          <w:ins w:id="545" w:author="Quant Department - HO" w:date="2026-08-28T10:47:00Z" w16du:dateUtc="2026-08-28T03:47:00Z">
                            <w:rPr>
                              <w:rFonts w:ascii="Cambria Math" w:hAnsi="Cambria Math"/>
                              <w:i/>
                              <w:lang w:val="es-NI"/>
                            </w:rPr>
                          </w:ins>
                        </m:ctrlPr>
                      </m:sSubPr>
                      <m:e>
                        <m:r>
                          <w:rPr>
                            <w:rFonts w:ascii="Cambria Math" w:hAnsi="Cambria Math"/>
                            <w:highlight w:val="yellow"/>
                            <w:lang w:val="es-NI"/>
                          </w:rPr>
                          <m:t>z</m:t>
                        </m:r>
                        <m:ctrlPr>
                          <w:ins w:id="546" w:author="Quant Department - HO" w:date="2026-08-28T10:47:00Z" w16du:dateUtc="2026-08-28T03:47:00Z">
                            <w:rPr>
                              <w:rFonts w:ascii="Cambria Math" w:hAnsi="Cambria Math"/>
                              <w:i/>
                              <w:highlight w:val="yellow"/>
                              <w:lang w:val="es-NI"/>
                            </w:rPr>
                          </w:ins>
                        </m:ctrlPr>
                      </m:e>
                      <m:sub>
                        <m:r>
                          <w:ins w:id="547" w:author="Quant Department - HO" w:date="2026-08-28T10:47:00Z" w16du:dateUtc="2026-08-28T03:47:00Z">
                            <w:rPr>
                              <w:rFonts w:ascii="Cambria Math" w:hAnsi="Cambria Math"/>
                              <w:highlight w:val="yellow"/>
                              <w:lang w:val="es-NI"/>
                            </w:rPr>
                            <m:t>i</m:t>
                          </w:ins>
                        </m:r>
                      </m:sub>
                    </m:sSub>
                  </m:den>
                </m:f>
                <m:r>
                  <w:rPr>
                    <w:rFonts w:ascii="Cambria Math" w:eastAsiaTheme="minorEastAsia" w:hAnsi="Cambria Math"/>
                    <w:highlight w:val="yellow"/>
                    <w:lang w:val="es-NI"/>
                  </w:rPr>
                  <m:t>=</m:t>
                </m:r>
                <m:f>
                  <m:fPr>
                    <m:ctrlPr>
                      <w:rPr>
                        <w:rFonts w:ascii="Cambria Math" w:eastAsiaTheme="minorEastAsia" w:hAnsi="Cambria Math"/>
                        <w:i/>
                        <w:highlight w:val="yellow"/>
                        <w:lang w:val="es-NI"/>
                      </w:rPr>
                    </m:ctrlPr>
                  </m:fPr>
                  <m:num>
                    <m:sSub>
                      <m:sSubPr>
                        <m:ctrlPr>
                          <w:rPr>
                            <w:rFonts w:ascii="Cambria Math" w:hAnsi="Cambria Math"/>
                            <w:i/>
                            <w:highlight w:val="yellow"/>
                            <w:lang w:val="es-NI"/>
                          </w:rPr>
                        </m:ctrlPr>
                      </m:sSubPr>
                      <m:e>
                        <m:r>
                          <w:rPr>
                            <w:rFonts w:ascii="Cambria Math" w:hAnsi="Cambria Math"/>
                            <w:highlight w:val="yellow"/>
                            <w:lang w:val="es-NI"/>
                          </w:rPr>
                          <m:t>z</m:t>
                        </m:r>
                      </m:e>
                      <m:sub>
                        <m:r>
                          <w:rPr>
                            <w:rFonts w:ascii="Cambria Math" w:hAnsi="Cambria Math"/>
                            <w:highlight w:val="yellow"/>
                            <w:lang w:val="es-NI"/>
                          </w:rPr>
                          <m:t>j</m:t>
                        </m:r>
                      </m:sub>
                    </m:sSub>
                    <m:r>
                      <w:rPr>
                        <w:rFonts w:ascii="Cambria Math" w:hAnsi="Cambria Math"/>
                        <w:highlight w:val="yellow"/>
                        <w:lang w:val="es-NI"/>
                      </w:rPr>
                      <m:t>∙</m:t>
                    </m:r>
                    <m:sSup>
                      <m:sSupPr>
                        <m:ctrlPr>
                          <w:rPr>
                            <w:rFonts w:ascii="Cambria Math" w:hAnsi="Cambria Math"/>
                            <w:i/>
                            <w:highlight w:val="yellow"/>
                            <w:lang w:val="es-NI"/>
                          </w:rPr>
                        </m:ctrlPr>
                      </m:sSupPr>
                      <m:e>
                        <m:r>
                          <w:rPr>
                            <w:rFonts w:ascii="Cambria Math" w:hAnsi="Cambria Math"/>
                            <w:highlight w:val="yellow"/>
                            <w:lang w:val="es-NI"/>
                          </w:rPr>
                          <m:t>e</m:t>
                        </m:r>
                      </m:e>
                      <m:sup>
                        <m:r>
                          <w:rPr>
                            <w:rFonts w:ascii="Cambria Math" w:hAnsi="Cambria Math"/>
                            <w:highlight w:val="yellow"/>
                            <w:lang w:val="es-NI"/>
                          </w:rPr>
                          <m:t>-</m:t>
                        </m:r>
                        <m:sSub>
                          <m:sSubPr>
                            <m:ctrlPr>
                              <w:rPr>
                                <w:rFonts w:ascii="Cambria Math" w:hAnsi="Cambria Math"/>
                                <w:i/>
                                <w:highlight w:val="yellow"/>
                                <w:lang w:val="es-NI"/>
                              </w:rPr>
                            </m:ctrlPr>
                          </m:sSubPr>
                          <m:e>
                            <m:r>
                              <w:rPr>
                                <w:rFonts w:ascii="Cambria Math" w:hAnsi="Cambria Math"/>
                                <w:highlight w:val="yellow"/>
                                <w:lang w:val="es-NI"/>
                              </w:rPr>
                              <m:t>a</m:t>
                            </m:r>
                          </m:e>
                          <m:sub>
                            <m:r>
                              <w:rPr>
                                <w:rFonts w:ascii="Cambria Math" w:hAnsi="Cambria Math"/>
                                <w:highlight w:val="yellow"/>
                                <w:lang w:val="es-NI"/>
                              </w:rPr>
                              <m:t>κ</m:t>
                            </m:r>
                          </m:sub>
                        </m:sSub>
                        <m:r>
                          <m:rPr>
                            <m:sty m:val="p"/>
                          </m:rPr>
                          <w:rPr>
                            <w:rFonts w:ascii="Cambria Math" w:hAnsi="Cambria Math"/>
                            <w:highlight w:val="yellow"/>
                            <w:lang w:val="es-NI"/>
                          </w:rPr>
                          <m:t>Δ</m:t>
                        </m:r>
                        <m:sSub>
                          <m:sSubPr>
                            <m:ctrlPr>
                              <w:ins w:id="548" w:author="Quant Department - HO" w:date="2026-08-28T10:48:00Z" w16du:dateUtc="2026-08-28T03:48:00Z">
                                <w:rPr>
                                  <w:rFonts w:ascii="Cambria Math" w:hAnsi="Cambria Math"/>
                                  <w:i/>
                                  <w:lang w:val="es-NI"/>
                                </w:rPr>
                              </w:ins>
                            </m:ctrlPr>
                          </m:sSubPr>
                          <m:e>
                            <m:r>
                              <w:rPr>
                                <w:rFonts w:ascii="Cambria Math" w:hAnsi="Cambria Math"/>
                                <w:highlight w:val="yellow"/>
                                <w:lang w:val="es-NI"/>
                              </w:rPr>
                              <m:t>t</m:t>
                            </m:r>
                            <m:ctrlPr>
                              <w:ins w:id="549" w:author="Quant Department - HO" w:date="2026-08-28T10:48:00Z" w16du:dateUtc="2026-08-28T03:48:00Z">
                                <w:rPr>
                                  <w:rFonts w:ascii="Cambria Math" w:hAnsi="Cambria Math"/>
                                  <w:i/>
                                  <w:highlight w:val="yellow"/>
                                  <w:lang w:val="es-NI"/>
                                </w:rPr>
                              </w:ins>
                            </m:ctrlPr>
                          </m:e>
                          <m:sub>
                            <m:r>
                              <w:ins w:id="550" w:author="Quant Department - HO" w:date="2026-08-28T10:48:00Z" w16du:dateUtc="2026-08-28T03:48:00Z">
                                <w:rPr>
                                  <w:rFonts w:ascii="Cambria Math" w:hAnsi="Cambria Math"/>
                                  <w:highlight w:val="yellow"/>
                                  <w:lang w:val="es-NI"/>
                                </w:rPr>
                                <m:t>i</m:t>
                              </w:ins>
                            </m:r>
                          </m:sub>
                        </m:sSub>
                      </m:sup>
                    </m:sSup>
                    <m:r>
                      <w:rPr>
                        <w:rFonts w:ascii="Cambria Math" w:hAnsi="Cambria Math"/>
                        <w:highlight w:val="yellow"/>
                        <w:lang w:val="es-NI"/>
                      </w:rPr>
                      <m:t>-</m:t>
                    </m:r>
                    <m:sSub>
                      <m:sSubPr>
                        <m:ctrlPr>
                          <w:rPr>
                            <w:rFonts w:ascii="Cambria Math" w:hAnsi="Cambria Math"/>
                            <w:i/>
                            <w:highlight w:val="yellow"/>
                            <w:lang w:val="es-NI"/>
                          </w:rPr>
                        </m:ctrlPr>
                      </m:sSubPr>
                      <m:e>
                        <m:r>
                          <w:rPr>
                            <w:rFonts w:ascii="Cambria Math" w:hAnsi="Cambria Math"/>
                            <w:highlight w:val="yellow"/>
                            <w:lang w:val="es-NI"/>
                          </w:rPr>
                          <m:t>z</m:t>
                        </m:r>
                      </m:e>
                      <m:sub>
                        <m:r>
                          <w:rPr>
                            <w:rFonts w:ascii="Cambria Math" w:hAnsi="Cambria Math"/>
                            <w:highlight w:val="yellow"/>
                            <w:lang w:val="es-NI"/>
                          </w:rPr>
                          <m:t>j</m:t>
                        </m:r>
                      </m:sub>
                    </m:sSub>
                    <m:r>
                      <w:rPr>
                        <w:rFonts w:ascii="Cambria Math" w:hAnsi="Cambria Math"/>
                        <w:highlight w:val="yellow"/>
                        <w:lang w:val="es-NI"/>
                      </w:rPr>
                      <m:t>(</m:t>
                    </m:r>
                    <m:sSub>
                      <m:sSubPr>
                        <m:ctrlPr>
                          <w:rPr>
                            <w:rFonts w:ascii="Cambria Math" w:hAnsi="Cambria Math"/>
                            <w:i/>
                            <w:highlight w:val="yellow"/>
                            <w:lang w:val="es-NI"/>
                          </w:rPr>
                        </m:ctrlPr>
                      </m:sSubPr>
                      <m:e>
                        <m:r>
                          <w:rPr>
                            <w:rFonts w:ascii="Cambria Math" w:hAnsi="Cambria Math"/>
                            <w:highlight w:val="yellow"/>
                            <w:lang w:val="es-NI"/>
                          </w:rPr>
                          <m:t>t</m:t>
                        </m:r>
                      </m:e>
                      <m:sub>
                        <m:r>
                          <w:rPr>
                            <w:rFonts w:ascii="Cambria Math" w:hAnsi="Cambria Math"/>
                            <w:highlight w:val="yellow"/>
                            <w:lang w:val="es-NI"/>
                          </w:rPr>
                          <m:t>i+1</m:t>
                        </m:r>
                      </m:sub>
                    </m:sSub>
                    <m:r>
                      <w:rPr>
                        <w:rFonts w:ascii="Cambria Math" w:hAnsi="Cambria Math"/>
                        <w:highlight w:val="yellow"/>
                        <w:lang w:val="es-NI"/>
                      </w:rPr>
                      <m:t>)</m:t>
                    </m:r>
                    <m:ctrlPr>
                      <w:rPr>
                        <w:rFonts w:ascii="Cambria Math" w:hAnsi="Cambria Math"/>
                        <w:i/>
                        <w:highlight w:val="yellow"/>
                        <w:lang w:val="es-NI"/>
                      </w:rPr>
                    </m:ctrlPr>
                  </m:num>
                  <m:den>
                    <m:r>
                      <m:rPr>
                        <m:sty m:val="p"/>
                      </m:rPr>
                      <w:rPr>
                        <w:rFonts w:ascii="Cambria Math" w:hAnsi="Cambria Math"/>
                        <w:highlight w:val="yellow"/>
                        <w:lang w:val="es-NI"/>
                      </w:rPr>
                      <m:t>Δ</m:t>
                    </m:r>
                    <m:sSub>
                      <m:sSubPr>
                        <m:ctrlPr>
                          <w:ins w:id="551" w:author="Quant Department - HO" w:date="2026-08-28T10:48:00Z" w16du:dateUtc="2026-08-28T03:48:00Z">
                            <w:rPr>
                              <w:rFonts w:ascii="Cambria Math" w:hAnsi="Cambria Math"/>
                              <w:i/>
                              <w:lang w:val="es-NI"/>
                            </w:rPr>
                          </w:ins>
                        </m:ctrlPr>
                      </m:sSubPr>
                      <m:e>
                        <m:r>
                          <w:rPr>
                            <w:rFonts w:ascii="Cambria Math" w:hAnsi="Cambria Math"/>
                            <w:highlight w:val="yellow"/>
                            <w:lang w:val="es-NI"/>
                          </w:rPr>
                          <m:t>z</m:t>
                        </m:r>
                        <m:ctrlPr>
                          <w:ins w:id="552" w:author="Quant Department - HO" w:date="2026-08-28T10:48:00Z" w16du:dateUtc="2026-08-28T03:48:00Z">
                            <w:rPr>
                              <w:rFonts w:ascii="Cambria Math" w:hAnsi="Cambria Math"/>
                              <w:i/>
                              <w:highlight w:val="yellow"/>
                              <w:lang w:val="es-NI"/>
                            </w:rPr>
                          </w:ins>
                        </m:ctrlPr>
                      </m:e>
                      <m:sub>
                        <m:r>
                          <w:ins w:id="553" w:author="Quant Department - HO" w:date="2026-08-28T10:48:00Z" w16du:dateUtc="2026-08-28T03:48:00Z">
                            <w:rPr>
                              <w:rFonts w:ascii="Cambria Math" w:hAnsi="Cambria Math"/>
                              <w:highlight w:val="yellow"/>
                              <w:lang w:val="es-NI"/>
                            </w:rPr>
                            <m:t>i</m:t>
                          </w:ins>
                        </m:r>
                      </m:sub>
                    </m:sSub>
                  </m:den>
                </m:f>
              </m:oMath>
            </m:oMathPara>
          </w:p>
          <w:p w14:paraId="217AD6C7" w14:textId="06AE2298" w:rsidR="009517F1" w:rsidRPr="009517F1" w:rsidRDefault="00DC4C6F" w:rsidP="00CE12C8">
            <w:pPr>
              <w:pStyle w:val="TLXDMHBullet1"/>
              <w:rPr>
                <w:lang w:val="es-NI"/>
              </w:rPr>
            </w:pPr>
            <w:r>
              <w:rPr>
                <w:lang w:val="es-NI"/>
              </w:rPr>
              <w:t>N</w:t>
            </w:r>
            <w:r w:rsidR="00C20328">
              <w:rPr>
                <w:lang w:val="es-NI"/>
              </w:rPr>
              <w:t>hằm đảm bảo xác suất biến động</w:t>
            </w:r>
            <w:r>
              <w:rPr>
                <w:lang w:val="es-NI"/>
              </w:rPr>
              <w:t xml:space="preserve"> của </w:t>
            </w:r>
            <m:oMath>
              <m:sSub>
                <m:sSubPr>
                  <m:ctrlPr>
                    <w:rPr>
                      <w:rFonts w:ascii="Cambria Math" w:hAnsi="Cambria Math"/>
                      <w:i/>
                      <w:lang w:val="es-NI"/>
                    </w:rPr>
                  </m:ctrlPr>
                </m:sSubPr>
                <m:e>
                  <m:r>
                    <w:rPr>
                      <w:rFonts w:ascii="Cambria Math" w:hAnsi="Cambria Math"/>
                      <w:lang w:val="es-NI"/>
                    </w:rPr>
                    <m:t>z</m:t>
                  </m:r>
                </m:e>
                <m:sub>
                  <m:r>
                    <w:rPr>
                      <w:rFonts w:ascii="Cambria Math" w:hAnsi="Cambria Math"/>
                      <w:lang w:val="es-NI"/>
                    </w:rPr>
                    <m:t>j</m:t>
                  </m:r>
                </m:sub>
              </m:sSub>
              <m:r>
                <w:rPr>
                  <w:rFonts w:ascii="Cambria Math" w:hAnsi="Cambria Math"/>
                  <w:lang w:val="es-NI"/>
                </w:rPr>
                <m:t>(</m:t>
              </m:r>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r>
                <w:rPr>
                  <w:rFonts w:ascii="Cambria Math" w:hAnsi="Cambria Math"/>
                  <w:lang w:val="es-NI"/>
                </w:rPr>
                <m:t>)</m:t>
              </m:r>
            </m:oMath>
            <w:r>
              <w:rPr>
                <w:lang w:val="es-NI"/>
              </w:rPr>
              <w:t xml:space="preserve"> </w:t>
            </w:r>
            <w:r w:rsidR="00C20328">
              <w:rPr>
                <w:lang w:val="es-NI"/>
              </w:rPr>
              <w:t xml:space="preserve"> luôn nằm trong khoảng </w:t>
            </w:r>
            <m:oMath>
              <m:r>
                <w:rPr>
                  <w:rFonts w:ascii="Cambria Math" w:hAnsi="Cambria Math"/>
                  <w:lang w:val="es-NI"/>
                </w:rPr>
                <m:t>[0;1]</m:t>
              </m:r>
            </m:oMath>
            <w:r w:rsidR="00C20328">
              <w:rPr>
                <w:lang w:val="es-NI"/>
              </w:rPr>
              <w:t xml:space="preserve">, giá trị </w:t>
            </w:r>
            <m:oMath>
              <m:r>
                <w:rPr>
                  <w:rFonts w:ascii="Cambria Math" w:hAnsi="Cambria Math"/>
                  <w:lang w:val="es-NI"/>
                </w:rPr>
                <m:t>j</m:t>
              </m:r>
            </m:oMath>
            <w:r w:rsidR="00C20328">
              <w:rPr>
                <w:lang w:val="es-NI"/>
              </w:rPr>
              <w:t xml:space="preserve"> được giới hạn trong </w:t>
            </w:r>
            <w:r w:rsidR="00AC205E">
              <w:rPr>
                <w:lang w:val="es-NI"/>
              </w:rPr>
              <w:t xml:space="preserve">tập hợp </w:t>
            </w:r>
            <m:oMath>
              <m:sSub>
                <m:sSubPr>
                  <m:ctrlPr>
                    <w:rPr>
                      <w:rFonts w:ascii="Cambria Math" w:hAnsi="Cambria Math"/>
                      <w:i/>
                      <w:lang w:val="es-NI"/>
                    </w:rPr>
                  </m:ctrlPr>
                </m:sSubPr>
                <m:e>
                  <m:r>
                    <w:rPr>
                      <w:rFonts w:ascii="Cambria Math" w:hAnsi="Cambria Math"/>
                      <w:lang w:val="es-NI"/>
                    </w:rPr>
                    <m:t>N</m:t>
                  </m:r>
                </m:e>
                <m:sub>
                  <m:r>
                    <w:rPr>
                      <w:rFonts w:ascii="Cambria Math" w:hAnsi="Cambria Math"/>
                      <w:lang w:val="es-NI"/>
                    </w:rPr>
                    <m:t>z</m:t>
                  </m:r>
                </m:sub>
              </m:sSub>
              <m:r>
                <w:rPr>
                  <w:rFonts w:ascii="Cambria Math" w:hAnsi="Cambria Math"/>
                  <w:lang w:val="es-NI"/>
                </w:rPr>
                <m:t>=</m:t>
              </m:r>
              <m:d>
                <m:dPr>
                  <m:begChr m:val="{"/>
                  <m:endChr m:val="}"/>
                  <m:ctrlPr>
                    <w:rPr>
                      <w:rFonts w:ascii="Cambria Math" w:hAnsi="Cambria Math"/>
                      <w:i/>
                      <w:lang w:val="es-NI"/>
                    </w:rPr>
                  </m:ctrlPr>
                </m:dPr>
                <m:e>
                  <m:r>
                    <w:rPr>
                      <w:rFonts w:ascii="Cambria Math" w:hAnsi="Cambria Math"/>
                      <w:lang w:val="es-NI"/>
                    </w:rPr>
                    <m:t>-</m:t>
                  </m:r>
                  <m:sSubSup>
                    <m:sSubSupPr>
                      <m:ctrlPr>
                        <w:rPr>
                          <w:rFonts w:ascii="Cambria Math" w:hAnsi="Cambria Math"/>
                          <w:i/>
                          <w:lang w:val="es-NI"/>
                        </w:rPr>
                      </m:ctrlPr>
                    </m:sSubSupPr>
                    <m:e>
                      <m:r>
                        <w:rPr>
                          <w:rFonts w:ascii="Cambria Math" w:hAnsi="Cambria Math"/>
                          <w:lang w:val="es-NI"/>
                        </w:rPr>
                        <m:t>j</m:t>
                      </m:r>
                    </m:e>
                    <m:sub>
                      <m:r>
                        <w:rPr>
                          <w:rFonts w:ascii="Cambria Math" w:hAnsi="Cambria Math"/>
                          <w:lang w:val="es-NI"/>
                        </w:rPr>
                        <m:t>max</m:t>
                      </m:r>
                    </m:sub>
                    <m:sup>
                      <m:r>
                        <w:rPr>
                          <w:rFonts w:ascii="Cambria Math" w:hAnsi="Cambria Math"/>
                          <w:lang w:val="es-NI"/>
                        </w:rPr>
                        <m:t>z</m:t>
                      </m:r>
                    </m:sup>
                  </m:sSubSup>
                  <m:r>
                    <w:rPr>
                      <w:rFonts w:ascii="Cambria Math" w:hAnsi="Cambria Math"/>
                      <w:lang w:val="es-NI"/>
                    </w:rPr>
                    <m:t xml:space="preserve">, …, </m:t>
                  </m:r>
                  <m:sSubSup>
                    <m:sSubSupPr>
                      <m:ctrlPr>
                        <w:rPr>
                          <w:rFonts w:ascii="Cambria Math" w:hAnsi="Cambria Math"/>
                          <w:i/>
                          <w:lang w:val="es-NI"/>
                        </w:rPr>
                      </m:ctrlPr>
                    </m:sSubSupPr>
                    <m:e>
                      <m:r>
                        <w:rPr>
                          <w:rFonts w:ascii="Cambria Math" w:hAnsi="Cambria Math"/>
                          <w:lang w:val="es-NI"/>
                        </w:rPr>
                        <m:t>j</m:t>
                      </m:r>
                    </m:e>
                    <m:sub>
                      <m:r>
                        <w:rPr>
                          <w:rFonts w:ascii="Cambria Math" w:hAnsi="Cambria Math"/>
                          <w:lang w:val="es-NI"/>
                        </w:rPr>
                        <m:t>max</m:t>
                      </m:r>
                    </m:sub>
                    <m:sup>
                      <m:r>
                        <w:rPr>
                          <w:rFonts w:ascii="Cambria Math" w:hAnsi="Cambria Math"/>
                          <w:lang w:val="es-NI"/>
                        </w:rPr>
                        <m:t>z</m:t>
                      </m:r>
                    </m:sup>
                  </m:sSubSup>
                </m:e>
              </m:d>
            </m:oMath>
            <w:r w:rsidR="00977FE9">
              <w:rPr>
                <w:lang w:val="es-NI"/>
              </w:rPr>
              <w:t xml:space="preserve"> với </w:t>
            </w:r>
            <m:oMath>
              <m:sSubSup>
                <m:sSubSupPr>
                  <m:ctrlPr>
                    <w:rPr>
                      <w:rFonts w:ascii="Cambria Math" w:hAnsi="Cambria Math"/>
                      <w:i/>
                      <w:lang w:val="es-NI"/>
                    </w:rPr>
                  </m:ctrlPr>
                </m:sSubSupPr>
                <m:e>
                  <m:r>
                    <w:rPr>
                      <w:rFonts w:ascii="Cambria Math" w:hAnsi="Cambria Math"/>
                      <w:lang w:val="es-NI"/>
                    </w:rPr>
                    <m:t>j</m:t>
                  </m:r>
                </m:e>
                <m:sub>
                  <m:r>
                    <w:rPr>
                      <w:rFonts w:ascii="Cambria Math" w:hAnsi="Cambria Math"/>
                      <w:lang w:val="es-NI"/>
                    </w:rPr>
                    <m:t>max</m:t>
                  </m:r>
                </m:sub>
                <m:sup>
                  <m:r>
                    <w:rPr>
                      <w:rFonts w:ascii="Cambria Math" w:hAnsi="Cambria Math"/>
                      <w:lang w:val="es-NI"/>
                    </w:rPr>
                    <m:t>z</m:t>
                  </m:r>
                </m:sup>
              </m:sSubSup>
              <m:r>
                <w:rPr>
                  <w:rFonts w:ascii="Cambria Math" w:hAnsi="Cambria Math"/>
                  <w:lang w:val="es-NI"/>
                </w:rPr>
                <m:t>=</m:t>
              </m:r>
              <m:d>
                <m:dPr>
                  <m:begChr m:val="⌈"/>
                  <m:endChr m:val="⌉"/>
                  <m:ctrlPr>
                    <w:rPr>
                      <w:rFonts w:ascii="Cambria Math" w:hAnsi="Cambria Math"/>
                      <w:i/>
                      <w:lang w:val="es-NI"/>
                    </w:rPr>
                  </m:ctrlPr>
                </m:dPr>
                <m:e>
                  <m:f>
                    <m:fPr>
                      <m:ctrlPr>
                        <w:rPr>
                          <w:rFonts w:ascii="Cambria Math" w:hAnsi="Cambria Math"/>
                          <w:i/>
                          <w:lang w:val="es-NI"/>
                        </w:rPr>
                      </m:ctrlPr>
                    </m:fPr>
                    <m:num>
                      <m:r>
                        <w:rPr>
                          <w:rFonts w:ascii="Cambria Math" w:hAnsi="Cambria Math"/>
                          <w:lang w:val="es-NI"/>
                        </w:rPr>
                        <m:t>0.184</m:t>
                      </m:r>
                    </m:num>
                    <m:den>
                      <m:sSub>
                        <m:sSubPr>
                          <m:ctrlPr>
                            <w:rPr>
                              <w:rFonts w:ascii="Cambria Math" w:hAnsi="Cambria Math"/>
                              <w:i/>
                              <w:lang w:val="es-NI"/>
                            </w:rPr>
                          </m:ctrlPr>
                        </m:sSubPr>
                        <m:e>
                          <m:r>
                            <w:rPr>
                              <w:rFonts w:ascii="Cambria Math" w:hAnsi="Cambria Math"/>
                              <w:lang w:val="es-NI"/>
                            </w:rPr>
                            <m:t>a</m:t>
                          </m:r>
                        </m:e>
                        <m:sub>
                          <m:r>
                            <w:rPr>
                              <w:rFonts w:ascii="Cambria Math" w:hAnsi="Cambria Math"/>
                              <w:lang w:val="es-NI"/>
                            </w:rPr>
                            <m:t>κ</m:t>
                          </m:r>
                        </m:sub>
                      </m:sSub>
                      <m:r>
                        <w:rPr>
                          <w:rFonts w:ascii="Cambria Math" w:hAnsi="Cambria Math"/>
                          <w:lang w:val="es-NI"/>
                        </w:rPr>
                        <m:t>∙</m:t>
                      </m:r>
                      <m:r>
                        <m:rPr>
                          <m:sty m:val="p"/>
                        </m:rPr>
                        <w:rPr>
                          <w:rFonts w:ascii="Cambria Math" w:hAnsi="Cambria Math"/>
                          <w:lang w:val="es-NI"/>
                        </w:rPr>
                        <m:t>Δ</m:t>
                      </m:r>
                      <m:sSub>
                        <m:sSubPr>
                          <m:ctrlPr>
                            <w:ins w:id="554" w:author="Quant Department - HO" w:date="2026-08-28T10:48:00Z" w16du:dateUtc="2026-08-28T03:48:00Z">
                              <w:rPr>
                                <w:rFonts w:ascii="Cambria Math" w:hAnsi="Cambria Math"/>
                                <w:i/>
                                <w:lang w:val="es-NI"/>
                              </w:rPr>
                            </w:ins>
                          </m:ctrlPr>
                        </m:sSubPr>
                        <m:e>
                          <m:r>
                            <w:rPr>
                              <w:rFonts w:ascii="Cambria Math" w:hAnsi="Cambria Math"/>
                              <w:lang w:val="es-NI"/>
                            </w:rPr>
                            <m:t>t</m:t>
                          </m:r>
                        </m:e>
                        <m:sub>
                          <m:r>
                            <w:ins w:id="555" w:author="Quant Department - HO" w:date="2026-08-28T10:48:00Z" w16du:dateUtc="2026-08-28T03:48:00Z">
                              <w:rPr>
                                <w:rFonts w:ascii="Cambria Math" w:hAnsi="Cambria Math"/>
                                <w:lang w:val="es-NI"/>
                              </w:rPr>
                              <m:t>i</m:t>
                            </w:ins>
                          </m:r>
                        </m:sub>
                      </m:sSub>
                    </m:den>
                  </m:f>
                </m:e>
              </m:d>
            </m:oMath>
            <w:r w:rsidR="00442684">
              <w:rPr>
                <w:lang w:val="es-NI"/>
              </w:rPr>
              <w:t>.</w:t>
            </w:r>
          </w:p>
        </w:tc>
      </w:tr>
      <w:tr w:rsidR="007A7D0D" w14:paraId="15E13DE7" w14:textId="77777777" w:rsidTr="0008007D">
        <w:tc>
          <w:tcPr>
            <w:tcW w:w="1126" w:type="dxa"/>
            <w:vAlign w:val="top"/>
            <w:tcPrChange w:id="556" w:author="Quant Department - HO" w:date="2026-08-28T15:18:00Z" w16du:dateUtc="2026-08-28T08:18:00Z">
              <w:tcPr>
                <w:tcW w:w="1126" w:type="dxa"/>
                <w:vAlign w:val="top"/>
              </w:tcPr>
            </w:tcPrChange>
          </w:tcPr>
          <w:p w14:paraId="1A68A255" w14:textId="6DF36ECE" w:rsidR="007A7D0D" w:rsidRDefault="007A7D0D" w:rsidP="00900ADD">
            <w:pPr>
              <w:jc w:val="left"/>
              <w:rPr>
                <w:lang w:val="es-NI"/>
              </w:rPr>
            </w:pPr>
            <w:r>
              <w:rPr>
                <w:lang w:val="es-NI"/>
              </w:rPr>
              <w:t>(</w:t>
            </w:r>
            <w:r w:rsidR="0028208A">
              <w:rPr>
                <w:lang w:val="es-NI"/>
              </w:rPr>
              <w:t>3</w:t>
            </w:r>
            <w:r>
              <w:rPr>
                <w:lang w:val="es-NI"/>
              </w:rPr>
              <w:t xml:space="preserve">) </w:t>
            </w:r>
            <w:r w:rsidR="00557901">
              <w:rPr>
                <w:lang w:val="es-NI"/>
              </w:rPr>
              <w:t>Xây dựng</w:t>
            </w:r>
            <w:r>
              <w:rPr>
                <w:lang w:val="es-NI"/>
              </w:rPr>
              <w:t xml:space="preserve"> cây </w:t>
            </w:r>
            <w:r>
              <w:rPr>
                <w:lang w:val="es-NI"/>
              </w:rPr>
              <w:lastRenderedPageBreak/>
              <w:t xml:space="preserve">lãi suất </w:t>
            </w:r>
            <w:r w:rsidR="00557901" w:rsidDel="00A34841">
              <w:rPr>
                <w:lang w:val="es-NI"/>
              </w:rPr>
              <w:t>ba</w:t>
            </w:r>
            <w:r w:rsidDel="00A34841">
              <w:rPr>
                <w:lang w:val="es-NI"/>
              </w:rPr>
              <w:t xml:space="preserve"> chiều</w:t>
            </w:r>
          </w:p>
        </w:tc>
        <w:tc>
          <w:tcPr>
            <w:tcW w:w="9363" w:type="dxa"/>
            <w:tcPrChange w:id="557" w:author="Quant Department - HO" w:date="2026-08-28T15:18:00Z" w16du:dateUtc="2026-08-28T08:18:00Z">
              <w:tcPr>
                <w:tcW w:w="9363" w:type="dxa"/>
              </w:tcPr>
            </w:tcPrChange>
          </w:tcPr>
          <w:p w14:paraId="53313263" w14:textId="67DF6D08" w:rsidR="00EA66BA" w:rsidRDefault="0027489F" w:rsidP="002F179D">
            <w:pPr>
              <w:rPr>
                <w:rFonts w:eastAsiaTheme="minorEastAsia"/>
                <w:lang w:val="es-NI"/>
              </w:rPr>
            </w:pPr>
            <w:r>
              <w:rPr>
                <w:lang w:val="es-NI"/>
              </w:rPr>
              <w:lastRenderedPageBreak/>
              <w:t xml:space="preserve">Cây lãi suất </w:t>
            </w:r>
            <w:r w:rsidDel="00A34841">
              <w:rPr>
                <w:lang w:val="es-NI"/>
              </w:rPr>
              <w:t>ba chiều</w:t>
            </w:r>
            <w:r>
              <w:rPr>
                <w:lang w:val="es-NI"/>
              </w:rPr>
              <w:t xml:space="preserve"> </w:t>
            </w:r>
            <w:r>
              <w:rPr>
                <w:rFonts w:eastAsiaTheme="minorEastAsia"/>
                <w:lang w:val="es-NI"/>
              </w:rPr>
              <w:t>được ghép từ 2 c</w:t>
            </w:r>
            <w:r w:rsidR="00162B7A">
              <w:rPr>
                <w:lang w:val="es-NI"/>
              </w:rPr>
              <w:t xml:space="preserve">ây lãi suất </w:t>
            </w:r>
            <w:r w:rsidR="00162B7A" w:rsidDel="00A34841">
              <w:rPr>
                <w:lang w:val="es-NI"/>
              </w:rPr>
              <w:t>hai chiều</w:t>
            </w:r>
            <w:r w:rsidR="00BE76E3" w:rsidDel="00A34841">
              <w:rPr>
                <w:lang w:val="es-NI"/>
              </w:rPr>
              <w:t xml:space="preserve"> </w:t>
            </w:r>
            <w:r w:rsidR="00BE76E3">
              <w:rPr>
                <w:lang w:val="es-NI"/>
              </w:rPr>
              <w:t>của các nhân tố</w:t>
            </w:r>
            <w:r w:rsidR="00DD7ED8">
              <w:rPr>
                <w:lang w:val="es-NI"/>
              </w:rPr>
              <w:t xml:space="preserve"> </w:t>
            </w:r>
            <m:oMath>
              <m:r>
                <w:rPr>
                  <w:rFonts w:ascii="Cambria Math" w:hAnsi="Cambria Math"/>
                  <w:lang w:val="es-NI"/>
                </w:rPr>
                <m:t>x(t)</m:t>
              </m:r>
            </m:oMath>
            <w:r w:rsidR="00DD7ED8">
              <w:rPr>
                <w:rFonts w:eastAsiaTheme="minorEastAsia"/>
                <w:lang w:val="es-NI"/>
              </w:rPr>
              <w:t xml:space="preserve"> và </w:t>
            </w:r>
            <m:oMath>
              <m:r>
                <w:rPr>
                  <w:rFonts w:ascii="Cambria Math" w:eastAsiaTheme="minorEastAsia" w:hAnsi="Cambria Math"/>
                  <w:lang w:val="es-NI"/>
                </w:rPr>
                <m:t>y(t)</m:t>
              </m:r>
            </m:oMath>
            <w:r w:rsidR="008B391A">
              <w:rPr>
                <w:lang w:val="es-NI"/>
              </w:rPr>
              <w:t>. C</w:t>
            </w:r>
            <w:r w:rsidR="00B173B9">
              <w:rPr>
                <w:rFonts w:eastAsiaTheme="minorEastAsia"/>
                <w:lang w:val="es-NI"/>
              </w:rPr>
              <w:t xml:space="preserve">hỉ số </w:t>
            </w:r>
            <m:oMath>
              <m:d>
                <m:dPr>
                  <m:ctrlPr>
                    <w:rPr>
                      <w:rFonts w:ascii="Cambria Math" w:eastAsiaTheme="minorEastAsia" w:hAnsi="Cambria Math"/>
                      <w:i/>
                      <w:lang w:val="es-NI"/>
                    </w:rPr>
                  </m:ctrlPr>
                </m:dPr>
                <m:e>
                  <m:r>
                    <w:rPr>
                      <w:rFonts w:ascii="Cambria Math" w:eastAsiaTheme="minorEastAsia" w:hAnsi="Cambria Math"/>
                      <w:lang w:val="es-NI"/>
                    </w:rPr>
                    <m:t>i, j, k</m:t>
                  </m:r>
                </m:e>
              </m:d>
            </m:oMath>
            <w:r w:rsidR="008F14AB">
              <w:rPr>
                <w:rFonts w:eastAsiaTheme="minorEastAsia"/>
                <w:lang w:val="es-NI"/>
              </w:rPr>
              <w:t xml:space="preserve"> </w:t>
            </w:r>
            <w:r w:rsidR="00B173B9">
              <w:rPr>
                <w:rFonts w:eastAsiaTheme="minorEastAsia"/>
                <w:lang w:val="es-NI"/>
              </w:rPr>
              <w:t>tại mỗi nút</w:t>
            </w:r>
            <w:r w:rsidR="00B01939">
              <w:rPr>
                <w:rFonts w:eastAsiaTheme="minorEastAsia"/>
                <w:lang w:val="es-NI"/>
              </w:rPr>
              <w:t xml:space="preserve"> lần lượt biểu thị các chiều</w:t>
            </w:r>
            <w:ins w:id="558" w:author="Quant Department - HO" w:date="2026-08-28T10:48:00Z" w16du:dateUtc="2026-08-28T03:48:00Z">
              <w:r w:rsidR="00A7265A">
                <w:rPr>
                  <w:rFonts w:eastAsiaTheme="minorEastAsia"/>
                  <w:lang w:val="es-NI"/>
                </w:rPr>
                <w:t xml:space="preserve"> của</w:t>
              </w:r>
            </w:ins>
            <w:r w:rsidR="00B01939">
              <w:rPr>
                <w:rFonts w:eastAsiaTheme="minorEastAsia"/>
                <w:lang w:val="es-NI"/>
              </w:rPr>
              <w:t xml:space="preserve"> thời gian, c</w:t>
            </w:r>
            <w:ins w:id="559" w:author="Quant Department - HO" w:date="2026-08-28T10:48:00Z" w16du:dateUtc="2026-08-28T03:48:00Z">
              <w:r w:rsidR="00A7265A">
                <w:rPr>
                  <w:rFonts w:eastAsiaTheme="minorEastAsia"/>
                  <w:lang w:val="es-NI"/>
                </w:rPr>
                <w:t>ủa</w:t>
              </w:r>
            </w:ins>
            <w:del w:id="560" w:author="Quant Department - HO" w:date="2026-08-28T10:48:00Z" w16du:dateUtc="2026-08-28T03:48:00Z">
              <w:r w:rsidR="00B01939" w:rsidDel="00A7265A">
                <w:rPr>
                  <w:rFonts w:eastAsiaTheme="minorEastAsia"/>
                  <w:lang w:val="es-NI"/>
                </w:rPr>
                <w:delText>hiều</w:delText>
              </w:r>
            </w:del>
            <w:r w:rsidR="00B01939">
              <w:rPr>
                <w:rFonts w:eastAsiaTheme="minorEastAsia"/>
                <w:lang w:val="es-NI"/>
              </w:rPr>
              <w:t xml:space="preserve"> </w:t>
            </w:r>
            <w:r w:rsidR="00037AE7">
              <w:rPr>
                <w:rFonts w:eastAsiaTheme="minorEastAsia"/>
                <w:lang w:val="es-NI"/>
              </w:rPr>
              <w:t>LSCK</w:t>
            </w:r>
            <w:r w:rsidR="00B01939">
              <w:rPr>
                <w:rFonts w:eastAsiaTheme="minorEastAsia"/>
                <w:lang w:val="es-NI"/>
              </w:rPr>
              <w:t>, c</w:t>
            </w:r>
            <w:ins w:id="561" w:author="Quant Department - HO" w:date="2026-08-28T10:48:00Z" w16du:dateUtc="2026-08-28T03:48:00Z">
              <w:r w:rsidR="00A7265A">
                <w:rPr>
                  <w:rFonts w:eastAsiaTheme="minorEastAsia"/>
                  <w:lang w:val="es-NI"/>
                </w:rPr>
                <w:t>ủa</w:t>
              </w:r>
            </w:ins>
            <w:del w:id="562" w:author="Quant Department - HO" w:date="2026-08-28T10:48:00Z" w16du:dateUtc="2026-08-28T03:48:00Z">
              <w:r w:rsidR="00B01939" w:rsidDel="00A7265A">
                <w:rPr>
                  <w:rFonts w:eastAsiaTheme="minorEastAsia"/>
                  <w:lang w:val="es-NI"/>
                </w:rPr>
                <w:delText>hiều</w:delText>
              </w:r>
            </w:del>
            <w:r w:rsidR="00B01939">
              <w:rPr>
                <w:rFonts w:eastAsiaTheme="minorEastAsia"/>
                <w:lang w:val="es-NI"/>
              </w:rPr>
              <w:t xml:space="preserve"> </w:t>
            </w:r>
            <w:r w:rsidR="00037AE7">
              <w:rPr>
                <w:rFonts w:eastAsiaTheme="minorEastAsia"/>
                <w:lang w:val="es-NI"/>
              </w:rPr>
              <w:t>LSTC</w:t>
            </w:r>
            <w:r w:rsidR="00B01939">
              <w:rPr>
                <w:rFonts w:eastAsiaTheme="minorEastAsia"/>
                <w:lang w:val="es-NI"/>
              </w:rPr>
              <w:t>.</w:t>
            </w:r>
            <w:r w:rsidR="005B14D0">
              <w:rPr>
                <w:rFonts w:eastAsiaTheme="minorEastAsia"/>
                <w:lang w:val="es-NI"/>
              </w:rPr>
              <w:t xml:space="preserve"> </w:t>
            </w:r>
          </w:p>
          <w:p w14:paraId="7EA96998" w14:textId="2DA94E65" w:rsidR="007A7D0D" w:rsidRDefault="005B14D0" w:rsidP="002F179D">
            <w:pPr>
              <w:rPr>
                <w:lang w:val="es-NI"/>
              </w:rPr>
            </w:pPr>
            <w:r>
              <w:rPr>
                <w:rFonts w:eastAsiaTheme="minorEastAsia"/>
                <w:lang w:val="es-NI"/>
              </w:rPr>
              <w:lastRenderedPageBreak/>
              <w:t xml:space="preserve">Quá trình </w:t>
            </w:r>
            <w:r w:rsidR="00344B2A">
              <w:rPr>
                <w:rFonts w:eastAsiaTheme="minorEastAsia"/>
                <w:lang w:val="es-NI"/>
              </w:rPr>
              <w:t>xây dựng cây lãi suất ba chiều</w:t>
            </w:r>
            <w:r>
              <w:rPr>
                <w:rFonts w:eastAsiaTheme="minorEastAsia"/>
                <w:lang w:val="es-NI"/>
              </w:rPr>
              <w:t xml:space="preserve"> như sau:</w:t>
            </w:r>
          </w:p>
          <w:p w14:paraId="40940A44" w14:textId="051EC2D9" w:rsidR="00FD5D1A" w:rsidRPr="00E013F3" w:rsidRDefault="00F2798E" w:rsidP="00E013F3">
            <w:pPr>
              <w:pStyle w:val="TLXDMHBullet1"/>
              <w:rPr>
                <w:lang w:val="es-NI"/>
              </w:rPr>
            </w:pPr>
            <w:r w:rsidRPr="00E013F3">
              <w:rPr>
                <w:lang w:val="es-NI"/>
              </w:rPr>
              <w:t xml:space="preserve">Tại mỗi nút </w:t>
            </w:r>
            <m:oMath>
              <m:d>
                <m:dPr>
                  <m:ctrlPr>
                    <w:rPr>
                      <w:rFonts w:ascii="Cambria Math" w:hAnsi="Cambria Math"/>
                      <w:i/>
                      <w:lang w:val="es-NI"/>
                    </w:rPr>
                  </m:ctrlPr>
                </m:dPr>
                <m:e>
                  <m:r>
                    <w:rPr>
                      <w:rFonts w:ascii="Cambria Math" w:hAnsi="Cambria Math"/>
                      <w:lang w:val="es-NI"/>
                    </w:rPr>
                    <m:t>i, j, k</m:t>
                  </m:r>
                </m:e>
              </m:d>
            </m:oMath>
            <w:r w:rsidR="00197F9D">
              <w:rPr>
                <w:rFonts w:eastAsiaTheme="minorEastAsia"/>
                <w:lang w:val="es-NI"/>
              </w:rPr>
              <w:t xml:space="preserve"> (với </w:t>
            </w:r>
            <m:oMath>
              <m:r>
                <w:rPr>
                  <w:rFonts w:ascii="Cambria Math" w:eastAsiaTheme="minorEastAsia" w:hAnsi="Cambria Math"/>
                  <w:lang w:val="es-NI"/>
                </w:rPr>
                <m:t>i≤N-1</m:t>
              </m:r>
            </m:oMath>
            <w:r w:rsidR="00197F9D">
              <w:rPr>
                <w:rFonts w:eastAsiaTheme="minorEastAsia"/>
                <w:lang w:val="es-NI"/>
              </w:rPr>
              <w:t>)</w:t>
            </w:r>
            <w:r w:rsidRPr="00E013F3">
              <w:rPr>
                <w:lang w:val="es-NI"/>
              </w:rPr>
              <w:t xml:space="preserve">, mỗi giá trị </w:t>
            </w:r>
            <m:oMath>
              <m:sSub>
                <m:sSubPr>
                  <m:ctrlPr>
                    <w:rPr>
                      <w:rFonts w:ascii="Cambria Math" w:hAnsi="Cambria Math"/>
                      <w:i/>
                      <w:lang w:val="es-NI"/>
                    </w:rPr>
                  </m:ctrlPr>
                </m:sSubPr>
                <m:e>
                  <m:r>
                    <w:rPr>
                      <w:rFonts w:ascii="Cambria Math" w:hAnsi="Cambria Math"/>
                      <w:lang w:val="es-NI"/>
                    </w:rPr>
                    <m:t>x</m:t>
                  </m:r>
                </m:e>
                <m:sub>
                  <m:r>
                    <w:rPr>
                      <w:rFonts w:ascii="Cambria Math" w:hAnsi="Cambria Math"/>
                      <w:lang w:val="es-NI"/>
                    </w:rPr>
                    <m:t>j</m:t>
                  </m:r>
                </m:sub>
              </m:sSub>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oMath>
            <w:r w:rsidRPr="00E013F3">
              <w:rPr>
                <w:lang w:val="es-NI"/>
              </w:rPr>
              <w:t xml:space="preserve"> và </w:t>
            </w:r>
            <m:oMath>
              <m:sSub>
                <m:sSubPr>
                  <m:ctrlPr>
                    <w:rPr>
                      <w:rFonts w:ascii="Cambria Math" w:hAnsi="Cambria Math"/>
                      <w:i/>
                      <w:lang w:val="es-NI"/>
                    </w:rPr>
                  </m:ctrlPr>
                </m:sSubPr>
                <m:e>
                  <m:r>
                    <w:rPr>
                      <w:rFonts w:ascii="Cambria Math" w:hAnsi="Cambria Math"/>
                      <w:lang w:val="es-NI"/>
                    </w:rPr>
                    <m:t>y</m:t>
                  </m:r>
                </m:e>
                <m:sub>
                  <m:r>
                    <w:rPr>
                      <w:rFonts w:ascii="Cambria Math" w:hAnsi="Cambria Math"/>
                      <w:lang w:val="es-NI"/>
                    </w:rPr>
                    <m:t>k</m:t>
                  </m:r>
                </m:sub>
              </m:sSub>
              <m:r>
                <w:rPr>
                  <w:rFonts w:ascii="Cambria Math" w:hAnsi="Cambria Math"/>
                  <w:lang w:val="es-NI"/>
                </w:rPr>
                <m:t>(</m:t>
              </m:r>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r>
                <w:rPr>
                  <w:rFonts w:ascii="Cambria Math" w:hAnsi="Cambria Math"/>
                  <w:lang w:val="es-NI"/>
                </w:rPr>
                <m:t>)</m:t>
              </m:r>
            </m:oMath>
            <w:r w:rsidRPr="00E013F3">
              <w:rPr>
                <w:lang w:val="es-NI"/>
              </w:rPr>
              <w:t xml:space="preserve"> rẽ theo 1 trong 3 nhánh </w:t>
            </w:r>
            <w:r w:rsidR="005B14D0" w:rsidRPr="00E013F3">
              <w:rPr>
                <w:lang w:val="es-NI"/>
              </w:rPr>
              <w:t xml:space="preserve">(đi lên, đi ngang, đi xuống) </w:t>
            </w:r>
            <w:r w:rsidR="00530AAE" w:rsidRPr="00E013F3">
              <w:rPr>
                <w:lang w:val="es-NI"/>
              </w:rPr>
              <w:t xml:space="preserve">tạo ra 9 tổ hợp với xác suất </w:t>
            </w:r>
            <w:r w:rsidR="00A8029E">
              <w:rPr>
                <w:lang w:val="es-NI"/>
              </w:rPr>
              <w:t>đã điều chỉnh theo tương quan</w:t>
            </w:r>
            <w:r w:rsidR="007A131B">
              <w:rPr>
                <w:lang w:val="es-NI"/>
              </w:rPr>
              <w:t xml:space="preserve"> của</w:t>
            </w:r>
            <w:r w:rsidR="00530AAE" w:rsidRPr="00E013F3">
              <w:rPr>
                <w:lang w:val="es-NI"/>
              </w:rPr>
              <w:t xml:space="preserve"> </w:t>
            </w:r>
            <w:r w:rsidR="007A131B" w:rsidRPr="00E013F3">
              <w:rPr>
                <w:lang w:val="es-NI"/>
              </w:rPr>
              <w:t>mỗi tổ hợp</w:t>
            </w:r>
            <w:r w:rsidR="007A131B">
              <w:rPr>
                <w:lang w:val="es-NI"/>
              </w:rPr>
              <w:t xml:space="preserve"> </w:t>
            </w:r>
            <w:r w:rsidR="00530AAE" w:rsidRPr="00E013F3">
              <w:rPr>
                <w:lang w:val="es-NI"/>
              </w:rPr>
              <w:t>như sau:</w:t>
            </w:r>
          </w:p>
          <w:p w14:paraId="512C8649" w14:textId="67393B65" w:rsidR="006E305A" w:rsidRPr="00AC06B6" w:rsidRDefault="00000000" w:rsidP="000726C3">
            <w:pPr>
              <w:pStyle w:val="TLXDMHBullet2"/>
              <w:numPr>
                <w:ilvl w:val="0"/>
                <w:numId w:val="0"/>
              </w:numPr>
              <w:ind w:left="624"/>
              <w:rPr>
                <w:rFonts w:eastAsiaTheme="minorEastAsia"/>
                <w:lang w:val="es-NI"/>
              </w:rPr>
            </w:pPr>
            <m:oMathPara>
              <m:oMath>
                <m:sSub>
                  <m:sSubPr>
                    <m:ctrlPr>
                      <w:rPr>
                        <w:rFonts w:ascii="Cambria Math" w:eastAsiaTheme="minorEastAsia" w:hAnsi="Cambria Math"/>
                        <w:i/>
                        <w:lang w:val="es-NI"/>
                      </w:rPr>
                    </m:ctrlPr>
                  </m:sSubPr>
                  <m:e>
                    <m:r>
                      <w:rPr>
                        <w:rFonts w:ascii="Cambria Math" w:eastAsiaTheme="minorEastAsia" w:hAnsi="Cambria Math"/>
                        <w:lang w:val="es-NI"/>
                      </w:rPr>
                      <m:t>p</m:t>
                    </m:r>
                  </m:e>
                  <m:sub>
                    <m:r>
                      <w:rPr>
                        <w:rFonts w:ascii="Cambria Math" w:eastAsiaTheme="minorEastAsia" w:hAnsi="Cambria Math"/>
                        <w:lang w:val="es-NI"/>
                      </w:rPr>
                      <m:t>ab</m:t>
                    </m:r>
                  </m:sub>
                </m:sSub>
                <m:r>
                  <w:rPr>
                    <w:rFonts w:ascii="Cambria Math" w:eastAsiaTheme="minorEastAsia" w:hAnsi="Cambria Math"/>
                    <w:lang w:val="es-NI"/>
                  </w:rPr>
                  <m:t>=</m:t>
                </m:r>
                <m:sSubSup>
                  <m:sSubSupPr>
                    <m:ctrlPr>
                      <w:rPr>
                        <w:rFonts w:ascii="Cambria Math" w:hAnsi="Cambria Math"/>
                        <w:i/>
                        <w:lang w:val="es-NI"/>
                      </w:rPr>
                    </m:ctrlPr>
                  </m:sSubSupPr>
                  <m:e>
                    <m:r>
                      <w:rPr>
                        <w:rFonts w:ascii="Cambria Math" w:hAnsi="Cambria Math"/>
                        <w:lang w:val="es-NI"/>
                      </w:rPr>
                      <m:t>p</m:t>
                    </m:r>
                  </m:e>
                  <m:sub>
                    <m:r>
                      <w:rPr>
                        <w:rFonts w:ascii="Cambria Math" w:hAnsi="Cambria Math"/>
                        <w:lang w:val="es-NI"/>
                      </w:rPr>
                      <m:t>ab</m:t>
                    </m:r>
                  </m:sub>
                  <m:sup>
                    <m:r>
                      <w:rPr>
                        <w:rFonts w:ascii="Cambria Math" w:hAnsi="Cambria Math"/>
                        <w:lang w:val="es-NI"/>
                      </w:rPr>
                      <m:t>0</m:t>
                    </m:r>
                  </m:sup>
                </m:sSubSup>
                <m:r>
                  <w:rPr>
                    <w:rFonts w:ascii="Cambria Math" w:hAnsi="Cambria Math"/>
                    <w:lang w:val="es-NI"/>
                  </w:rPr>
                  <m:t>+λ∙</m:t>
                </m:r>
                <m:f>
                  <m:fPr>
                    <m:ctrlPr>
                      <w:rPr>
                        <w:rFonts w:ascii="Cambria Math" w:hAnsi="Cambria Math"/>
                        <w:i/>
                        <w:lang w:val="es-NI"/>
                      </w:rPr>
                    </m:ctrlPr>
                  </m:fPr>
                  <m:num>
                    <m:r>
                      <w:rPr>
                        <w:rFonts w:ascii="Cambria Math" w:hAnsi="Cambria Math"/>
                        <w:lang w:val="es-NI"/>
                      </w:rPr>
                      <m:t>ρ</m:t>
                    </m:r>
                  </m:num>
                  <m:den>
                    <m:r>
                      <w:rPr>
                        <w:rFonts w:ascii="Cambria Math" w:hAnsi="Cambria Math"/>
                        <w:lang w:val="es-NI"/>
                      </w:rPr>
                      <m:t>36</m:t>
                    </m:r>
                  </m:den>
                </m:f>
                <m:r>
                  <w:rPr>
                    <w:rFonts w:ascii="Cambria Math" w:hAnsi="Cambria Math"/>
                    <w:lang w:val="es-NI"/>
                  </w:rPr>
                  <m:t>∙</m:t>
                </m:r>
                <m:sSub>
                  <m:sSubPr>
                    <m:ctrlPr>
                      <w:rPr>
                        <w:rFonts w:ascii="Cambria Math" w:hAnsi="Cambria Math"/>
                        <w:i/>
                        <w:lang w:val="es-NI"/>
                      </w:rPr>
                    </m:ctrlPr>
                  </m:sSubPr>
                  <m:e>
                    <m:r>
                      <w:rPr>
                        <w:rFonts w:ascii="Cambria Math" w:hAnsi="Cambria Math"/>
                        <w:lang w:val="es-NI"/>
                      </w:rPr>
                      <m:t>M</m:t>
                    </m:r>
                  </m:e>
                  <m:sub>
                    <m:r>
                      <w:rPr>
                        <w:rFonts w:ascii="Cambria Math" w:hAnsi="Cambria Math"/>
                        <w:lang w:val="es-NI"/>
                      </w:rPr>
                      <m:t>ab</m:t>
                    </m:r>
                  </m:sub>
                </m:sSub>
              </m:oMath>
            </m:oMathPara>
          </w:p>
          <w:p w14:paraId="4D667432" w14:textId="28EA8B8B" w:rsidR="00E52401" w:rsidRPr="00E52401" w:rsidRDefault="00E52401" w:rsidP="00E52401">
            <w:pPr>
              <w:pStyle w:val="TLXDMHBullet1"/>
              <w:rPr>
                <w:lang w:val="es-NI"/>
              </w:rPr>
            </w:pPr>
            <w:r>
              <w:rPr>
                <w:lang w:val="es-NI"/>
              </w:rPr>
              <w:t xml:space="preserve">Xác định hệ số chiết khấu và coupon (nếu có) tại mỗi nút </w:t>
            </w:r>
            <m:oMath>
              <m:r>
                <w:rPr>
                  <w:rFonts w:ascii="Cambria Math" w:hAnsi="Cambria Math"/>
                  <w:lang w:val="es-NI"/>
                </w:rPr>
                <m:t>(i, j, k)</m:t>
              </m:r>
            </m:oMath>
            <w:r>
              <w:rPr>
                <w:rFonts w:eastAsiaTheme="minorEastAsia"/>
                <w:lang w:val="es-NI"/>
              </w:rPr>
              <w:t>:</w:t>
            </w:r>
          </w:p>
          <w:p w14:paraId="70C85240" w14:textId="2B8B7B6B" w:rsidR="00E52401" w:rsidRDefault="00E52401" w:rsidP="00E52401">
            <w:pPr>
              <w:pStyle w:val="TLXDMHBullet2"/>
              <w:rPr>
                <w:lang w:val="es-NI"/>
              </w:rPr>
            </w:pPr>
            <w:r>
              <w:rPr>
                <w:lang w:val="es-NI"/>
              </w:rPr>
              <w:t>Hệ số chiết khấu:</w:t>
            </w:r>
          </w:p>
          <w:p w14:paraId="2D9B0631" w14:textId="7989ADCB" w:rsidR="005117A1" w:rsidRPr="005117A1" w:rsidRDefault="00027EF5" w:rsidP="005117A1">
            <w:pPr>
              <w:rPr>
                <w:rFonts w:eastAsiaTheme="minorEastAsia"/>
                <w:lang w:val="es-NI"/>
              </w:rPr>
            </w:pPr>
            <m:oMathPara>
              <m:oMath>
                <m:r>
                  <w:rPr>
                    <w:rFonts w:ascii="Cambria Math" w:eastAsiaTheme="minorEastAsia" w:hAnsi="Cambria Math"/>
                    <w:lang w:val="es-NI"/>
                  </w:rPr>
                  <m:t>D</m:t>
                </m:r>
                <m:d>
                  <m:dPr>
                    <m:ctrlPr>
                      <w:rPr>
                        <w:rFonts w:ascii="Cambria Math" w:eastAsiaTheme="minorEastAsia"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x</m:t>
                        </m:r>
                      </m:e>
                      <m:sub>
                        <m:r>
                          <w:rPr>
                            <w:rFonts w:ascii="Cambria Math" w:eastAsiaTheme="minorEastAsia" w:hAnsi="Cambria Math"/>
                            <w:lang w:val="es-NI"/>
                          </w:rPr>
                          <m:t>j</m:t>
                        </m:r>
                      </m:sub>
                    </m:sSub>
                    <m:d>
                      <m:dPr>
                        <m:ctrlPr>
                          <w:rPr>
                            <w:rFonts w:ascii="Cambria Math" w:eastAsiaTheme="minorEastAsia"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e>
                    </m:d>
                  </m:e>
                </m:d>
                <m:r>
                  <w:rPr>
                    <w:rFonts w:ascii="Cambria Math" w:eastAsiaTheme="minorEastAsia" w:hAnsi="Cambria Math"/>
                    <w:lang w:val="es-NI"/>
                  </w:rPr>
                  <m:t>=</m:t>
                </m:r>
                <m:sSup>
                  <m:sSupPr>
                    <m:ctrlPr>
                      <w:rPr>
                        <w:rFonts w:ascii="Cambria Math" w:eastAsiaTheme="minorEastAsia" w:hAnsi="Cambria Math"/>
                        <w:i/>
                        <w:lang w:val="es-NI"/>
                      </w:rPr>
                    </m:ctrlPr>
                  </m:sSupPr>
                  <m:e>
                    <m:r>
                      <w:rPr>
                        <w:rFonts w:ascii="Cambria Math" w:eastAsiaTheme="minorEastAsia" w:hAnsi="Cambria Math"/>
                        <w:lang w:val="es-NI"/>
                      </w:rPr>
                      <m:t>e</m:t>
                    </m:r>
                  </m:e>
                  <m:sup>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R</m:t>
                        </m:r>
                      </m:e>
                      <m:sub>
                        <m:r>
                          <w:rPr>
                            <w:rFonts w:ascii="Cambria Math" w:eastAsiaTheme="minorEastAsia" w:hAnsi="Cambria Math"/>
                            <w:lang w:val="es-NI"/>
                          </w:rPr>
                          <m:t>r</m:t>
                        </m:r>
                      </m:sub>
                    </m:sSub>
                    <m:d>
                      <m:dPr>
                        <m:ctrlPr>
                          <w:rPr>
                            <w:rFonts w:ascii="Cambria Math" w:eastAsiaTheme="minorEastAsia"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r>
                          <w:rPr>
                            <w:rFonts w:ascii="Cambria Math" w:eastAsiaTheme="minorEastAsia" w:hAnsi="Cambria Math"/>
                            <w:lang w:val="es-NI"/>
                          </w:rPr>
                          <m:t xml:space="preserve">, </m:t>
                        </m:r>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i+1</m:t>
                            </m:r>
                          </m:sub>
                        </m:sSub>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x</m:t>
                            </m:r>
                          </m:e>
                          <m:sub>
                            <m:r>
                              <w:rPr>
                                <w:rFonts w:ascii="Cambria Math" w:eastAsiaTheme="minorEastAsia" w:hAnsi="Cambria Math"/>
                                <w:lang w:val="es-NI"/>
                              </w:rPr>
                              <m:t>j</m:t>
                            </m:r>
                          </m:sub>
                        </m:sSub>
                        <m:d>
                          <m:dPr>
                            <m:ctrlPr>
                              <w:rPr>
                                <w:rFonts w:ascii="Cambria Math" w:eastAsiaTheme="minorEastAsia"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e>
                        </m:d>
                      </m:e>
                    </m:d>
                    <m:r>
                      <w:rPr>
                        <w:rFonts w:ascii="Cambria Math" w:eastAsiaTheme="minorEastAsia" w:hAnsi="Cambria Math"/>
                        <w:lang w:val="es-NI"/>
                      </w:rPr>
                      <m:t>∙</m:t>
                    </m:r>
                    <m:r>
                      <m:rPr>
                        <m:sty m:val="p"/>
                      </m:rPr>
                      <w:rPr>
                        <w:rFonts w:ascii="Cambria Math" w:eastAsiaTheme="minorEastAsia" w:hAnsi="Cambria Math"/>
                        <w:lang w:val="es-NI"/>
                      </w:rPr>
                      <m:t>Δ</m:t>
                    </m:r>
                    <m:r>
                      <w:rPr>
                        <w:rFonts w:ascii="Cambria Math" w:eastAsiaTheme="minorEastAsia" w:hAnsi="Cambria Math"/>
                        <w:lang w:val="es-NI"/>
                      </w:rPr>
                      <m:t>t</m:t>
                    </m:r>
                  </m:sup>
                </m:sSup>
              </m:oMath>
            </m:oMathPara>
          </w:p>
          <w:p w14:paraId="2DCF816E" w14:textId="5D71BEF0" w:rsidR="00E52401" w:rsidRDefault="005117A1" w:rsidP="00E52401">
            <w:pPr>
              <w:pStyle w:val="TLXDMHBullet2"/>
              <w:rPr>
                <w:lang w:val="es-NI"/>
              </w:rPr>
            </w:pPr>
            <w:r>
              <w:rPr>
                <w:lang w:val="es-NI"/>
              </w:rPr>
              <w:t>Giá trị</w:t>
            </w:r>
            <w:r w:rsidR="00AD0B0B">
              <w:rPr>
                <w:lang w:val="es-NI"/>
              </w:rPr>
              <w:t xml:space="preserve"> dòng tiền</w:t>
            </w:r>
            <w:r>
              <w:rPr>
                <w:lang w:val="es-NI"/>
              </w:rPr>
              <w:t xml:space="preserve"> coupon (nếu có):</w:t>
            </w:r>
          </w:p>
          <w:p w14:paraId="54E60659" w14:textId="30A425D0" w:rsidR="000B3BEA" w:rsidRDefault="00077784" w:rsidP="000B3BEA">
            <w:pPr>
              <w:pStyle w:val="TLXDMHBullet2"/>
              <w:numPr>
                <w:ilvl w:val="0"/>
                <w:numId w:val="0"/>
              </w:numPr>
              <w:ind w:left="624"/>
              <w:rPr>
                <w:lang w:val="es-NI"/>
              </w:rPr>
            </w:pPr>
            <m:oMathPara>
              <m:oMath>
                <m:r>
                  <w:rPr>
                    <w:rFonts w:ascii="Cambria Math" w:hAnsi="Cambria Math"/>
                    <w:lang w:val="es-NI"/>
                  </w:rPr>
                  <m:t>C</m:t>
                </m:r>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y</m:t>
                        </m:r>
                      </m:e>
                      <m:sub>
                        <m:r>
                          <w:rPr>
                            <w:rFonts w:ascii="Cambria Math" w:hAnsi="Cambria Math"/>
                            <w:lang w:val="es-NI"/>
                          </w:rPr>
                          <m:t>k</m:t>
                        </m:r>
                      </m:sub>
                    </m:sSub>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e>
                </m:d>
                <m:r>
                  <w:rPr>
                    <w:rFonts w:ascii="Cambria Math" w:hAnsi="Cambria Math"/>
                    <w:lang w:val="es-NI"/>
                  </w:rPr>
                  <m:t>=</m:t>
                </m:r>
                <m:d>
                  <m:dPr>
                    <m:begChr m:val="{"/>
                    <m:endChr m:val=""/>
                    <m:ctrlPr>
                      <w:ins w:id="563" w:author="Quant Department - HO" w:date="2026-09-04T09:54:00Z" w16du:dateUtc="2026-09-04T02:54:00Z">
                        <w:rPr>
                          <w:rFonts w:ascii="Cambria Math" w:hAnsi="Cambria Math"/>
                          <w:i/>
                          <w:lang w:val="es-NI"/>
                        </w:rPr>
                      </w:ins>
                    </m:ctrlPr>
                  </m:dPr>
                  <m:e>
                    <m:eqArr>
                      <m:eqArrPr>
                        <m:ctrlPr>
                          <w:ins w:id="564" w:author="Quant Department - HO" w:date="2026-09-04T09:54:00Z" w16du:dateUtc="2026-09-04T02:54:00Z">
                            <w:rPr>
                              <w:rFonts w:ascii="Cambria Math" w:hAnsi="Cambria Math"/>
                              <w:i/>
                              <w:lang w:val="es-NI"/>
                            </w:rPr>
                          </w:ins>
                        </m:ctrlPr>
                      </m:eqArrPr>
                      <m:e>
                        <m:r>
                          <w:ins w:id="565" w:author="Quant Department - HO" w:date="2026-09-04T09:55:00Z" w16du:dateUtc="2026-09-04T02:55:00Z">
                            <w:rPr>
                              <w:rFonts w:ascii="Cambria Math" w:hAnsi="Cambria Math"/>
                              <w:lang w:val="es-NI"/>
                            </w:rPr>
                            <m:t>P∙</m:t>
                          </w:ins>
                        </m:r>
                        <m:sSub>
                          <m:sSubPr>
                            <m:ctrlPr>
                              <w:ins w:id="566" w:author="Quant Department - HO" w:date="2026-09-04T09:55:00Z" w16du:dateUtc="2026-09-04T02:55:00Z">
                                <w:rPr>
                                  <w:rFonts w:ascii="Cambria Math" w:hAnsi="Cambria Math"/>
                                  <w:i/>
                                  <w:lang w:val="es-NI"/>
                                </w:rPr>
                              </w:ins>
                            </m:ctrlPr>
                          </m:sSubPr>
                          <m:e>
                            <m:r>
                              <w:ins w:id="567" w:author="Quant Department - HO" w:date="2026-09-04T09:55:00Z" w16du:dateUtc="2026-09-04T02:55:00Z">
                                <w:rPr>
                                  <w:rFonts w:ascii="Cambria Math" w:hAnsi="Cambria Math"/>
                                  <w:lang w:val="es-NI"/>
                                </w:rPr>
                                <m:t>τ</m:t>
                              </w:ins>
                            </m:r>
                          </m:e>
                          <m:sub>
                            <m:r>
                              <w:ins w:id="568" w:author="Quant Department - HO" w:date="2026-09-04T09:55:00Z" w16du:dateUtc="2026-09-04T02:55:00Z">
                                <w:rPr>
                                  <w:rFonts w:ascii="Cambria Math" w:hAnsi="Cambria Math"/>
                                  <w:lang w:val="es-NI"/>
                                </w:rPr>
                                <m:t>acc</m:t>
                              </w:ins>
                            </m:r>
                          </m:sub>
                        </m:sSub>
                        <m:r>
                          <w:ins w:id="569" w:author="Quant Department - HO" w:date="2026-09-04T09:55:00Z" w16du:dateUtc="2026-09-04T02:55:00Z">
                            <w:rPr>
                              <w:rFonts w:ascii="Cambria Math" w:hAnsi="Cambria Math"/>
                              <w:lang w:val="es-NI"/>
                            </w:rPr>
                            <m:t>∙</m:t>
                          </w:ins>
                        </m:r>
                        <m:sSub>
                          <m:sSubPr>
                            <m:ctrlPr>
                              <w:ins w:id="570" w:author="Quant Department - HO" w:date="2026-09-04T09:55:00Z" w16du:dateUtc="2026-09-04T02:55:00Z">
                                <w:rPr>
                                  <w:rFonts w:ascii="Cambria Math" w:hAnsi="Cambria Math"/>
                                  <w:i/>
                                  <w:lang w:val="es-NI"/>
                                </w:rPr>
                              </w:ins>
                            </m:ctrlPr>
                          </m:sSubPr>
                          <m:e>
                            <m:r>
                              <w:ins w:id="571" w:author="Quant Department - HO" w:date="2026-09-04T09:55:00Z" w16du:dateUtc="2026-09-04T02:55:00Z">
                                <w:rPr>
                                  <w:rFonts w:ascii="Cambria Math" w:hAnsi="Cambria Math"/>
                                  <w:lang w:val="es-NI"/>
                                </w:rPr>
                                <m:t>R</m:t>
                              </w:ins>
                            </m:r>
                          </m:e>
                          <m:sub>
                            <m:r>
                              <w:ins w:id="572" w:author="Quant Department - HO" w:date="2026-09-04T09:55:00Z" w16du:dateUtc="2026-09-04T02:55:00Z">
                                <w:rPr>
                                  <w:rFonts w:ascii="Cambria Math" w:hAnsi="Cambria Math"/>
                                  <w:lang w:val="es-NI"/>
                                </w:rPr>
                                <m:t>coupon</m:t>
                              </w:ins>
                            </m:r>
                          </m:sub>
                        </m:sSub>
                        <m:d>
                          <m:dPr>
                            <m:ctrlPr>
                              <w:ins w:id="573" w:author="Quant Department - HO" w:date="2026-09-04T09:55:00Z" w16du:dateUtc="2026-09-04T02:55:00Z">
                                <w:rPr>
                                  <w:rFonts w:ascii="Cambria Math" w:eastAsiaTheme="minorEastAsia" w:hAnsi="Cambria Math"/>
                                  <w:i/>
                                  <w:lang w:val="es-NI"/>
                                </w:rPr>
                              </w:ins>
                            </m:ctrlPr>
                          </m:dPr>
                          <m:e>
                            <m:sSub>
                              <m:sSubPr>
                                <m:ctrlPr>
                                  <w:ins w:id="574" w:author="Quant Department - HO" w:date="2026-09-04T09:55:00Z" w16du:dateUtc="2026-09-04T02:55:00Z">
                                    <w:rPr>
                                      <w:rFonts w:ascii="Cambria Math" w:hAnsi="Cambria Math"/>
                                      <w:i/>
                                      <w:lang w:val="es-NI"/>
                                    </w:rPr>
                                  </w:ins>
                                </m:ctrlPr>
                              </m:sSubPr>
                              <m:e>
                                <m:r>
                                  <w:ins w:id="575" w:author="Quant Department - HO" w:date="2026-09-04T09:55:00Z" w16du:dateUtc="2026-09-04T02:55:00Z">
                                    <w:rPr>
                                      <w:rFonts w:ascii="Cambria Math" w:hAnsi="Cambria Math"/>
                                      <w:lang w:val="es-NI"/>
                                    </w:rPr>
                                    <m:t>y</m:t>
                                  </w:ins>
                                </m:r>
                              </m:e>
                              <m:sub>
                                <m:r>
                                  <w:ins w:id="576" w:author="Quant Department - HO" w:date="2026-09-04T09:55:00Z" w16du:dateUtc="2026-09-04T02:55:00Z">
                                    <w:rPr>
                                      <w:rFonts w:ascii="Cambria Math" w:hAnsi="Cambria Math"/>
                                      <w:lang w:val="es-NI"/>
                                    </w:rPr>
                                    <m:t>k</m:t>
                                  </w:ins>
                                </m:r>
                              </m:sub>
                            </m:sSub>
                            <m:d>
                              <m:dPr>
                                <m:ctrlPr>
                                  <w:ins w:id="577" w:author="Quant Department - HO" w:date="2026-09-04T09:55:00Z" w16du:dateUtc="2026-09-04T02:55:00Z">
                                    <w:rPr>
                                      <w:rFonts w:ascii="Cambria Math" w:hAnsi="Cambria Math"/>
                                      <w:i/>
                                      <w:lang w:val="es-NI"/>
                                    </w:rPr>
                                  </w:ins>
                                </m:ctrlPr>
                              </m:dPr>
                              <m:e>
                                <m:sSub>
                                  <m:sSubPr>
                                    <m:ctrlPr>
                                      <w:ins w:id="578" w:author="Quant Department - HO" w:date="2026-09-04T09:55:00Z" w16du:dateUtc="2026-09-04T02:55:00Z">
                                        <w:rPr>
                                          <w:rFonts w:ascii="Cambria Math" w:hAnsi="Cambria Math"/>
                                          <w:i/>
                                          <w:lang w:val="es-NI"/>
                                        </w:rPr>
                                      </w:ins>
                                    </m:ctrlPr>
                                  </m:sSubPr>
                                  <m:e>
                                    <m:r>
                                      <w:ins w:id="579" w:author="Quant Department - HO" w:date="2026-09-04T09:55:00Z" w16du:dateUtc="2026-09-04T02:55:00Z">
                                        <w:rPr>
                                          <w:rFonts w:ascii="Cambria Math" w:hAnsi="Cambria Math"/>
                                          <w:lang w:val="es-NI"/>
                                        </w:rPr>
                                        <m:t>t</m:t>
                                      </w:ins>
                                    </m:r>
                                  </m:e>
                                  <m:sub>
                                    <m:r>
                                      <w:ins w:id="580" w:author="Quant Department - HO" w:date="2026-09-04T09:55:00Z" w16du:dateUtc="2026-09-04T02:55:00Z">
                                        <w:rPr>
                                          <w:rFonts w:ascii="Cambria Math" w:hAnsi="Cambria Math"/>
                                          <w:lang w:val="es-NI"/>
                                        </w:rPr>
                                        <m:t>i</m:t>
                                      </w:ins>
                                    </m:r>
                                  </m:sub>
                                </m:sSub>
                              </m:e>
                            </m:d>
                          </m:e>
                        </m:d>
                        <m:r>
                          <w:ins w:id="581" w:author="Quant Department - HO" w:date="2026-09-04T09:55:00Z" w16du:dateUtc="2026-09-04T02:55:00Z">
                            <w:rPr>
                              <w:rFonts w:ascii="Cambria Math" w:eastAsiaTheme="minorEastAsia" w:hAnsi="Cambria Math"/>
                              <w:lang w:val="es-NI"/>
                            </w:rPr>
                            <m:t>, nếu coupon được trả tại bước i</m:t>
                          </w:ins>
                        </m:r>
                      </m:e>
                      <m:e>
                        <m:r>
                          <w:ins w:id="582" w:author="Quant Department - HO" w:date="2026-09-04T09:55:00Z" w16du:dateUtc="2026-09-04T02:55:00Z">
                            <w:rPr>
                              <w:rFonts w:ascii="Cambria Math" w:hAnsi="Cambria Math"/>
                              <w:lang w:val="es-NI"/>
                            </w:rPr>
                            <m:t>0,      nếu coupon không được trả tại bước i</m:t>
                          </w:ins>
                        </m:r>
                      </m:e>
                    </m:eqArr>
                  </m:e>
                </m:d>
                <m:r>
                  <w:del w:id="583" w:author="Quant Department - HO" w:date="2026-09-04T09:55:00Z" w16du:dateUtc="2026-09-04T02:55:00Z">
                    <w:rPr>
                      <w:rFonts w:ascii="Cambria Math" w:hAnsi="Cambria Math"/>
                      <w:lang w:val="es-NI"/>
                    </w:rPr>
                    <m:t>P∙</m:t>
                  </w:del>
                </m:r>
                <m:sSub>
                  <m:sSubPr>
                    <m:ctrlPr>
                      <w:del w:id="584" w:author="Quant Department - HO" w:date="2026-09-04T09:55:00Z" w16du:dateUtc="2026-09-04T02:55:00Z">
                        <w:rPr>
                          <w:rFonts w:ascii="Cambria Math" w:hAnsi="Cambria Math"/>
                          <w:i/>
                          <w:lang w:val="es-NI"/>
                        </w:rPr>
                      </w:del>
                    </m:ctrlPr>
                  </m:sSubPr>
                  <m:e>
                    <m:r>
                      <w:del w:id="585" w:author="Quant Department - HO" w:date="2026-09-04T09:55:00Z" w16du:dateUtc="2026-09-04T02:55:00Z">
                        <w:rPr>
                          <w:rFonts w:ascii="Cambria Math" w:hAnsi="Cambria Math"/>
                          <w:lang w:val="es-NI"/>
                        </w:rPr>
                        <m:t>τ</m:t>
                      </w:del>
                    </m:r>
                  </m:e>
                  <m:sub>
                    <m:r>
                      <w:del w:id="586" w:author="Quant Department - HO" w:date="2026-09-04T09:55:00Z" w16du:dateUtc="2026-09-04T02:55:00Z">
                        <w:rPr>
                          <w:rFonts w:ascii="Cambria Math" w:hAnsi="Cambria Math"/>
                          <w:lang w:val="es-NI"/>
                        </w:rPr>
                        <m:t>acc</m:t>
                      </w:del>
                    </m:r>
                  </m:sub>
                </m:sSub>
                <m:r>
                  <w:del w:id="587" w:author="Quant Department - HO" w:date="2026-09-04T09:55:00Z" w16du:dateUtc="2026-09-04T02:55:00Z">
                    <w:rPr>
                      <w:rFonts w:ascii="Cambria Math" w:hAnsi="Cambria Math"/>
                      <w:lang w:val="es-NI"/>
                    </w:rPr>
                    <m:t>∙</m:t>
                  </w:del>
                </m:r>
                <m:sSub>
                  <m:sSubPr>
                    <m:ctrlPr>
                      <w:del w:id="588" w:author="Quant Department - HO" w:date="2026-09-04T09:55:00Z" w16du:dateUtc="2026-09-04T02:55:00Z">
                        <w:rPr>
                          <w:rFonts w:ascii="Cambria Math" w:hAnsi="Cambria Math"/>
                          <w:i/>
                          <w:lang w:val="es-NI"/>
                        </w:rPr>
                      </w:del>
                    </m:ctrlPr>
                  </m:sSubPr>
                  <m:e>
                    <m:r>
                      <w:del w:id="589" w:author="Quant Department - HO" w:date="2026-09-04T09:55:00Z" w16du:dateUtc="2026-09-04T02:55:00Z">
                        <w:rPr>
                          <w:rFonts w:ascii="Cambria Math" w:hAnsi="Cambria Math"/>
                          <w:lang w:val="es-NI"/>
                        </w:rPr>
                        <m:t>R</m:t>
                      </w:del>
                    </m:r>
                  </m:e>
                  <m:sub>
                    <m:r>
                      <w:del w:id="590" w:author="Quant Department - HO" w:date="2026-09-04T09:55:00Z" w16du:dateUtc="2026-09-04T02:55:00Z">
                        <w:rPr>
                          <w:rFonts w:ascii="Cambria Math" w:hAnsi="Cambria Math"/>
                          <w:lang w:val="es-NI"/>
                        </w:rPr>
                        <m:t>coupon</m:t>
                      </w:del>
                    </m:r>
                  </m:sub>
                </m:sSub>
                <m:d>
                  <m:dPr>
                    <m:ctrlPr>
                      <w:del w:id="591" w:author="Quant Department - HO" w:date="2026-09-04T09:55:00Z" w16du:dateUtc="2026-09-04T02:55:00Z">
                        <w:rPr>
                          <w:rFonts w:ascii="Cambria Math" w:eastAsiaTheme="minorEastAsia" w:hAnsi="Cambria Math"/>
                          <w:i/>
                          <w:lang w:val="es-NI"/>
                        </w:rPr>
                      </w:del>
                    </m:ctrlPr>
                  </m:dPr>
                  <m:e>
                    <m:sSub>
                      <m:sSubPr>
                        <m:ctrlPr>
                          <w:del w:id="592" w:author="Quant Department - HO" w:date="2026-09-04T09:55:00Z" w16du:dateUtc="2026-09-04T02:55:00Z">
                            <w:rPr>
                              <w:rFonts w:ascii="Cambria Math" w:hAnsi="Cambria Math"/>
                              <w:i/>
                              <w:lang w:val="es-NI"/>
                            </w:rPr>
                          </w:del>
                        </m:ctrlPr>
                      </m:sSubPr>
                      <m:e>
                        <m:r>
                          <w:del w:id="593" w:author="Quant Department - HO" w:date="2026-09-04T09:55:00Z" w16du:dateUtc="2026-09-04T02:55:00Z">
                            <w:rPr>
                              <w:rFonts w:ascii="Cambria Math" w:hAnsi="Cambria Math"/>
                              <w:lang w:val="es-NI"/>
                            </w:rPr>
                            <m:t>y</m:t>
                          </w:del>
                        </m:r>
                      </m:e>
                      <m:sub>
                        <m:r>
                          <w:del w:id="594" w:author="Quant Department - HO" w:date="2026-09-04T09:55:00Z" w16du:dateUtc="2026-09-04T02:55:00Z">
                            <w:rPr>
                              <w:rFonts w:ascii="Cambria Math" w:hAnsi="Cambria Math"/>
                              <w:lang w:val="es-NI"/>
                            </w:rPr>
                            <m:t>k</m:t>
                          </w:del>
                        </m:r>
                      </m:sub>
                    </m:sSub>
                    <m:d>
                      <m:dPr>
                        <m:ctrlPr>
                          <w:del w:id="595" w:author="Quant Department - HO" w:date="2026-09-04T09:55:00Z" w16du:dateUtc="2026-09-04T02:55:00Z">
                            <w:rPr>
                              <w:rFonts w:ascii="Cambria Math" w:hAnsi="Cambria Math"/>
                              <w:i/>
                              <w:lang w:val="es-NI"/>
                            </w:rPr>
                          </w:del>
                        </m:ctrlPr>
                      </m:dPr>
                      <m:e>
                        <m:sSub>
                          <m:sSubPr>
                            <m:ctrlPr>
                              <w:del w:id="596" w:author="Quant Department - HO" w:date="2026-09-04T09:55:00Z" w16du:dateUtc="2026-09-04T02:55:00Z">
                                <w:rPr>
                                  <w:rFonts w:ascii="Cambria Math" w:hAnsi="Cambria Math"/>
                                  <w:i/>
                                  <w:lang w:val="es-NI"/>
                                </w:rPr>
                              </w:del>
                            </m:ctrlPr>
                          </m:sSubPr>
                          <m:e>
                            <m:r>
                              <w:del w:id="597" w:author="Quant Department - HO" w:date="2026-09-04T09:55:00Z" w16du:dateUtc="2026-09-04T02:55:00Z">
                                <w:rPr>
                                  <w:rFonts w:ascii="Cambria Math" w:hAnsi="Cambria Math"/>
                                  <w:lang w:val="es-NI"/>
                                </w:rPr>
                                <m:t>t</m:t>
                              </w:del>
                            </m:r>
                          </m:e>
                          <m:sub>
                            <m:r>
                              <w:del w:id="598" w:author="Quant Department - HO" w:date="2026-09-04T09:55:00Z" w16du:dateUtc="2026-09-04T02:55:00Z">
                                <w:rPr>
                                  <w:rFonts w:ascii="Cambria Math" w:hAnsi="Cambria Math"/>
                                  <w:lang w:val="es-NI"/>
                                </w:rPr>
                                <m:t>i</m:t>
                              </w:del>
                            </m:r>
                          </m:sub>
                        </m:sSub>
                      </m:e>
                    </m:d>
                  </m:e>
                </m:d>
              </m:oMath>
            </m:oMathPara>
          </w:p>
          <w:p w14:paraId="5446DB21" w14:textId="7F3D5F03" w:rsidR="00AC06B6" w:rsidRDefault="00AC06B6" w:rsidP="00CA30B3">
            <w:pPr>
              <w:rPr>
                <w:lang w:val="es-NI"/>
              </w:rPr>
            </w:pPr>
            <w:r>
              <w:rPr>
                <w:lang w:val="es-NI"/>
              </w:rPr>
              <w:t>Trong đó:</w:t>
            </w:r>
          </w:p>
          <w:tbl>
            <w:tblPr>
              <w:tblStyle w:val="TLXDMHTable0"/>
              <w:tblW w:w="9257" w:type="dxa"/>
              <w:tblLayout w:type="fixed"/>
              <w:tblLook w:val="04A0" w:firstRow="1" w:lastRow="0" w:firstColumn="1" w:lastColumn="0" w:noHBand="0" w:noVBand="1"/>
              <w:tblPrChange w:id="599" w:author="Quant Department - HO" w:date="2026-08-28T15:22:00Z" w16du:dateUtc="2026-08-28T08:22:00Z">
                <w:tblPr>
                  <w:tblStyle w:val="TLXDMHTable0"/>
                  <w:tblW w:w="5000" w:type="pct"/>
                  <w:tblLook w:val="04A0" w:firstRow="1" w:lastRow="0" w:firstColumn="1" w:lastColumn="0" w:noHBand="0" w:noVBand="1"/>
                </w:tblPr>
              </w:tblPrChange>
            </w:tblPr>
            <w:tblGrid>
              <w:gridCol w:w="1748"/>
              <w:gridCol w:w="7509"/>
              <w:tblGridChange w:id="600">
                <w:tblGrid>
                  <w:gridCol w:w="1748"/>
                  <w:gridCol w:w="147"/>
                  <w:gridCol w:w="7252"/>
                  <w:gridCol w:w="110"/>
                </w:tblGrid>
              </w:tblGridChange>
            </w:tblGrid>
            <w:tr w:rsidR="00FB2680" w14:paraId="16E0854E" w14:textId="77777777" w:rsidTr="002E5CB1">
              <w:trPr>
                <w:trPrChange w:id="601" w:author="Quant Department - HO" w:date="2026-08-28T15:22:00Z" w16du:dateUtc="2026-08-28T08:22:00Z">
                  <w:trPr>
                    <w:gridAfter w:val="0"/>
                  </w:trPr>
                </w:trPrChange>
              </w:trPr>
              <w:tc>
                <w:tcPr>
                  <w:tcW w:w="944" w:type="pct"/>
                  <w:vAlign w:val="top"/>
                  <w:tcPrChange w:id="602" w:author="Quant Department - HO" w:date="2026-08-28T15:22:00Z" w16du:dateUtc="2026-08-28T08:22:00Z">
                    <w:tcPr>
                      <w:tcW w:w="955" w:type="pct"/>
                      <w:gridSpan w:val="2"/>
                    </w:tcPr>
                  </w:tcPrChange>
                </w:tcPr>
                <w:p w14:paraId="34F6841F" w14:textId="1596B353" w:rsidR="00FB2680" w:rsidRDefault="00FB2680">
                  <w:pPr>
                    <w:jc w:val="center"/>
                    <w:rPr>
                      <w:rFonts w:eastAsia="Yu Gothic" w:cs="Arial"/>
                      <w:lang w:val="es-NI"/>
                    </w:rPr>
                    <w:pPrChange w:id="603" w:author="Quant Department - HO" w:date="2026-08-28T15:20:00Z" w16du:dateUtc="2026-08-28T08:20:00Z">
                      <w:pPr/>
                    </w:pPrChange>
                  </w:pPr>
                  <m:oMathPara>
                    <m:oMath>
                      <m:r>
                        <w:rPr>
                          <w:rFonts w:ascii="Cambria Math" w:eastAsia="Yu Gothic" w:hAnsi="Cambria Math" w:cs="Arial"/>
                          <w:lang w:val="es-NI"/>
                        </w:rPr>
                        <m:t>a, b</m:t>
                      </m:r>
                    </m:oMath>
                  </m:oMathPara>
                </w:p>
              </w:tc>
              <w:tc>
                <w:tcPr>
                  <w:tcW w:w="4056" w:type="pct"/>
                  <w:tcPrChange w:id="604" w:author="Quant Department - HO" w:date="2026-08-28T15:22:00Z" w16du:dateUtc="2026-08-28T08:22:00Z">
                    <w:tcPr>
                      <w:tcW w:w="4045" w:type="pct"/>
                    </w:tcPr>
                  </w:tcPrChange>
                </w:tcPr>
                <w:p w14:paraId="70375C65" w14:textId="0AB4B3A9" w:rsidR="00FB2680" w:rsidRDefault="00027EF5" w:rsidP="00AC06B6">
                  <w:pPr>
                    <w:rPr>
                      <w:lang w:val="es-NI"/>
                    </w:rPr>
                  </w:pPr>
                  <m:oMath>
                    <m:r>
                      <w:rPr>
                        <w:rFonts w:ascii="Cambria Math" w:hAnsi="Cambria Math"/>
                        <w:lang w:val="es-NI"/>
                      </w:rPr>
                      <m:t>a, b</m:t>
                    </m:r>
                  </m:oMath>
                  <w:r w:rsidR="00712F4B">
                    <w:rPr>
                      <w:rFonts w:eastAsiaTheme="minorEastAsia"/>
                      <w:lang w:val="es-NI"/>
                    </w:rPr>
                    <w:t xml:space="preserve"> lần lượt là</w:t>
                  </w:r>
                  <w:r w:rsidR="00FB2680">
                    <w:rPr>
                      <w:lang w:val="es-NI"/>
                    </w:rPr>
                    <w:t xml:space="preserve"> chiều chuyển động của </w:t>
                  </w:r>
                  <m:oMath>
                    <m:r>
                      <w:rPr>
                        <w:rFonts w:ascii="Cambria Math" w:hAnsi="Cambria Math"/>
                        <w:lang w:val="es-NI"/>
                      </w:rPr>
                      <m:t>x, y</m:t>
                    </m:r>
                  </m:oMath>
                  <w:r w:rsidR="004011BF">
                    <w:rPr>
                      <w:rFonts w:eastAsiaTheme="minorEastAsia"/>
                      <w:lang w:val="es-NI"/>
                    </w:rPr>
                    <w:t xml:space="preserve"> từ nút </w:t>
                  </w:r>
                  <m:oMath>
                    <m:r>
                      <w:rPr>
                        <w:rFonts w:ascii="Cambria Math" w:eastAsiaTheme="minorEastAsia" w:hAnsi="Cambria Math"/>
                        <w:lang w:val="es-NI"/>
                      </w:rPr>
                      <m:t>(i, j, k)</m:t>
                    </m:r>
                  </m:oMath>
                  <w:r w:rsidR="004011BF">
                    <w:rPr>
                      <w:rFonts w:eastAsiaTheme="minorEastAsia"/>
                      <w:lang w:val="es-NI"/>
                    </w:rPr>
                    <w:t xml:space="preserve"> đến nút tiếp theo</w:t>
                  </w:r>
                  <w:r w:rsidR="00712F4B">
                    <w:rPr>
                      <w:rFonts w:eastAsiaTheme="minorEastAsia"/>
                      <w:lang w:val="es-NI"/>
                    </w:rPr>
                    <w:t xml:space="preserve"> và</w:t>
                  </w:r>
                  <w:r w:rsidR="00FB2680">
                    <w:rPr>
                      <w:rFonts w:eastAsiaTheme="minorEastAsia"/>
                      <w:lang w:val="es-NI"/>
                    </w:rPr>
                    <w:t xml:space="preserve"> </w:t>
                  </w:r>
                  <w:r w:rsidR="00FB2680">
                    <w:rPr>
                      <w:lang w:val="es-NI"/>
                    </w:rPr>
                    <w:t xml:space="preserve">nhận giá trị </w:t>
                  </w:r>
                  <m:oMath>
                    <m:r>
                      <w:rPr>
                        <w:rFonts w:ascii="Cambria Math" w:eastAsiaTheme="minorEastAsia" w:hAnsi="Cambria Math"/>
                        <w:lang w:val="es-NI"/>
                      </w:rPr>
                      <m:t>1</m:t>
                    </m:r>
                    <m:r>
                      <w:rPr>
                        <w:rFonts w:ascii="Cambria Math" w:hAnsi="Cambria Math"/>
                        <w:lang w:val="es-NI"/>
                      </w:rPr>
                      <m:t>, 2, 3</m:t>
                    </m:r>
                  </m:oMath>
                  <w:r w:rsidR="00FB2680">
                    <w:rPr>
                      <w:lang w:val="es-NI"/>
                    </w:rPr>
                    <w:t xml:space="preserve"> tương ứng với chiều đi lên, đi ngang, đi xuống</w:t>
                  </w:r>
                  <w:r w:rsidR="004011BF">
                    <w:rPr>
                      <w:lang w:val="es-NI"/>
                    </w:rPr>
                    <w:t>.</w:t>
                  </w:r>
                </w:p>
              </w:tc>
            </w:tr>
            <w:tr w:rsidR="00853DB5" w14:paraId="7E5D6991" w14:textId="77777777" w:rsidTr="002E5CB1">
              <w:trPr>
                <w:trPrChange w:id="605" w:author="Quant Department - HO" w:date="2026-08-28T15:22:00Z" w16du:dateUtc="2026-08-28T08:22:00Z">
                  <w:trPr>
                    <w:gridAfter w:val="0"/>
                  </w:trPr>
                </w:trPrChange>
              </w:trPr>
              <w:tc>
                <w:tcPr>
                  <w:tcW w:w="944" w:type="pct"/>
                  <w:vAlign w:val="top"/>
                  <w:tcPrChange w:id="606" w:author="Quant Department - HO" w:date="2026-08-28T15:22:00Z" w16du:dateUtc="2026-08-28T08:22:00Z">
                    <w:tcPr>
                      <w:tcW w:w="955" w:type="pct"/>
                      <w:gridSpan w:val="2"/>
                    </w:tcPr>
                  </w:tcPrChange>
                </w:tcPr>
                <w:p w14:paraId="18540688" w14:textId="71753A08" w:rsidR="00853DB5" w:rsidRDefault="00853DB5">
                  <w:pPr>
                    <w:jc w:val="center"/>
                    <w:rPr>
                      <w:rFonts w:eastAsia="Yu Gothic" w:cs="Arial"/>
                      <w:lang w:val="es-NI"/>
                    </w:rPr>
                    <w:pPrChange w:id="607" w:author="Quant Department - HO" w:date="2026-08-28T15:20:00Z" w16du:dateUtc="2026-08-28T08:20:00Z">
                      <w:pPr/>
                    </w:pPrChange>
                  </w:pPr>
                  <m:oMathPara>
                    <m:oMath>
                      <m:r>
                        <w:rPr>
                          <w:rFonts w:ascii="Cambria Math" w:eastAsia="Yu Gothic" w:hAnsi="Cambria Math" w:cs="Arial"/>
                          <w:lang w:val="es-NI"/>
                        </w:rPr>
                        <m:t>ρ</m:t>
                      </m:r>
                    </m:oMath>
                  </m:oMathPara>
                </w:p>
              </w:tc>
              <w:tc>
                <w:tcPr>
                  <w:tcW w:w="4056" w:type="pct"/>
                  <w:tcPrChange w:id="608" w:author="Quant Department - HO" w:date="2026-08-28T15:22:00Z" w16du:dateUtc="2026-08-28T08:22:00Z">
                    <w:tcPr>
                      <w:tcW w:w="4045" w:type="pct"/>
                    </w:tcPr>
                  </w:tcPrChange>
                </w:tcPr>
                <w:p w14:paraId="6A8B5589" w14:textId="0BA927DA" w:rsidR="00853DB5" w:rsidRDefault="00853DB5" w:rsidP="00AC06B6">
                  <w:pPr>
                    <w:rPr>
                      <w:lang w:val="es-NI"/>
                    </w:rPr>
                  </w:pPr>
                  <w:r>
                    <w:rPr>
                      <w:lang w:val="es-NI"/>
                    </w:rPr>
                    <w:t xml:space="preserve">Tương quan của cặp chuyển động Brownian </w:t>
                  </w:r>
                  <m:oMath>
                    <m:d>
                      <m:dPr>
                        <m:ctrlPr>
                          <w:rPr>
                            <w:rFonts w:ascii="Cambria Math" w:hAnsi="Cambria Math"/>
                            <w:i/>
                            <w:lang w:val="es-NI"/>
                          </w:rPr>
                        </m:ctrlPr>
                      </m:dPr>
                      <m:e>
                        <m:r>
                          <w:rPr>
                            <w:rFonts w:ascii="Cambria Math" w:hAnsi="Cambria Math"/>
                            <w:lang w:val="es-NI"/>
                          </w:rPr>
                          <m:t>d</m:t>
                        </m:r>
                        <m:sSup>
                          <m:sSupPr>
                            <m:ctrlPr>
                              <w:rPr>
                                <w:rFonts w:ascii="Cambria Math" w:hAnsi="Cambria Math"/>
                                <w:i/>
                                <w:lang w:val="es-NI"/>
                              </w:rPr>
                            </m:ctrlPr>
                          </m:sSupPr>
                          <m:e>
                            <m:r>
                              <w:rPr>
                                <w:rFonts w:ascii="Cambria Math" w:hAnsi="Cambria Math"/>
                                <w:lang w:val="es-NI"/>
                              </w:rPr>
                              <m:t>W</m:t>
                            </m:r>
                          </m:e>
                          <m:sup>
                            <m:r>
                              <w:rPr>
                                <w:rFonts w:ascii="Cambria Math" w:hAnsi="Cambria Math"/>
                                <w:lang w:val="es-NI"/>
                              </w:rPr>
                              <m:t>r</m:t>
                            </m:r>
                          </m:sup>
                        </m:sSup>
                        <m:r>
                          <w:rPr>
                            <w:rFonts w:ascii="Cambria Math" w:hAnsi="Cambria Math"/>
                            <w:lang w:val="es-NI"/>
                          </w:rPr>
                          <m:t>, d</m:t>
                        </m:r>
                        <m:sSup>
                          <m:sSupPr>
                            <m:ctrlPr>
                              <w:rPr>
                                <w:rFonts w:ascii="Cambria Math" w:hAnsi="Cambria Math"/>
                                <w:i/>
                                <w:lang w:val="es-NI"/>
                              </w:rPr>
                            </m:ctrlPr>
                          </m:sSupPr>
                          <m:e>
                            <m:r>
                              <w:rPr>
                                <w:rFonts w:ascii="Cambria Math" w:hAnsi="Cambria Math"/>
                                <w:lang w:val="es-NI"/>
                              </w:rPr>
                              <m:t>W</m:t>
                            </m:r>
                          </m:e>
                          <m:sup>
                            <m:r>
                              <w:rPr>
                                <w:rFonts w:ascii="Cambria Math" w:hAnsi="Cambria Math"/>
                                <w:lang w:val="es-NI"/>
                              </w:rPr>
                              <m:t>L</m:t>
                            </m:r>
                          </m:sup>
                        </m:sSup>
                      </m:e>
                    </m:d>
                  </m:oMath>
                </w:p>
              </w:tc>
            </w:tr>
            <w:tr w:rsidR="007F0F4E" w14:paraId="232D34CF" w14:textId="77777777" w:rsidTr="002E5CB1">
              <w:trPr>
                <w:trPrChange w:id="609" w:author="Quant Department - HO" w:date="2026-08-28T15:22:00Z" w16du:dateUtc="2026-08-28T08:22:00Z">
                  <w:trPr>
                    <w:gridAfter w:val="0"/>
                  </w:trPr>
                </w:trPrChange>
              </w:trPr>
              <w:tc>
                <w:tcPr>
                  <w:tcW w:w="944" w:type="pct"/>
                  <w:vAlign w:val="top"/>
                  <w:tcPrChange w:id="610" w:author="Quant Department - HO" w:date="2026-08-28T15:22:00Z" w16du:dateUtc="2026-08-28T08:22:00Z">
                    <w:tcPr>
                      <w:tcW w:w="955" w:type="pct"/>
                      <w:gridSpan w:val="2"/>
                    </w:tcPr>
                  </w:tcPrChange>
                </w:tcPr>
                <w:p w14:paraId="627014AB" w14:textId="45ED8EE1" w:rsidR="007F0F4E" w:rsidRDefault="00000000">
                  <w:pPr>
                    <w:jc w:val="center"/>
                    <w:rPr>
                      <w:rFonts w:eastAsia="Calibri" w:cs="Arial"/>
                      <w:lang w:val="es-NI"/>
                    </w:rPr>
                    <w:pPrChange w:id="611" w:author="Quant Department - HO" w:date="2026-08-28T15:20:00Z" w16du:dateUtc="2026-08-28T08:20:00Z">
                      <w:pPr/>
                    </w:pPrChange>
                  </w:pPr>
                  <m:oMathPara>
                    <m:oMath>
                      <m:sSubSup>
                        <m:sSubSupPr>
                          <m:ctrlPr>
                            <w:rPr>
                              <w:rFonts w:ascii="Cambria Math" w:hAnsi="Cambria Math"/>
                              <w:i/>
                              <w:lang w:val="es-NI"/>
                            </w:rPr>
                          </m:ctrlPr>
                        </m:sSubSupPr>
                        <m:e>
                          <m:r>
                            <w:rPr>
                              <w:rFonts w:ascii="Cambria Math" w:hAnsi="Cambria Math"/>
                              <w:lang w:val="es-NI"/>
                            </w:rPr>
                            <m:t>p</m:t>
                          </m:r>
                        </m:e>
                        <m:sub>
                          <m:r>
                            <w:rPr>
                              <w:rFonts w:ascii="Cambria Math" w:hAnsi="Cambria Math"/>
                              <w:lang w:val="es-NI"/>
                            </w:rPr>
                            <m:t>ab</m:t>
                          </m:r>
                        </m:sub>
                        <m:sup>
                          <m:r>
                            <w:rPr>
                              <w:rFonts w:ascii="Cambria Math" w:hAnsi="Cambria Math"/>
                              <w:lang w:val="es-NI"/>
                            </w:rPr>
                            <m:t>0</m:t>
                          </m:r>
                        </m:sup>
                      </m:sSubSup>
                    </m:oMath>
                  </m:oMathPara>
                </w:p>
              </w:tc>
              <w:tc>
                <w:tcPr>
                  <w:tcW w:w="4056" w:type="pct"/>
                  <w:tcPrChange w:id="612" w:author="Quant Department - HO" w:date="2026-08-28T15:22:00Z" w16du:dateUtc="2026-08-28T08:22:00Z">
                    <w:tcPr>
                      <w:tcW w:w="4045" w:type="pct"/>
                    </w:tcPr>
                  </w:tcPrChange>
                </w:tcPr>
                <w:p w14:paraId="1EAC38ED" w14:textId="77B5C54B" w:rsidR="007D1D7D" w:rsidRDefault="007D1D7D" w:rsidP="007F0F4E">
                  <w:pPr>
                    <w:pStyle w:val="TLXDMHBullet1"/>
                    <w:numPr>
                      <w:ilvl w:val="0"/>
                      <w:numId w:val="0"/>
                    </w:numPr>
                    <w:rPr>
                      <w:rFonts w:eastAsia="Calibri" w:cs="Arial"/>
                      <w:lang w:val="es-NI"/>
                    </w:rPr>
                  </w:pPr>
                  <w:r>
                    <w:rPr>
                      <w:rFonts w:eastAsia="Calibri" w:cs="Arial"/>
                      <w:lang w:val="es-NI"/>
                    </w:rPr>
                    <w:t xml:space="preserve">Xác suất biến động </w:t>
                  </w:r>
                  <w:r w:rsidR="00811FB1">
                    <w:rPr>
                      <w:rFonts w:eastAsia="Calibri" w:cs="Arial"/>
                      <w:lang w:val="es-NI"/>
                    </w:rPr>
                    <w:t xml:space="preserve">chưa điều chỉnh tương quan </w:t>
                  </w:r>
                  <w:r>
                    <w:rPr>
                      <w:rFonts w:eastAsia="Calibri" w:cs="Arial"/>
                      <w:lang w:val="es-NI"/>
                    </w:rPr>
                    <w:t>tại các nút của cây lãi suất ba chiều</w:t>
                  </w:r>
                  <w:r w:rsidR="00111FE2">
                    <w:rPr>
                      <w:rFonts w:eastAsia="Calibri" w:cs="Arial"/>
                      <w:lang w:val="es-NI"/>
                    </w:rPr>
                    <w:t>, được xác định như sau:</w:t>
                  </w:r>
                </w:p>
                <w:p w14:paraId="184FA84B" w14:textId="458F1F2F" w:rsidR="007F0F4E" w:rsidRPr="007E18CA" w:rsidRDefault="00000000" w:rsidP="007F0F4E">
                  <w:pPr>
                    <w:pStyle w:val="TLXDMHBullet1"/>
                    <w:numPr>
                      <w:ilvl w:val="0"/>
                      <w:numId w:val="0"/>
                    </w:numPr>
                    <w:rPr>
                      <w:rFonts w:eastAsiaTheme="minorEastAsia"/>
                      <w:lang w:val="es-NI"/>
                    </w:rPr>
                  </w:pPr>
                  <m:oMathPara>
                    <m:oMath>
                      <m:sSubSup>
                        <m:sSubSupPr>
                          <m:ctrlPr>
                            <w:rPr>
                              <w:rFonts w:ascii="Cambria Math" w:hAnsi="Cambria Math"/>
                              <w:i/>
                              <w:lang w:val="es-NI"/>
                            </w:rPr>
                          </m:ctrlPr>
                        </m:sSubSupPr>
                        <m:e>
                          <m:r>
                            <w:rPr>
                              <w:rFonts w:ascii="Cambria Math" w:hAnsi="Cambria Math"/>
                              <w:lang w:val="es-NI"/>
                            </w:rPr>
                            <m:t>p</m:t>
                          </m:r>
                        </m:e>
                        <m:sub>
                          <m:r>
                            <w:rPr>
                              <w:rFonts w:ascii="Cambria Math" w:hAnsi="Cambria Math"/>
                              <w:lang w:val="es-NI"/>
                            </w:rPr>
                            <m:t>ab</m:t>
                          </m:r>
                        </m:sub>
                        <m:sup>
                          <m:r>
                            <w:rPr>
                              <w:rFonts w:ascii="Cambria Math" w:hAnsi="Cambria Math"/>
                              <w:lang w:val="es-NI"/>
                            </w:rPr>
                            <m:t>0</m:t>
                          </m:r>
                        </m:sup>
                      </m:sSubSup>
                      <m:r>
                        <w:rPr>
                          <w:rFonts w:ascii="Cambria Math" w:eastAsiaTheme="minorEastAsia" w:hAnsi="Cambria Math"/>
                          <w:lang w:val="es-NI"/>
                        </w:rPr>
                        <m:t>=</m:t>
                      </m:r>
                      <m:sSubSup>
                        <m:sSubSupPr>
                          <m:ctrlPr>
                            <w:rPr>
                              <w:rFonts w:ascii="Cambria Math" w:eastAsiaTheme="minorEastAsia" w:hAnsi="Cambria Math"/>
                              <w:i/>
                              <w:lang w:val="es-NI"/>
                            </w:rPr>
                          </m:ctrlPr>
                        </m:sSubSupPr>
                        <m:e>
                          <m:r>
                            <w:rPr>
                              <w:rFonts w:ascii="Cambria Math" w:eastAsiaTheme="minorEastAsia" w:hAnsi="Cambria Math"/>
                              <w:lang w:val="es-NI"/>
                            </w:rPr>
                            <m:t>p</m:t>
                          </m:r>
                        </m:e>
                        <m:sub>
                          <m:r>
                            <w:rPr>
                              <w:rFonts w:ascii="Cambria Math" w:eastAsiaTheme="minorEastAsia" w:hAnsi="Cambria Math"/>
                              <w:lang w:val="es-NI"/>
                            </w:rPr>
                            <m:t>a</m:t>
                          </m:r>
                        </m:sub>
                        <m:sup>
                          <m:r>
                            <w:rPr>
                              <w:rFonts w:ascii="Cambria Math" w:eastAsiaTheme="minorEastAsia" w:hAnsi="Cambria Math"/>
                              <w:lang w:val="es-NI"/>
                            </w:rPr>
                            <m:t>x</m:t>
                          </m:r>
                        </m:sup>
                      </m:sSubSup>
                      <m:r>
                        <w:rPr>
                          <w:rFonts w:ascii="Cambria Math" w:eastAsiaTheme="minorEastAsia" w:hAnsi="Cambria Math"/>
                          <w:lang w:val="es-NI"/>
                        </w:rPr>
                        <m:t>∙</m:t>
                      </m:r>
                      <m:sSubSup>
                        <m:sSubSupPr>
                          <m:ctrlPr>
                            <w:rPr>
                              <w:rFonts w:ascii="Cambria Math" w:eastAsiaTheme="minorEastAsia" w:hAnsi="Cambria Math"/>
                              <w:i/>
                              <w:lang w:val="es-NI"/>
                            </w:rPr>
                          </m:ctrlPr>
                        </m:sSubSupPr>
                        <m:e>
                          <m:r>
                            <w:rPr>
                              <w:rFonts w:ascii="Cambria Math" w:eastAsiaTheme="minorEastAsia" w:hAnsi="Cambria Math"/>
                              <w:lang w:val="es-NI"/>
                            </w:rPr>
                            <m:t>p</m:t>
                          </m:r>
                        </m:e>
                        <m:sub>
                          <m:r>
                            <w:rPr>
                              <w:rFonts w:ascii="Cambria Math" w:eastAsiaTheme="minorEastAsia" w:hAnsi="Cambria Math"/>
                              <w:lang w:val="es-NI"/>
                            </w:rPr>
                            <m:t>b</m:t>
                          </m:r>
                        </m:sub>
                        <m:sup>
                          <m:r>
                            <w:rPr>
                              <w:rFonts w:ascii="Cambria Math" w:eastAsiaTheme="minorEastAsia" w:hAnsi="Cambria Math"/>
                              <w:lang w:val="es-NI"/>
                            </w:rPr>
                            <m:t>y</m:t>
                          </m:r>
                        </m:sup>
                      </m:sSubSup>
                    </m:oMath>
                  </m:oMathPara>
                </w:p>
                <w:p w14:paraId="00D5BFD6" w14:textId="385B1442" w:rsidR="00111FE2" w:rsidRDefault="00111FE2" w:rsidP="00AC06B6">
                  <w:pPr>
                    <w:rPr>
                      <w:lang w:val="es-NI"/>
                    </w:rPr>
                  </w:pPr>
                  <w:r>
                    <w:rPr>
                      <w:lang w:val="es-NI"/>
                    </w:rPr>
                    <w:t xml:space="preserve">Trong đó, </w:t>
                  </w:r>
                  <m:oMath>
                    <m:sSubSup>
                      <m:sSubSupPr>
                        <m:ctrlPr>
                          <w:rPr>
                            <w:rFonts w:ascii="Cambria Math" w:hAnsi="Cambria Math"/>
                            <w:i/>
                            <w:lang w:val="es-NI"/>
                          </w:rPr>
                        </m:ctrlPr>
                      </m:sSubSupPr>
                      <m:e>
                        <m:r>
                          <w:rPr>
                            <w:rFonts w:ascii="Cambria Math" w:hAnsi="Cambria Math"/>
                            <w:lang w:val="es-NI"/>
                          </w:rPr>
                          <m:t>p</m:t>
                        </m:r>
                      </m:e>
                      <m:sub>
                        <m:r>
                          <w:rPr>
                            <w:rFonts w:ascii="Cambria Math" w:hAnsi="Cambria Math"/>
                            <w:lang w:val="es-NI"/>
                          </w:rPr>
                          <m:t>a</m:t>
                        </m:r>
                      </m:sub>
                      <m:sup>
                        <m:r>
                          <w:rPr>
                            <w:rFonts w:ascii="Cambria Math" w:hAnsi="Cambria Math"/>
                            <w:lang w:val="es-NI"/>
                          </w:rPr>
                          <m:t>x</m:t>
                        </m:r>
                      </m:sup>
                    </m:sSubSup>
                    <m:r>
                      <w:rPr>
                        <w:rFonts w:ascii="Cambria Math" w:hAnsi="Cambria Math"/>
                        <w:lang w:val="es-NI"/>
                      </w:rPr>
                      <m:t xml:space="preserve">, </m:t>
                    </m:r>
                    <m:sSubSup>
                      <m:sSubSupPr>
                        <m:ctrlPr>
                          <w:rPr>
                            <w:rFonts w:ascii="Cambria Math" w:hAnsi="Cambria Math"/>
                            <w:i/>
                            <w:lang w:val="es-NI"/>
                          </w:rPr>
                        </m:ctrlPr>
                      </m:sSubSupPr>
                      <m:e>
                        <m:r>
                          <w:rPr>
                            <w:rFonts w:ascii="Cambria Math" w:hAnsi="Cambria Math"/>
                            <w:lang w:val="es-NI"/>
                          </w:rPr>
                          <m:t>p</m:t>
                        </m:r>
                      </m:e>
                      <m:sub>
                        <m:r>
                          <w:rPr>
                            <w:rFonts w:ascii="Cambria Math" w:hAnsi="Cambria Math"/>
                            <w:lang w:val="es-NI"/>
                          </w:rPr>
                          <m:t>b</m:t>
                        </m:r>
                      </m:sub>
                      <m:sup>
                        <m:r>
                          <w:rPr>
                            <w:rFonts w:ascii="Cambria Math" w:hAnsi="Cambria Math"/>
                            <w:lang w:val="es-NI"/>
                          </w:rPr>
                          <m:t>y</m:t>
                        </m:r>
                      </m:sup>
                    </m:sSubSup>
                  </m:oMath>
                  <w:r w:rsidR="00485457">
                    <w:rPr>
                      <w:rFonts w:eastAsiaTheme="minorEastAsia"/>
                      <w:lang w:val="es-NI"/>
                    </w:rPr>
                    <w:t xml:space="preserve"> lần lượt là xác suất biến động của </w:t>
                  </w:r>
                  <m:oMath>
                    <m:r>
                      <w:rPr>
                        <w:rFonts w:ascii="Cambria Math" w:eastAsiaTheme="minorEastAsia" w:hAnsi="Cambria Math"/>
                        <w:lang w:val="es-NI"/>
                      </w:rPr>
                      <m:t>x</m:t>
                    </m:r>
                  </m:oMath>
                  <w:r w:rsidR="00485457">
                    <w:rPr>
                      <w:rFonts w:eastAsiaTheme="minorEastAsia"/>
                      <w:lang w:val="es-NI"/>
                    </w:rPr>
                    <w:t xml:space="preserve"> theo chiều </w:t>
                  </w:r>
                  <m:oMath>
                    <m:r>
                      <w:rPr>
                        <w:rFonts w:ascii="Cambria Math" w:eastAsiaTheme="minorEastAsia" w:hAnsi="Cambria Math"/>
                        <w:lang w:val="es-NI"/>
                      </w:rPr>
                      <m:t>a</m:t>
                    </m:r>
                  </m:oMath>
                  <w:r w:rsidR="006075CB">
                    <w:rPr>
                      <w:rFonts w:eastAsiaTheme="minorEastAsia"/>
                      <w:lang w:val="es-NI"/>
                    </w:rPr>
                    <w:t xml:space="preserve"> và xác suất biến động của </w:t>
                  </w:r>
                  <m:oMath>
                    <m:r>
                      <w:rPr>
                        <w:rFonts w:ascii="Cambria Math" w:eastAsiaTheme="minorEastAsia" w:hAnsi="Cambria Math"/>
                        <w:lang w:val="es-NI"/>
                      </w:rPr>
                      <m:t>y</m:t>
                    </m:r>
                  </m:oMath>
                  <w:r w:rsidR="006075CB">
                    <w:rPr>
                      <w:rFonts w:eastAsiaTheme="minorEastAsia"/>
                      <w:lang w:val="es-NI"/>
                    </w:rPr>
                    <w:t xml:space="preserve"> theo chiều </w:t>
                  </w:r>
                  <m:oMath>
                    <m:r>
                      <w:rPr>
                        <w:rFonts w:ascii="Cambria Math" w:eastAsiaTheme="minorEastAsia" w:hAnsi="Cambria Math"/>
                        <w:lang w:val="es-NI"/>
                      </w:rPr>
                      <m:t>b</m:t>
                    </m:r>
                  </m:oMath>
                  <w:r w:rsidR="00811FB1">
                    <w:rPr>
                      <w:rFonts w:eastAsiaTheme="minorEastAsia"/>
                      <w:lang w:val="es-NI"/>
                    </w:rPr>
                    <w:t xml:space="preserve"> </w:t>
                  </w:r>
                  <w:r w:rsidR="00811FB1" w:rsidRPr="00454907">
                    <w:rPr>
                      <w:rFonts w:eastAsiaTheme="minorEastAsia"/>
                      <w:i/>
                      <w:iCs/>
                      <w:lang w:val="es-NI"/>
                    </w:rPr>
                    <w:t>(Chi tiết cách xác định tại bước (1) mục 2.3.2)</w:t>
                  </w:r>
                  <w:r w:rsidR="00811FB1">
                    <w:rPr>
                      <w:rFonts w:eastAsiaTheme="minorEastAsia"/>
                      <w:lang w:val="es-NI"/>
                    </w:rPr>
                    <w:t>.</w:t>
                  </w:r>
                </w:p>
              </w:tc>
            </w:tr>
            <w:tr w:rsidR="00AC06B6" w14:paraId="6098AD8A" w14:textId="77777777" w:rsidTr="002E5CB1">
              <w:trPr>
                <w:trPrChange w:id="613" w:author="Quant Department - HO" w:date="2026-08-28T15:22:00Z" w16du:dateUtc="2026-08-28T08:22:00Z">
                  <w:trPr>
                    <w:gridAfter w:val="0"/>
                  </w:trPr>
                </w:trPrChange>
              </w:trPr>
              <w:tc>
                <w:tcPr>
                  <w:tcW w:w="944" w:type="pct"/>
                  <w:vAlign w:val="top"/>
                  <w:tcPrChange w:id="614" w:author="Quant Department - HO" w:date="2026-08-28T15:22:00Z" w16du:dateUtc="2026-08-28T08:22:00Z">
                    <w:tcPr>
                      <w:tcW w:w="955" w:type="pct"/>
                      <w:gridSpan w:val="2"/>
                    </w:tcPr>
                  </w:tcPrChange>
                </w:tcPr>
                <w:p w14:paraId="7E86F3E9" w14:textId="558CC767" w:rsidR="00AC06B6" w:rsidRDefault="00000000">
                  <w:pPr>
                    <w:jc w:val="center"/>
                    <w:rPr>
                      <w:lang w:val="es-NI"/>
                    </w:rPr>
                    <w:pPrChange w:id="615" w:author="Quant Department - HO" w:date="2026-08-28T15:20:00Z" w16du:dateUtc="2026-08-28T08:20:00Z">
                      <w:pPr/>
                    </w:pPrChange>
                  </w:pPr>
                  <m:oMathPara>
                    <m:oMath>
                      <m:sSub>
                        <m:sSubPr>
                          <m:ctrlPr>
                            <w:rPr>
                              <w:rFonts w:ascii="Cambria Math" w:hAnsi="Cambria Math"/>
                              <w:i/>
                              <w:lang w:val="es-NI"/>
                            </w:rPr>
                          </m:ctrlPr>
                        </m:sSubPr>
                        <m:e>
                          <m:r>
                            <w:rPr>
                              <w:rFonts w:ascii="Cambria Math" w:hAnsi="Cambria Math"/>
                              <w:lang w:val="es-NI"/>
                            </w:rPr>
                            <m:t>M</m:t>
                          </m:r>
                        </m:e>
                        <m:sub>
                          <m:r>
                            <w:rPr>
                              <w:rFonts w:ascii="Cambria Math" w:hAnsi="Cambria Math"/>
                              <w:lang w:val="es-NI"/>
                            </w:rPr>
                            <m:t>ab</m:t>
                          </m:r>
                        </m:sub>
                      </m:sSub>
                    </m:oMath>
                  </m:oMathPara>
                </w:p>
              </w:tc>
              <w:tc>
                <w:tcPr>
                  <w:tcW w:w="4056" w:type="pct"/>
                  <w:tcPrChange w:id="616" w:author="Quant Department - HO" w:date="2026-08-28T15:22:00Z" w16du:dateUtc="2026-08-28T08:22:00Z">
                    <w:tcPr>
                      <w:tcW w:w="4045" w:type="pct"/>
                    </w:tcPr>
                  </w:tcPrChange>
                </w:tcPr>
                <w:p w14:paraId="645ABD13" w14:textId="00EC97CA" w:rsidR="005507AA" w:rsidRDefault="00475090" w:rsidP="00CE4AC3">
                  <w:pPr>
                    <w:spacing w:after="0"/>
                    <w:rPr>
                      <w:rFonts w:eastAsiaTheme="minorEastAsia"/>
                      <w:lang w:val="es-NI"/>
                    </w:rPr>
                  </w:pPr>
                  <w:r>
                    <w:rPr>
                      <w:lang w:val="es-NI"/>
                    </w:rPr>
                    <w:t xml:space="preserve">Phần tử tại dòng </w:t>
                  </w:r>
                  <m:oMath>
                    <m:r>
                      <w:rPr>
                        <w:rFonts w:ascii="Cambria Math" w:hAnsi="Cambria Math"/>
                        <w:lang w:val="es-NI"/>
                      </w:rPr>
                      <m:t>a</m:t>
                    </m:r>
                  </m:oMath>
                  <w:r>
                    <w:rPr>
                      <w:rFonts w:eastAsiaTheme="minorEastAsia"/>
                      <w:lang w:val="es-NI"/>
                    </w:rPr>
                    <w:t xml:space="preserve">, cột </w:t>
                  </w:r>
                  <m:oMath>
                    <m:r>
                      <w:rPr>
                        <w:rFonts w:ascii="Cambria Math" w:eastAsiaTheme="minorEastAsia" w:hAnsi="Cambria Math"/>
                        <w:lang w:val="es-NI"/>
                      </w:rPr>
                      <m:t>b</m:t>
                    </m:r>
                  </m:oMath>
                  <w:r>
                    <w:rPr>
                      <w:rFonts w:eastAsiaTheme="minorEastAsia"/>
                      <w:lang w:val="es-NI"/>
                    </w:rPr>
                    <w:t xml:space="preserve"> của ma trận </w:t>
                  </w:r>
                  <w:r w:rsidR="00423CE1">
                    <w:rPr>
                      <w:lang w:val="es-NI"/>
                    </w:rPr>
                    <w:t>hiệu chỉnh</w:t>
                  </w:r>
                  <w:r>
                    <w:rPr>
                      <w:lang w:val="es-NI"/>
                    </w:rPr>
                    <w:t xml:space="preserve"> </w:t>
                  </w:r>
                  <m:oMath>
                    <m:r>
                      <w:rPr>
                        <w:rFonts w:ascii="Cambria Math" w:hAnsi="Cambria Math"/>
                        <w:lang w:val="es-NI"/>
                      </w:rPr>
                      <m:t>M</m:t>
                    </m:r>
                  </m:oMath>
                  <w:r w:rsidR="0071212A">
                    <w:rPr>
                      <w:rFonts w:eastAsiaTheme="minorEastAsia"/>
                      <w:lang w:val="es-NI"/>
                    </w:rPr>
                    <w:t xml:space="preserve"> với </w:t>
                  </w:r>
                  <m:oMath>
                    <m:r>
                      <w:rPr>
                        <w:rFonts w:ascii="Cambria Math" w:eastAsiaTheme="minorEastAsia" w:hAnsi="Cambria Math"/>
                        <w:lang w:val="es-NI"/>
                      </w:rPr>
                      <m:t>M</m:t>
                    </m:r>
                  </m:oMath>
                  <w:r w:rsidR="0071212A">
                    <w:rPr>
                      <w:rFonts w:eastAsiaTheme="minorEastAsia"/>
                      <w:lang w:val="es-NI"/>
                    </w:rPr>
                    <w:t xml:space="preserve"> </w:t>
                  </w:r>
                  <w:r w:rsidR="00AD09EA">
                    <w:rPr>
                      <w:lang w:val="es-NI"/>
                    </w:rPr>
                    <w:t xml:space="preserve">được </w:t>
                  </w:r>
                  <w:r w:rsidR="00D417D7">
                    <w:rPr>
                      <w:lang w:val="es-NI"/>
                    </w:rPr>
                    <w:t>xác định tùy thuộc và</w:t>
                  </w:r>
                  <w:r w:rsidR="00EB7815">
                    <w:rPr>
                      <w:lang w:val="es-NI"/>
                    </w:rPr>
                    <w:t>o</w:t>
                  </w:r>
                  <w:r w:rsidR="00D417D7">
                    <w:rPr>
                      <w:lang w:val="es-NI"/>
                    </w:rPr>
                    <w:t xml:space="preserve"> dấu của </w:t>
                  </w:r>
                  <m:oMath>
                    <m:r>
                      <w:rPr>
                        <w:rFonts w:ascii="Cambria Math" w:hAnsi="Cambria Math"/>
                        <w:lang w:val="es-NI"/>
                      </w:rPr>
                      <m:t>ρ</m:t>
                    </m:r>
                  </m:oMath>
                  <w:r w:rsidR="00D417D7">
                    <w:rPr>
                      <w:rFonts w:eastAsiaTheme="minorEastAsia"/>
                      <w:lang w:val="es-NI"/>
                    </w:rPr>
                    <w:t xml:space="preserve"> như sau:</w:t>
                  </w:r>
                </w:p>
                <w:tbl>
                  <w:tblPr>
                    <w:tblStyle w:val="TableGrid"/>
                    <w:tblW w:w="0" w:type="auto"/>
                    <w:tblInd w:w="0" w:type="dxa"/>
                    <w:tblBorders>
                      <w:top w:val="none" w:sz="0" w:space="0" w:color="auto"/>
                      <w:bottom w:val="none" w:sz="0" w:space="0" w:color="auto"/>
                      <w:insideH w:val="none" w:sz="0" w:space="0" w:color="auto"/>
                    </w:tblBorders>
                    <w:tblLayout w:type="fixed"/>
                    <w:tblLook w:val="04A0" w:firstRow="1" w:lastRow="0" w:firstColumn="1" w:lastColumn="0" w:noHBand="0" w:noVBand="1"/>
                    <w:tblPrChange w:id="617" w:author="Quant Department - HO" w:date="2026-08-28T15:18:00Z" w16du:dateUtc="2026-08-28T08:18:00Z">
                      <w:tblPr>
                        <w:tblStyle w:val="TableGrid"/>
                        <w:tblW w:w="0" w:type="auto"/>
                        <w:tblInd w:w="0" w:type="dxa"/>
                        <w:tblBorders>
                          <w:top w:val="none" w:sz="0" w:space="0" w:color="auto"/>
                          <w:bottom w:val="none" w:sz="0" w:space="0" w:color="auto"/>
                          <w:insideH w:val="none" w:sz="0" w:space="0" w:color="auto"/>
                        </w:tblBorders>
                        <w:tblLook w:val="04A0" w:firstRow="1" w:lastRow="0" w:firstColumn="1" w:lastColumn="0" w:noHBand="0" w:noVBand="1"/>
                      </w:tblPr>
                    </w:tblPrChange>
                  </w:tblPr>
                  <w:tblGrid>
                    <w:gridCol w:w="3838"/>
                    <w:gridCol w:w="3838"/>
                    <w:tblGridChange w:id="618">
                      <w:tblGrid>
                        <w:gridCol w:w="3518"/>
                        <w:gridCol w:w="320"/>
                        <w:gridCol w:w="3198"/>
                        <w:gridCol w:w="640"/>
                      </w:tblGrid>
                    </w:tblGridChange>
                  </w:tblGrid>
                  <w:tr w:rsidR="005507AA" w14:paraId="59185D6F" w14:textId="77777777" w:rsidTr="0008007D">
                    <w:trPr>
                      <w:trPrChange w:id="619" w:author="Quant Department - HO" w:date="2026-08-28T15:18:00Z" w16du:dateUtc="2026-08-28T08:18:00Z">
                        <w:trPr>
                          <w:gridAfter w:val="0"/>
                        </w:trPr>
                      </w:trPrChange>
                    </w:trPr>
                    <w:tc>
                      <w:tcPr>
                        <w:tcW w:w="3838" w:type="dxa"/>
                        <w:tcPrChange w:id="620" w:author="Quant Department - HO" w:date="2026-08-28T15:18:00Z" w16du:dateUtc="2026-08-28T08:18:00Z">
                          <w:tcPr>
                            <w:tcW w:w="3838" w:type="dxa"/>
                          </w:tcPr>
                        </w:tcPrChange>
                      </w:tcPr>
                      <w:p w14:paraId="4A01C86A" w14:textId="5F5C3705" w:rsidR="005507AA" w:rsidRDefault="00027EF5" w:rsidP="00CE4AC3">
                        <w:pPr>
                          <w:pStyle w:val="TLXDMHBullet1"/>
                          <w:spacing w:before="0"/>
                          <w:rPr>
                            <w:lang w:val="es-NI"/>
                          </w:rPr>
                        </w:pPr>
                        <m:oMath>
                          <m:r>
                            <w:rPr>
                              <w:rFonts w:ascii="Cambria Math" w:hAnsi="Cambria Math"/>
                              <w:lang w:val="es-NI"/>
                            </w:rPr>
                            <m:t>ρ</m:t>
                          </m:r>
                          <m:r>
                            <m:rPr>
                              <m:sty m:val="p"/>
                            </m:rPr>
                            <w:rPr>
                              <w:rFonts w:ascii="Cambria Math" w:hAnsi="Cambria Math"/>
                              <w:lang w:val="es-NI"/>
                            </w:rPr>
                            <m:t>&gt;0</m:t>
                          </m:r>
                        </m:oMath>
                        <w:r w:rsidR="002B2041">
                          <w:rPr>
                            <w:lang w:val="es-NI"/>
                          </w:rPr>
                          <w:t>:</w:t>
                        </w:r>
                      </w:p>
                      <w:p w14:paraId="340090C1" w14:textId="0C6F59D0" w:rsidR="005507AA" w:rsidRDefault="00000000" w:rsidP="002B2041">
                        <w:pPr>
                          <w:rPr>
                            <w:lang w:val="es-NI"/>
                          </w:rPr>
                        </w:pPr>
                        <m:oMathPara>
                          <m:oMath>
                            <m:sSup>
                              <m:sSupPr>
                                <m:ctrlPr>
                                  <w:rPr>
                                    <w:rFonts w:ascii="Cambria Math" w:hAnsi="Cambria Math"/>
                                    <w:lang w:val="es-NI"/>
                                  </w:rPr>
                                </m:ctrlPr>
                              </m:sSupPr>
                              <m:e>
                                <m:r>
                                  <w:rPr>
                                    <w:rFonts w:ascii="Cambria Math" w:hAnsi="Cambria Math"/>
                                    <w:lang w:val="es-NI"/>
                                  </w:rPr>
                                  <m:t>M</m:t>
                                </m:r>
                              </m:e>
                              <m:sup>
                                <m:r>
                                  <m:rPr>
                                    <m:sty m:val="p"/>
                                  </m:rPr>
                                  <w:rPr>
                                    <w:rFonts w:ascii="Cambria Math" w:hAnsi="Cambria Math"/>
                                    <w:lang w:val="es-NI"/>
                                  </w:rPr>
                                  <m:t>+</m:t>
                                </m:r>
                              </m:sup>
                            </m:sSup>
                            <m:r>
                              <m:rPr>
                                <m:sty m:val="p"/>
                              </m:rPr>
                              <w:rPr>
                                <w:rFonts w:ascii="Cambria Math" w:hAnsi="Cambria Math"/>
                                <w:lang w:val="es-NI"/>
                              </w:rPr>
                              <m:t>=</m:t>
                            </m:r>
                            <m:d>
                              <m:dPr>
                                <m:begChr m:val="["/>
                                <m:endChr m:val="]"/>
                                <m:ctrlPr>
                                  <w:rPr>
                                    <w:rFonts w:ascii="Cambria Math" w:hAnsi="Cambria Math"/>
                                    <w:lang w:val="es-NI"/>
                                  </w:rPr>
                                </m:ctrlPr>
                              </m:dPr>
                              <m:e>
                                <m:m>
                                  <m:mPr>
                                    <m:mcs>
                                      <m:mc>
                                        <m:mcPr>
                                          <m:count m:val="3"/>
                                          <m:mcJc m:val="center"/>
                                        </m:mcPr>
                                      </m:mc>
                                    </m:mcs>
                                    <m:ctrlPr>
                                      <w:rPr>
                                        <w:rFonts w:ascii="Cambria Math" w:eastAsiaTheme="minorHAnsi" w:hAnsi="Cambria Math" w:cstheme="minorBidi"/>
                                        <w:szCs w:val="22"/>
                                        <w:lang w:val="es-NI"/>
                                      </w:rPr>
                                    </m:ctrlPr>
                                  </m:mPr>
                                  <m:mr>
                                    <m:e>
                                      <m:r>
                                        <m:rPr>
                                          <m:sty m:val="p"/>
                                        </m:rPr>
                                        <w:rPr>
                                          <w:rFonts w:ascii="Cambria Math" w:hAnsi="Cambria Math"/>
                                          <w:lang w:val="es-NI"/>
                                        </w:rPr>
                                        <m:t>5</m:t>
                                      </m:r>
                                    </m:e>
                                    <m:e>
                                      <m:r>
                                        <m:rPr>
                                          <m:sty m:val="p"/>
                                        </m:rPr>
                                        <w:rPr>
                                          <w:rFonts w:ascii="Cambria Math" w:hAnsi="Cambria Math"/>
                                          <w:lang w:val="es-NI"/>
                                        </w:rPr>
                                        <m:t>-4</m:t>
                                      </m:r>
                                    </m:e>
                                    <m:e>
                                      <m:r>
                                        <m:rPr>
                                          <m:sty m:val="p"/>
                                        </m:rPr>
                                        <w:rPr>
                                          <w:rFonts w:ascii="Cambria Math" w:hAnsi="Cambria Math"/>
                                          <w:lang w:val="es-NI"/>
                                        </w:rPr>
                                        <m:t>-1</m:t>
                                      </m:r>
                                    </m:e>
                                  </m:mr>
                                  <m:mr>
                                    <m:e>
                                      <m:r>
                                        <m:rPr>
                                          <m:sty m:val="p"/>
                                        </m:rPr>
                                        <w:rPr>
                                          <w:rFonts w:ascii="Cambria Math" w:hAnsi="Cambria Math"/>
                                          <w:lang w:val="es-NI"/>
                                        </w:rPr>
                                        <m:t>-4</m:t>
                                      </m:r>
                                    </m:e>
                                    <m:e>
                                      <m:r>
                                        <m:rPr>
                                          <m:sty m:val="p"/>
                                        </m:rPr>
                                        <w:rPr>
                                          <w:rFonts w:ascii="Cambria Math" w:hAnsi="Cambria Math"/>
                                          <w:lang w:val="es-NI"/>
                                        </w:rPr>
                                        <m:t>8</m:t>
                                      </m:r>
                                    </m:e>
                                    <m:e>
                                      <m:r>
                                        <m:rPr>
                                          <m:sty m:val="p"/>
                                        </m:rPr>
                                        <w:rPr>
                                          <w:rFonts w:ascii="Cambria Math" w:hAnsi="Cambria Math"/>
                                          <w:lang w:val="es-NI"/>
                                        </w:rPr>
                                        <m:t>-4</m:t>
                                      </m:r>
                                    </m:e>
                                  </m:mr>
                                  <m:mr>
                                    <m:e>
                                      <m:r>
                                        <m:rPr>
                                          <m:sty m:val="p"/>
                                        </m:rPr>
                                        <w:rPr>
                                          <w:rFonts w:ascii="Cambria Math" w:hAnsi="Cambria Math"/>
                                          <w:lang w:val="es-NI"/>
                                        </w:rPr>
                                        <m:t>-1</m:t>
                                      </m:r>
                                    </m:e>
                                    <m:e>
                                      <m:r>
                                        <m:rPr>
                                          <m:sty m:val="p"/>
                                        </m:rPr>
                                        <w:rPr>
                                          <w:rFonts w:ascii="Cambria Math" w:hAnsi="Cambria Math"/>
                                          <w:lang w:val="es-NI"/>
                                        </w:rPr>
                                        <m:t>-4</m:t>
                                      </m:r>
                                    </m:e>
                                    <m:e>
                                      <m:r>
                                        <m:rPr>
                                          <m:sty m:val="p"/>
                                        </m:rPr>
                                        <w:rPr>
                                          <w:rFonts w:ascii="Cambria Math" w:hAnsi="Cambria Math"/>
                                          <w:lang w:val="es-NI"/>
                                        </w:rPr>
                                        <m:t>5</m:t>
                                      </m:r>
                                    </m:e>
                                  </m:mr>
                                </m:m>
                              </m:e>
                            </m:d>
                          </m:oMath>
                        </m:oMathPara>
                      </w:p>
                    </w:tc>
                    <w:tc>
                      <w:tcPr>
                        <w:tcW w:w="3838" w:type="dxa"/>
                        <w:tcPrChange w:id="621" w:author="Quant Department - HO" w:date="2026-08-28T15:18:00Z" w16du:dateUtc="2026-08-28T08:18:00Z">
                          <w:tcPr>
                            <w:tcW w:w="3838" w:type="dxa"/>
                            <w:gridSpan w:val="2"/>
                          </w:tcPr>
                        </w:tcPrChange>
                      </w:tcPr>
                      <w:p w14:paraId="1762A585" w14:textId="6FB7AAFB" w:rsidR="005507AA" w:rsidRDefault="00027EF5" w:rsidP="00CE4AC3">
                        <w:pPr>
                          <w:pStyle w:val="TLXDMHBullet1"/>
                          <w:spacing w:before="0"/>
                          <w:rPr>
                            <w:lang w:val="es-NI"/>
                          </w:rPr>
                        </w:pPr>
                        <m:oMath>
                          <m:r>
                            <w:rPr>
                              <w:rFonts w:ascii="Cambria Math" w:hAnsi="Cambria Math"/>
                              <w:lang w:val="es-NI"/>
                            </w:rPr>
                            <m:t>ρ</m:t>
                          </m:r>
                          <m:r>
                            <m:rPr>
                              <m:sty m:val="p"/>
                            </m:rPr>
                            <w:rPr>
                              <w:rFonts w:ascii="Cambria Math" w:hAnsi="Cambria Math"/>
                              <w:lang w:val="es-NI"/>
                            </w:rPr>
                            <m:t>&lt;0</m:t>
                          </m:r>
                        </m:oMath>
                        <w:r w:rsidR="002B2041">
                          <w:rPr>
                            <w:lang w:val="es-NI"/>
                          </w:rPr>
                          <w:t>:</w:t>
                        </w:r>
                      </w:p>
                      <w:p w14:paraId="14BE06D2" w14:textId="3E749304" w:rsidR="005507AA" w:rsidRPr="005507AA" w:rsidRDefault="00000000" w:rsidP="002B2041">
                        <w:pPr>
                          <w:rPr>
                            <w:lang w:val="es-NI"/>
                          </w:rPr>
                        </w:pPr>
                        <m:oMathPara>
                          <m:oMath>
                            <m:sSup>
                              <m:sSupPr>
                                <m:ctrlPr>
                                  <w:rPr>
                                    <w:rFonts w:ascii="Cambria Math" w:hAnsi="Cambria Math"/>
                                    <w:lang w:val="es-NI"/>
                                  </w:rPr>
                                </m:ctrlPr>
                              </m:sSupPr>
                              <m:e>
                                <m:r>
                                  <w:rPr>
                                    <w:rFonts w:ascii="Cambria Math" w:hAnsi="Cambria Math"/>
                                    <w:lang w:val="es-NI"/>
                                  </w:rPr>
                                  <m:t>M</m:t>
                                </m:r>
                              </m:e>
                              <m:sup>
                                <m:r>
                                  <m:rPr>
                                    <m:sty m:val="p"/>
                                  </m:rPr>
                                  <w:rPr>
                                    <w:rFonts w:ascii="Cambria Math" w:hAnsi="Cambria Math"/>
                                    <w:lang w:val="es-NI"/>
                                  </w:rPr>
                                  <m:t>-</m:t>
                                </m:r>
                              </m:sup>
                            </m:sSup>
                            <m:r>
                              <m:rPr>
                                <m:sty m:val="p"/>
                              </m:rPr>
                              <w:rPr>
                                <w:rFonts w:ascii="Cambria Math" w:hAnsi="Cambria Math"/>
                                <w:lang w:val="es-NI"/>
                              </w:rPr>
                              <m:t>=</m:t>
                            </m:r>
                            <m:d>
                              <m:dPr>
                                <m:begChr m:val="["/>
                                <m:endChr m:val="]"/>
                                <m:ctrlPr>
                                  <w:rPr>
                                    <w:rFonts w:ascii="Cambria Math" w:hAnsi="Cambria Math"/>
                                    <w:lang w:val="es-NI"/>
                                  </w:rPr>
                                </m:ctrlPr>
                              </m:dPr>
                              <m:e>
                                <m:m>
                                  <m:mPr>
                                    <m:mcs>
                                      <m:mc>
                                        <m:mcPr>
                                          <m:count m:val="3"/>
                                          <m:mcJc m:val="center"/>
                                        </m:mcPr>
                                      </m:mc>
                                    </m:mcs>
                                    <m:ctrlPr>
                                      <w:rPr>
                                        <w:rFonts w:ascii="Cambria Math" w:eastAsiaTheme="minorHAnsi" w:hAnsi="Cambria Math" w:cstheme="minorBidi"/>
                                        <w:szCs w:val="22"/>
                                        <w:lang w:val="es-NI"/>
                                      </w:rPr>
                                    </m:ctrlPr>
                                  </m:mPr>
                                  <m:mr>
                                    <m:e>
                                      <m:r>
                                        <m:rPr>
                                          <m:sty m:val="p"/>
                                        </m:rPr>
                                        <w:rPr>
                                          <w:rFonts w:ascii="Cambria Math" w:hAnsi="Cambria Math"/>
                                          <w:lang w:val="es-NI"/>
                                        </w:rPr>
                                        <m:t>1</m:t>
                                      </m:r>
                                    </m:e>
                                    <m:e>
                                      <m:r>
                                        <m:rPr>
                                          <m:sty m:val="p"/>
                                        </m:rPr>
                                        <w:rPr>
                                          <w:rFonts w:ascii="Cambria Math" w:hAnsi="Cambria Math"/>
                                          <w:lang w:val="es-NI"/>
                                        </w:rPr>
                                        <m:t>4</m:t>
                                      </m:r>
                                    </m:e>
                                    <m:e>
                                      <m:r>
                                        <m:rPr>
                                          <m:sty m:val="p"/>
                                        </m:rPr>
                                        <w:rPr>
                                          <w:rFonts w:ascii="Cambria Math" w:hAnsi="Cambria Math"/>
                                          <w:lang w:val="es-NI"/>
                                        </w:rPr>
                                        <m:t>-5</m:t>
                                      </m:r>
                                    </m:e>
                                  </m:mr>
                                  <m:mr>
                                    <m:e>
                                      <m:r>
                                        <m:rPr>
                                          <m:sty m:val="p"/>
                                        </m:rPr>
                                        <w:rPr>
                                          <w:rFonts w:ascii="Cambria Math" w:hAnsi="Cambria Math"/>
                                          <w:lang w:val="es-NI"/>
                                        </w:rPr>
                                        <m:t>4</m:t>
                                      </m:r>
                                    </m:e>
                                    <m:e>
                                      <m:r>
                                        <m:rPr>
                                          <m:sty m:val="p"/>
                                        </m:rPr>
                                        <w:rPr>
                                          <w:rFonts w:ascii="Cambria Math" w:hAnsi="Cambria Math"/>
                                          <w:lang w:val="es-NI"/>
                                        </w:rPr>
                                        <m:t>-8</m:t>
                                      </m:r>
                                    </m:e>
                                    <m:e>
                                      <m:r>
                                        <m:rPr>
                                          <m:sty m:val="p"/>
                                        </m:rPr>
                                        <w:rPr>
                                          <w:rFonts w:ascii="Cambria Math" w:hAnsi="Cambria Math"/>
                                          <w:lang w:val="es-NI"/>
                                        </w:rPr>
                                        <m:t>4</m:t>
                                      </m:r>
                                    </m:e>
                                  </m:mr>
                                  <m:mr>
                                    <m:e>
                                      <m:r>
                                        <m:rPr>
                                          <m:sty m:val="p"/>
                                        </m:rPr>
                                        <w:rPr>
                                          <w:rFonts w:ascii="Cambria Math" w:hAnsi="Cambria Math"/>
                                          <w:lang w:val="es-NI"/>
                                        </w:rPr>
                                        <m:t>-5</m:t>
                                      </m:r>
                                    </m:e>
                                    <m:e>
                                      <m:r>
                                        <m:rPr>
                                          <m:sty m:val="p"/>
                                        </m:rPr>
                                        <w:rPr>
                                          <w:rFonts w:ascii="Cambria Math" w:hAnsi="Cambria Math"/>
                                          <w:lang w:val="es-NI"/>
                                        </w:rPr>
                                        <m:t>4</m:t>
                                      </m:r>
                                    </m:e>
                                    <m:e>
                                      <m:r>
                                        <m:rPr>
                                          <m:sty m:val="p"/>
                                        </m:rPr>
                                        <w:rPr>
                                          <w:rFonts w:ascii="Cambria Math" w:hAnsi="Cambria Math"/>
                                          <w:lang w:val="es-NI"/>
                                        </w:rPr>
                                        <m:t>1</m:t>
                                      </m:r>
                                    </m:e>
                                  </m:mr>
                                </m:m>
                              </m:e>
                            </m:d>
                          </m:oMath>
                        </m:oMathPara>
                      </w:p>
                    </w:tc>
                  </w:tr>
                </w:tbl>
                <w:p w14:paraId="1A483EAA" w14:textId="7B7CDE89" w:rsidR="000647E8" w:rsidRDefault="000647E8" w:rsidP="005507AA">
                  <w:pPr>
                    <w:pStyle w:val="TLXDMHBullet1"/>
                    <w:numPr>
                      <w:ilvl w:val="0"/>
                      <w:numId w:val="0"/>
                    </w:numPr>
                    <w:rPr>
                      <w:lang w:val="es-NI"/>
                    </w:rPr>
                  </w:pPr>
                </w:p>
              </w:tc>
            </w:tr>
            <w:tr w:rsidR="00AC06B6" w14:paraId="14FBCC5D" w14:textId="77777777" w:rsidTr="002E5CB1">
              <w:trPr>
                <w:trPrChange w:id="622" w:author="Quant Department - HO" w:date="2026-08-28T15:22:00Z" w16du:dateUtc="2026-08-28T08:22:00Z">
                  <w:trPr>
                    <w:gridAfter w:val="0"/>
                  </w:trPr>
                </w:trPrChange>
              </w:trPr>
              <w:tc>
                <w:tcPr>
                  <w:tcW w:w="944" w:type="pct"/>
                  <w:vAlign w:val="top"/>
                  <w:tcPrChange w:id="623" w:author="Quant Department - HO" w:date="2026-08-28T15:22:00Z" w16du:dateUtc="2026-08-28T08:22:00Z">
                    <w:tcPr>
                      <w:tcW w:w="955" w:type="pct"/>
                      <w:gridSpan w:val="2"/>
                    </w:tcPr>
                  </w:tcPrChange>
                </w:tcPr>
                <w:p w14:paraId="5C46604C" w14:textId="6A77A6EE" w:rsidR="00AC06B6" w:rsidRDefault="00273851">
                  <w:pPr>
                    <w:jc w:val="center"/>
                    <w:rPr>
                      <w:lang w:val="es-NI"/>
                    </w:rPr>
                    <w:pPrChange w:id="624" w:author="Quant Department - HO" w:date="2026-08-28T15:20:00Z" w16du:dateUtc="2026-08-28T08:20:00Z">
                      <w:pPr/>
                    </w:pPrChange>
                  </w:pPr>
                  <m:oMathPara>
                    <m:oMath>
                      <m:r>
                        <w:rPr>
                          <w:rFonts w:ascii="Cambria Math" w:hAnsi="Cambria Math"/>
                          <w:lang w:val="es-NI"/>
                        </w:rPr>
                        <m:t>λ</m:t>
                      </m:r>
                    </m:oMath>
                  </m:oMathPara>
                </w:p>
              </w:tc>
              <w:tc>
                <w:tcPr>
                  <w:tcW w:w="4056" w:type="pct"/>
                  <w:tcPrChange w:id="625" w:author="Quant Department - HO" w:date="2026-08-28T15:22:00Z" w16du:dateUtc="2026-08-28T08:22:00Z">
                    <w:tcPr>
                      <w:tcW w:w="4045" w:type="pct"/>
                    </w:tcPr>
                  </w:tcPrChange>
                </w:tcPr>
                <w:p w14:paraId="7673094C" w14:textId="4A36219B" w:rsidR="00AC06B6" w:rsidRDefault="00273851" w:rsidP="00AC06B6">
                  <w:pPr>
                    <w:rPr>
                      <w:rFonts w:eastAsiaTheme="minorEastAsia"/>
                      <w:lang w:val="es-NI"/>
                    </w:rPr>
                  </w:pPr>
                  <w:r>
                    <w:rPr>
                      <w:lang w:val="es-NI"/>
                    </w:rPr>
                    <w:t>Hệ số</w:t>
                  </w:r>
                  <w:r w:rsidR="00B35012">
                    <w:rPr>
                      <w:lang w:val="es-NI"/>
                    </w:rPr>
                    <w:t xml:space="preserve"> điều chỉnh</w:t>
                  </w:r>
                  <w:r w:rsidR="00EB7815">
                    <w:rPr>
                      <w:lang w:val="es-NI"/>
                    </w:rPr>
                    <w:t>:</w:t>
                  </w:r>
                  <w:r w:rsidR="00B35012">
                    <w:rPr>
                      <w:lang w:val="es-NI"/>
                    </w:rPr>
                    <w:t xml:space="preserve"> </w:t>
                  </w:r>
                </w:p>
                <w:p w14:paraId="2D1F01A5" w14:textId="74096041" w:rsidR="0043774F" w:rsidRPr="00EB7815" w:rsidRDefault="00027EF5" w:rsidP="00AC06B6">
                  <w:pPr>
                    <w:rPr>
                      <w:rFonts w:eastAsiaTheme="minorEastAsia"/>
                      <w:lang w:val="es-NI"/>
                    </w:rPr>
                  </w:pPr>
                  <m:oMathPara>
                    <m:oMath>
                      <m:r>
                        <w:rPr>
                          <w:rFonts w:ascii="Cambria Math" w:hAnsi="Cambria Math"/>
                          <w:lang w:val="es-NI"/>
                        </w:rPr>
                        <m:t>λ=</m:t>
                      </m:r>
                      <m:func>
                        <m:funcPr>
                          <m:ctrlPr>
                            <w:rPr>
                              <w:rFonts w:ascii="Cambria Math" w:eastAsiaTheme="minorEastAsia" w:hAnsi="Cambria Math"/>
                              <w:i/>
                              <w:lang w:val="es-NI"/>
                            </w:rPr>
                          </m:ctrlPr>
                        </m:funcPr>
                        <m:fName>
                          <m:r>
                            <m:rPr>
                              <m:sty m:val="p"/>
                            </m:rPr>
                            <w:rPr>
                              <w:rFonts w:ascii="Cambria Math" w:eastAsiaTheme="minorEastAsia" w:hAnsi="Cambria Math"/>
                              <w:lang w:val="es-NI"/>
                            </w:rPr>
                            <m:t>min</m:t>
                          </m:r>
                        </m:fName>
                        <m:e>
                          <m:d>
                            <m:dPr>
                              <m:ctrlPr>
                                <w:rPr>
                                  <w:rFonts w:ascii="Cambria Math" w:eastAsiaTheme="minorEastAsia" w:hAnsi="Cambria Math"/>
                                  <w:i/>
                                  <w:lang w:val="es-NI"/>
                                </w:rPr>
                              </m:ctrlPr>
                            </m:dPr>
                            <m:e>
                              <m:r>
                                <w:rPr>
                                  <w:rFonts w:ascii="Cambria Math" w:eastAsiaTheme="minorEastAsia" w:hAnsi="Cambria Math"/>
                                  <w:lang w:val="es-NI"/>
                                </w:rPr>
                                <m:t xml:space="preserve">1, </m:t>
                              </m:r>
                              <m:func>
                                <m:funcPr>
                                  <m:ctrlPr>
                                    <w:rPr>
                                      <w:rFonts w:ascii="Cambria Math" w:eastAsiaTheme="minorEastAsia" w:hAnsi="Cambria Math"/>
                                      <w:i/>
                                      <w:lang w:val="es-NI"/>
                                    </w:rPr>
                                  </m:ctrlPr>
                                </m:funcPr>
                                <m:fName>
                                  <m:limLow>
                                    <m:limLowPr>
                                      <m:ctrlPr>
                                        <w:rPr>
                                          <w:rFonts w:ascii="Cambria Math" w:eastAsiaTheme="minorEastAsia" w:hAnsi="Cambria Math"/>
                                          <w:i/>
                                          <w:lang w:val="es-NI"/>
                                        </w:rPr>
                                      </m:ctrlPr>
                                    </m:limLowPr>
                                    <m:e>
                                      <m:r>
                                        <w:rPr>
                                          <w:rFonts w:ascii="Cambria Math" w:hAnsi="Cambria Math"/>
                                          <w:lang w:val="es-NI"/>
                                        </w:rPr>
                                        <m:t>min</m:t>
                                      </m:r>
                                    </m:e>
                                    <m:lim>
                                      <m:d>
                                        <m:dPr>
                                          <m:begChr m:val="{"/>
                                          <m:endChr m:val="}"/>
                                          <m:ctrlPr>
                                            <w:rPr>
                                              <w:rFonts w:ascii="Cambria Math" w:eastAsiaTheme="minorEastAsia" w:hAnsi="Cambria Math"/>
                                              <w:i/>
                                              <w:lang w:val="es-NI"/>
                                            </w:rPr>
                                          </m:ctrlPr>
                                        </m:dPr>
                                        <m:e>
                                          <m:r>
                                            <w:rPr>
                                              <w:rFonts w:ascii="Cambria Math" w:eastAsiaTheme="minorEastAsia" w:hAnsi="Cambria Math"/>
                                              <w:lang w:val="es-NI"/>
                                            </w:rPr>
                                            <m:t xml:space="preserve">ab: </m:t>
                                          </m:r>
                                          <m:r>
                                            <w:del w:id="626" w:author="Quant Department - HO" w:date="2026-09-16T15:35:00Z" w16du:dateUtc="2026-09-16T08:35:00Z">
                                              <w:rPr>
                                                <w:rFonts w:ascii="Cambria Math" w:eastAsiaTheme="minorEastAsia" w:hAnsi="Cambria Math"/>
                                                <w:lang w:val="es-NI"/>
                                              </w:rPr>
                                              <m:t>-</m:t>
                                            </w:del>
                                          </m:r>
                                          <m:f>
                                            <m:fPr>
                                              <m:ctrlPr>
                                                <w:rPr>
                                                  <w:rFonts w:ascii="Cambria Math" w:eastAsiaTheme="minorEastAsia" w:hAnsi="Cambria Math"/>
                                                  <w:i/>
                                                  <w:lang w:val="es-NI"/>
                                                </w:rPr>
                                              </m:ctrlPr>
                                            </m:fPr>
                                            <m:num>
                                              <m:r>
                                                <w:rPr>
                                                  <w:rFonts w:ascii="Cambria Math" w:eastAsiaTheme="minorEastAsia" w:hAnsi="Cambria Math"/>
                                                  <w:lang w:val="es-NI"/>
                                                </w:rPr>
                                                <m:t>ρ</m:t>
                                              </m:r>
                                            </m:num>
                                            <m:den>
                                              <m:r>
                                                <w:rPr>
                                                  <w:rFonts w:ascii="Cambria Math" w:eastAsiaTheme="minorEastAsia" w:hAnsi="Cambria Math"/>
                                                  <w:lang w:val="es-NI"/>
                                                </w:rPr>
                                                <m:t>36</m:t>
                                              </m:r>
                                            </m:den>
                                          </m:f>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M</m:t>
                                              </m:r>
                                            </m:e>
                                            <m:sub>
                                              <m:r>
                                                <w:rPr>
                                                  <w:rFonts w:ascii="Cambria Math" w:eastAsiaTheme="minorEastAsia" w:hAnsi="Cambria Math"/>
                                                  <w:lang w:val="es-NI"/>
                                                </w:rPr>
                                                <m:t>ab</m:t>
                                              </m:r>
                                            </m:sub>
                                          </m:sSub>
                                          <m:r>
                                            <w:rPr>
                                              <w:rFonts w:ascii="Cambria Math" w:eastAsiaTheme="minorEastAsia" w:hAnsi="Cambria Math"/>
                                              <w:lang w:val="es-NI"/>
                                            </w:rPr>
                                            <m:t>&lt;0</m:t>
                                          </m:r>
                                        </m:e>
                                      </m:d>
                                    </m:lim>
                                  </m:limLow>
                                </m:fName>
                                <m:e>
                                  <m:d>
                                    <m:dPr>
                                      <m:ctrlPr>
                                        <w:rPr>
                                          <w:rFonts w:ascii="Cambria Math" w:eastAsiaTheme="minorEastAsia" w:hAnsi="Cambria Math"/>
                                          <w:i/>
                                          <w:lang w:val="es-NI"/>
                                        </w:rPr>
                                      </m:ctrlPr>
                                    </m:dPr>
                                    <m:e>
                                      <m:f>
                                        <m:fPr>
                                          <m:ctrlPr>
                                            <w:rPr>
                                              <w:rFonts w:ascii="Cambria Math" w:eastAsiaTheme="minorEastAsia" w:hAnsi="Cambria Math"/>
                                              <w:i/>
                                              <w:lang w:val="es-NI"/>
                                            </w:rPr>
                                          </m:ctrlPr>
                                        </m:fPr>
                                        <m:num>
                                          <m:sSubSup>
                                            <m:sSubSupPr>
                                              <m:ctrlPr>
                                                <w:rPr>
                                                  <w:rFonts w:ascii="Cambria Math" w:eastAsiaTheme="minorEastAsia" w:hAnsi="Cambria Math"/>
                                                  <w:i/>
                                                  <w:lang w:val="es-NI"/>
                                                </w:rPr>
                                              </m:ctrlPr>
                                            </m:sSubSupPr>
                                            <m:e>
                                              <m:r>
                                                <w:rPr>
                                                  <w:rFonts w:ascii="Cambria Math" w:eastAsiaTheme="minorEastAsia" w:hAnsi="Cambria Math"/>
                                                  <w:lang w:val="es-NI"/>
                                                </w:rPr>
                                                <m:t>p</m:t>
                                              </m:r>
                                            </m:e>
                                            <m:sub>
                                              <m:r>
                                                <w:rPr>
                                                  <w:rFonts w:ascii="Cambria Math" w:eastAsiaTheme="minorEastAsia" w:hAnsi="Cambria Math"/>
                                                  <w:lang w:val="es-NI"/>
                                                </w:rPr>
                                                <m:t>ab</m:t>
                                              </m:r>
                                            </m:sub>
                                            <m:sup>
                                              <m:r>
                                                <w:rPr>
                                                  <w:rFonts w:ascii="Cambria Math" w:eastAsiaTheme="minorEastAsia" w:hAnsi="Cambria Math"/>
                                                  <w:lang w:val="es-NI"/>
                                                </w:rPr>
                                                <m:t>0</m:t>
                                              </m:r>
                                            </m:sup>
                                          </m:sSubSup>
                                        </m:num>
                                        <m:den>
                                          <m:r>
                                            <w:rPr>
                                              <w:rFonts w:ascii="Cambria Math" w:eastAsiaTheme="minorEastAsia" w:hAnsi="Cambria Math"/>
                                              <w:lang w:val="es-NI"/>
                                            </w:rPr>
                                            <m:t>-</m:t>
                                          </m:r>
                                          <m:f>
                                            <m:fPr>
                                              <m:ctrlPr>
                                                <w:rPr>
                                                  <w:rFonts w:ascii="Cambria Math" w:eastAsiaTheme="minorEastAsia" w:hAnsi="Cambria Math"/>
                                                  <w:i/>
                                                  <w:lang w:val="es-NI"/>
                                                </w:rPr>
                                              </m:ctrlPr>
                                            </m:fPr>
                                            <m:num>
                                              <m:r>
                                                <w:rPr>
                                                  <w:rFonts w:ascii="Cambria Math" w:eastAsiaTheme="minorEastAsia" w:hAnsi="Cambria Math"/>
                                                  <w:lang w:val="es-NI"/>
                                                </w:rPr>
                                                <m:t>ρ</m:t>
                                              </m:r>
                                            </m:num>
                                            <m:den>
                                              <m:r>
                                                <w:rPr>
                                                  <w:rFonts w:ascii="Cambria Math" w:eastAsiaTheme="minorEastAsia" w:hAnsi="Cambria Math"/>
                                                  <w:lang w:val="es-NI"/>
                                                </w:rPr>
                                                <m:t>36</m:t>
                                              </m:r>
                                            </m:den>
                                          </m:f>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M</m:t>
                                              </m:r>
                                            </m:e>
                                            <m:sub>
                                              <m:r>
                                                <w:rPr>
                                                  <w:rFonts w:ascii="Cambria Math" w:eastAsiaTheme="minorEastAsia" w:hAnsi="Cambria Math"/>
                                                  <w:lang w:val="es-NI"/>
                                                </w:rPr>
                                                <m:t>ab</m:t>
                                              </m:r>
                                            </m:sub>
                                          </m:sSub>
                                        </m:den>
                                      </m:f>
                                    </m:e>
                                  </m:d>
                                </m:e>
                              </m:func>
                            </m:e>
                          </m:d>
                        </m:e>
                      </m:func>
                      <m:r>
                        <w:rPr>
                          <w:rFonts w:ascii="Cambria Math" w:eastAsiaTheme="minorEastAsia" w:hAnsi="Cambria Math"/>
                          <w:lang w:val="es-NI"/>
                        </w:rPr>
                        <m:t xml:space="preserve"> </m:t>
                      </m:r>
                    </m:oMath>
                  </m:oMathPara>
                </w:p>
                <w:p w14:paraId="12E9234C" w14:textId="13E03ECE" w:rsidR="00EB7815" w:rsidRDefault="00EB7815" w:rsidP="00AC06B6">
                  <w:pPr>
                    <w:rPr>
                      <w:lang w:val="es-NI"/>
                    </w:rPr>
                  </w:pPr>
                  <w:r>
                    <w:rPr>
                      <w:lang w:val="es-NI"/>
                    </w:rPr>
                    <w:lastRenderedPageBreak/>
                    <w:t>(</w:t>
                  </w:r>
                  <m:oMath>
                    <m:r>
                      <w:rPr>
                        <w:rFonts w:ascii="Cambria Math" w:hAnsi="Cambria Math"/>
                        <w:lang w:val="es-NI"/>
                      </w:rPr>
                      <m:t>λ</m:t>
                    </m:r>
                  </m:oMath>
                  <w:r>
                    <w:rPr>
                      <w:rFonts w:eastAsiaTheme="minorEastAsia"/>
                      <w:lang w:val="es-NI"/>
                    </w:rPr>
                    <w:t xml:space="preserve"> được xác định </w:t>
                  </w:r>
                  <w:r>
                    <w:rPr>
                      <w:lang w:val="es-NI"/>
                    </w:rPr>
                    <w:t xml:space="preserve">nhằm đảm bảo </w:t>
                  </w:r>
                  <m:oMath>
                    <m:sSub>
                      <m:sSubPr>
                        <m:ctrlPr>
                          <w:rPr>
                            <w:rFonts w:ascii="Cambria Math" w:hAnsi="Cambria Math"/>
                            <w:i/>
                            <w:lang w:val="es-NI"/>
                          </w:rPr>
                        </m:ctrlPr>
                      </m:sSubPr>
                      <m:e>
                        <m:r>
                          <w:rPr>
                            <w:rFonts w:ascii="Cambria Math" w:hAnsi="Cambria Math"/>
                            <w:lang w:val="es-NI"/>
                          </w:rPr>
                          <m:t>p</m:t>
                        </m:r>
                      </m:e>
                      <m:sub>
                        <m:r>
                          <w:rPr>
                            <w:rFonts w:ascii="Cambria Math" w:hAnsi="Cambria Math"/>
                            <w:lang w:val="es-NI"/>
                          </w:rPr>
                          <m:t>ab</m:t>
                        </m:r>
                      </m:sub>
                    </m:sSub>
                    <m:r>
                      <w:rPr>
                        <w:rFonts w:ascii="Cambria Math" w:eastAsiaTheme="minorEastAsia" w:hAnsi="Cambria Math"/>
                        <w:lang w:val="es-NI"/>
                      </w:rPr>
                      <m:t>≥0</m:t>
                    </m:r>
                  </m:oMath>
                  <w:r>
                    <w:rPr>
                      <w:rFonts w:eastAsiaTheme="minorEastAsia"/>
                      <w:lang w:val="es-NI"/>
                    </w:rPr>
                    <w:t>).</w:t>
                  </w:r>
                </w:p>
              </w:tc>
            </w:tr>
            <w:tr w:rsidR="00DB601D" w14:paraId="6A2FB8A9" w14:textId="77777777" w:rsidTr="002E5CB1">
              <w:trPr>
                <w:trPrChange w:id="627" w:author="Quant Department - HO" w:date="2026-08-28T15:22:00Z" w16du:dateUtc="2026-08-28T08:22:00Z">
                  <w:trPr>
                    <w:gridAfter w:val="0"/>
                  </w:trPr>
                </w:trPrChange>
              </w:trPr>
              <w:tc>
                <w:tcPr>
                  <w:tcW w:w="944" w:type="pct"/>
                  <w:vAlign w:val="top"/>
                  <w:tcPrChange w:id="628" w:author="Quant Department - HO" w:date="2026-08-28T15:22:00Z" w16du:dateUtc="2026-08-28T08:22:00Z">
                    <w:tcPr>
                      <w:tcW w:w="955" w:type="pct"/>
                      <w:gridSpan w:val="2"/>
                    </w:tcPr>
                  </w:tcPrChange>
                </w:tcPr>
                <w:p w14:paraId="67EB5BAA" w14:textId="1EFDFB19" w:rsidR="00DB601D" w:rsidRDefault="00000000">
                  <w:pPr>
                    <w:jc w:val="center"/>
                    <w:rPr>
                      <w:rFonts w:eastAsia="Calibri" w:cs="Arial"/>
                      <w:lang w:val="es-NI"/>
                    </w:rPr>
                    <w:pPrChange w:id="629" w:author="Quant Department - HO" w:date="2026-08-28T15:20:00Z" w16du:dateUtc="2026-08-28T08:20:00Z">
                      <w:pPr/>
                    </w:pPrChange>
                  </w:pPr>
                  <m:oMathPara>
                    <m:oMath>
                      <m:sSub>
                        <m:sSubPr>
                          <m:ctrlPr>
                            <w:rPr>
                              <w:rFonts w:ascii="Cambria Math" w:eastAsiaTheme="minorEastAsia" w:hAnsi="Cambria Math"/>
                              <w:i/>
                              <w:lang w:val="es-NI"/>
                            </w:rPr>
                          </m:ctrlPr>
                        </m:sSubPr>
                        <m:e>
                          <m:r>
                            <w:rPr>
                              <w:rFonts w:ascii="Cambria Math" w:eastAsiaTheme="minorEastAsia" w:hAnsi="Cambria Math"/>
                              <w:lang w:val="es-NI"/>
                            </w:rPr>
                            <m:t>R</m:t>
                          </m:r>
                        </m:e>
                        <m:sub>
                          <m:r>
                            <w:rPr>
                              <w:rFonts w:ascii="Cambria Math" w:eastAsiaTheme="minorEastAsia" w:hAnsi="Cambria Math"/>
                              <w:lang w:val="es-NI"/>
                            </w:rPr>
                            <m:t>r</m:t>
                          </m:r>
                        </m:sub>
                      </m:sSub>
                      <m:d>
                        <m:dPr>
                          <m:ctrlPr>
                            <w:rPr>
                              <w:rFonts w:ascii="Cambria Math" w:eastAsiaTheme="minorEastAsia"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r>
                            <w:rPr>
                              <w:rFonts w:ascii="Cambria Math" w:eastAsiaTheme="minorEastAsia" w:hAnsi="Cambria Math"/>
                              <w:lang w:val="es-NI"/>
                            </w:rPr>
                            <m:t xml:space="preserve">, </m:t>
                          </m:r>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i+1</m:t>
                              </m:r>
                            </m:sub>
                          </m:sSub>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x</m:t>
                              </m:r>
                            </m:e>
                            <m:sub>
                              <m:r>
                                <w:rPr>
                                  <w:rFonts w:ascii="Cambria Math" w:eastAsiaTheme="minorEastAsia" w:hAnsi="Cambria Math"/>
                                  <w:lang w:val="es-NI"/>
                                </w:rPr>
                                <m:t>j</m:t>
                              </m:r>
                            </m:sub>
                          </m:sSub>
                          <m:d>
                            <m:dPr>
                              <m:ctrlPr>
                                <w:rPr>
                                  <w:rFonts w:ascii="Cambria Math" w:eastAsiaTheme="minorEastAsia"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e>
                          </m:d>
                        </m:e>
                      </m:d>
                    </m:oMath>
                  </m:oMathPara>
                </w:p>
              </w:tc>
              <w:tc>
                <w:tcPr>
                  <w:tcW w:w="4056" w:type="pct"/>
                  <w:tcPrChange w:id="630" w:author="Quant Department - HO" w:date="2026-08-28T15:22:00Z" w16du:dateUtc="2026-08-28T08:22:00Z">
                    <w:tcPr>
                      <w:tcW w:w="4045" w:type="pct"/>
                    </w:tcPr>
                  </w:tcPrChange>
                </w:tcPr>
                <w:p w14:paraId="4B28757A" w14:textId="196970D3" w:rsidR="00DB601D" w:rsidRDefault="00DB601D" w:rsidP="00DB601D">
                  <w:pPr>
                    <w:rPr>
                      <w:lang w:val="es-NI"/>
                    </w:rPr>
                  </w:pPr>
                  <w:r>
                    <w:rPr>
                      <w:rFonts w:eastAsiaTheme="minorEastAsia"/>
                      <w:lang w:val="es-NI"/>
                    </w:rPr>
                    <w:t>LSCK kép liên tục không coupon kỳ hạn</w:t>
                  </w:r>
                  <w:r w:rsidR="00955AFF">
                    <w:rPr>
                      <w:rFonts w:eastAsiaTheme="minorEastAsia"/>
                      <w:lang w:val="es-NI"/>
                    </w:rPr>
                    <w:t xml:space="preserve"> từ</w:t>
                  </w:r>
                  <w:r>
                    <w:rPr>
                      <w:rFonts w:eastAsiaTheme="minorEastAsia"/>
                      <w:lang w:val="es-NI"/>
                    </w:rPr>
                    <w:t xml:space="preserve"> </w:t>
                  </w:r>
                  <m:oMath>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oMath>
                  <w:r>
                    <w:rPr>
                      <w:rFonts w:eastAsiaTheme="minorEastAsia"/>
                      <w:lang w:val="es-NI"/>
                    </w:rPr>
                    <w:t xml:space="preserve"> đến </w:t>
                  </w:r>
                  <m:oMath>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i+1</m:t>
                        </m:r>
                      </m:sub>
                    </m:sSub>
                  </m:oMath>
                  <w:r w:rsidR="00693A02">
                    <w:rPr>
                      <w:rFonts w:eastAsiaTheme="minorEastAsia"/>
                      <w:lang w:val="es-NI"/>
                    </w:rPr>
                    <w:t xml:space="preserve"> </w:t>
                  </w:r>
                  <w:r w:rsidR="00693A02" w:rsidRPr="00693A02">
                    <w:rPr>
                      <w:rFonts w:eastAsiaTheme="minorEastAsia"/>
                      <w:i/>
                      <w:iCs/>
                      <w:lang w:val="es-NI"/>
                    </w:rPr>
                    <w:t>(Chi tiết xem</w:t>
                  </w:r>
                  <w:r w:rsidRPr="00693A02">
                    <w:rPr>
                      <w:rFonts w:eastAsiaTheme="minorEastAsia"/>
                      <w:i/>
                      <w:iCs/>
                      <w:lang w:val="es-NI"/>
                    </w:rPr>
                    <w:t xml:space="preserve"> </w:t>
                  </w:r>
                  <w:r w:rsidR="00737855">
                    <w:rPr>
                      <w:rFonts w:eastAsiaTheme="minorEastAsia"/>
                      <w:i/>
                      <w:iCs/>
                      <w:lang w:val="es-NI"/>
                    </w:rPr>
                    <w:t>Bước (1)</w:t>
                  </w:r>
                  <w:r w:rsidR="00693A02" w:rsidRPr="00693A02">
                    <w:rPr>
                      <w:rFonts w:eastAsiaTheme="minorEastAsia"/>
                      <w:i/>
                      <w:iCs/>
                      <w:lang w:val="es-NI"/>
                    </w:rPr>
                    <w:t>)</w:t>
                  </w:r>
                </w:p>
              </w:tc>
            </w:tr>
            <w:tr w:rsidR="00F008A8" w14:paraId="54D31320" w14:textId="77777777" w:rsidTr="002E5CB1">
              <w:trPr>
                <w:trPrChange w:id="631" w:author="Quant Department - HO" w:date="2026-08-28T15:22:00Z" w16du:dateUtc="2026-08-28T08:22:00Z">
                  <w:trPr>
                    <w:gridAfter w:val="0"/>
                  </w:trPr>
                </w:trPrChange>
              </w:trPr>
              <w:tc>
                <w:tcPr>
                  <w:tcW w:w="944" w:type="pct"/>
                  <w:vAlign w:val="top"/>
                  <w:tcPrChange w:id="632" w:author="Quant Department - HO" w:date="2026-08-28T15:22:00Z" w16du:dateUtc="2026-08-28T08:22:00Z">
                    <w:tcPr>
                      <w:tcW w:w="955" w:type="pct"/>
                      <w:gridSpan w:val="2"/>
                    </w:tcPr>
                  </w:tcPrChange>
                </w:tcPr>
                <w:p w14:paraId="782CA7E1" w14:textId="40919947" w:rsidR="00F008A8" w:rsidRDefault="00000000">
                  <w:pPr>
                    <w:jc w:val="center"/>
                    <w:rPr>
                      <w:rFonts w:eastAsia="Calibri" w:cs="Arial"/>
                      <w:lang w:val="es-NI"/>
                    </w:rPr>
                    <w:pPrChange w:id="633" w:author="Quant Department - HO" w:date="2026-08-28T15:20:00Z" w16du:dateUtc="2026-08-28T08:20:00Z">
                      <w:pPr/>
                    </w:pPrChange>
                  </w:pPr>
                  <m:oMathPara>
                    <m:oMath>
                      <m:sSub>
                        <m:sSubPr>
                          <m:ctrlPr>
                            <w:rPr>
                              <w:rFonts w:ascii="Cambria Math" w:hAnsi="Cambria Math"/>
                              <w:i/>
                              <w:lang w:val="es-NI"/>
                            </w:rPr>
                          </m:ctrlPr>
                        </m:sSubPr>
                        <m:e>
                          <m:r>
                            <w:rPr>
                              <w:rFonts w:ascii="Cambria Math" w:hAnsi="Cambria Math"/>
                              <w:lang w:val="es-NI"/>
                            </w:rPr>
                            <m:t>R</m:t>
                          </m:r>
                        </m:e>
                        <m:sub>
                          <m:r>
                            <w:rPr>
                              <w:rFonts w:ascii="Cambria Math" w:hAnsi="Cambria Math"/>
                              <w:lang w:val="es-NI"/>
                            </w:rPr>
                            <m:t>coupon</m:t>
                          </m:r>
                        </m:sub>
                      </m:sSub>
                      <m:d>
                        <m:dPr>
                          <m:ctrlPr>
                            <w:rPr>
                              <w:rFonts w:ascii="Cambria Math" w:eastAsiaTheme="minorEastAsia" w:hAnsi="Cambria Math"/>
                              <w:i/>
                              <w:lang w:val="es-NI"/>
                            </w:rPr>
                          </m:ctrlPr>
                        </m:dPr>
                        <m:e>
                          <m:sSub>
                            <m:sSubPr>
                              <m:ctrlPr>
                                <w:rPr>
                                  <w:rFonts w:ascii="Cambria Math" w:hAnsi="Cambria Math"/>
                                  <w:i/>
                                  <w:lang w:val="es-NI"/>
                                </w:rPr>
                              </m:ctrlPr>
                            </m:sSubPr>
                            <m:e>
                              <m:r>
                                <w:rPr>
                                  <w:rFonts w:ascii="Cambria Math" w:hAnsi="Cambria Math"/>
                                  <w:lang w:val="es-NI"/>
                                </w:rPr>
                                <m:t>y</m:t>
                              </m:r>
                            </m:e>
                            <m:sub>
                              <m:r>
                                <w:rPr>
                                  <w:rFonts w:ascii="Cambria Math" w:hAnsi="Cambria Math"/>
                                  <w:lang w:val="es-NI"/>
                                </w:rPr>
                                <m:t>k</m:t>
                              </m:r>
                            </m:sub>
                          </m:sSub>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e>
                      </m:d>
                    </m:oMath>
                  </m:oMathPara>
                </w:p>
              </w:tc>
              <w:tc>
                <w:tcPr>
                  <w:tcW w:w="4056" w:type="pct"/>
                  <w:tcPrChange w:id="634" w:author="Quant Department - HO" w:date="2026-08-28T15:22:00Z" w16du:dateUtc="2026-08-28T08:22:00Z">
                    <w:tcPr>
                      <w:tcW w:w="4045" w:type="pct"/>
                    </w:tcPr>
                  </w:tcPrChange>
                </w:tcPr>
                <w:p w14:paraId="1B82631A" w14:textId="13E88901" w:rsidR="00F008A8" w:rsidRDefault="00F008A8" w:rsidP="00DB601D">
                  <w:pPr>
                    <w:rPr>
                      <w:rFonts w:eastAsiaTheme="minorEastAsia"/>
                      <w:lang w:val="es-NI"/>
                    </w:rPr>
                  </w:pPr>
                  <w:r>
                    <w:rPr>
                      <w:rFonts w:eastAsiaTheme="minorEastAsia"/>
                      <w:lang w:val="es-NI"/>
                    </w:rPr>
                    <w:t>Lãi suất coupon</w:t>
                  </w:r>
                  <w:r w:rsidR="00FE5F9A">
                    <w:rPr>
                      <w:rFonts w:eastAsiaTheme="minorEastAsia"/>
                      <w:lang w:val="es-NI"/>
                    </w:rPr>
                    <w:t xml:space="preserve"> (lãi đơn)</w:t>
                  </w:r>
                  <w:r>
                    <w:rPr>
                      <w:rFonts w:eastAsiaTheme="minorEastAsia"/>
                      <w:lang w:val="es-NI"/>
                    </w:rPr>
                    <w:t xml:space="preserve"> </w:t>
                  </w:r>
                  <w:r w:rsidR="002C78DE">
                    <w:rPr>
                      <w:rFonts w:eastAsiaTheme="minorEastAsia"/>
                      <w:lang w:val="es-NI"/>
                    </w:rPr>
                    <w:t xml:space="preserve">tại nút </w:t>
                  </w:r>
                  <m:oMath>
                    <m:r>
                      <w:rPr>
                        <w:rFonts w:ascii="Cambria Math" w:eastAsiaTheme="minorEastAsia" w:hAnsi="Cambria Math"/>
                        <w:lang w:val="es-NI"/>
                      </w:rPr>
                      <m:t>(i, j, k)</m:t>
                    </m:r>
                  </m:oMath>
                  <w:r w:rsidR="002C78DE">
                    <w:rPr>
                      <w:rFonts w:eastAsiaTheme="minorEastAsia"/>
                      <w:lang w:val="es-NI"/>
                    </w:rPr>
                    <w:t>, được xác định</w:t>
                  </w:r>
                  <w:ins w:id="635" w:author="Quant Department - HO" w:date="2026-09-04T08:50:00Z" w16du:dateUtc="2026-09-04T01:50:00Z">
                    <w:r w:rsidR="007D1314">
                      <w:rPr>
                        <w:rFonts w:eastAsiaTheme="minorEastAsia"/>
                        <w:lang w:val="es-NI"/>
                      </w:rPr>
                      <w:t xml:space="preserve"> theo từng trường hợp</w:t>
                    </w:r>
                  </w:ins>
                  <w:r w:rsidR="002C78DE">
                    <w:rPr>
                      <w:rFonts w:eastAsiaTheme="minorEastAsia"/>
                      <w:lang w:val="es-NI"/>
                    </w:rPr>
                    <w:t xml:space="preserve"> như sau:</w:t>
                  </w:r>
                </w:p>
                <w:p w14:paraId="0305B560" w14:textId="77777777" w:rsidR="002C78DE" w:rsidRDefault="002C78DE" w:rsidP="002C78DE">
                  <w:pPr>
                    <w:pStyle w:val="TLXDMHBullet1"/>
                    <w:rPr>
                      <w:lang w:val="es-NI"/>
                    </w:rPr>
                  </w:pPr>
                  <w:r>
                    <w:rPr>
                      <w:lang w:val="es-NI"/>
                    </w:rPr>
                    <w:t>Coupon thả nổi:</w:t>
                  </w:r>
                </w:p>
                <w:p w14:paraId="199D6580" w14:textId="389A1E5D" w:rsidR="002C78DE" w:rsidRDefault="00000000" w:rsidP="002C78DE">
                  <w:pPr>
                    <w:pStyle w:val="TLXDMHBullet1"/>
                    <w:numPr>
                      <w:ilvl w:val="0"/>
                      <w:numId w:val="0"/>
                    </w:numPr>
                    <w:rPr>
                      <w:lang w:val="es-NI"/>
                    </w:rPr>
                  </w:pPr>
                  <m:oMathPara>
                    <m:oMath>
                      <m:sSub>
                        <m:sSubPr>
                          <m:ctrlPr>
                            <w:rPr>
                              <w:rFonts w:ascii="Cambria Math" w:hAnsi="Cambria Math"/>
                              <w:i/>
                              <w:lang w:val="es-NI"/>
                            </w:rPr>
                          </m:ctrlPr>
                        </m:sSubPr>
                        <m:e>
                          <m:r>
                            <w:rPr>
                              <w:rFonts w:ascii="Cambria Math" w:hAnsi="Cambria Math"/>
                              <w:lang w:val="es-NI"/>
                            </w:rPr>
                            <m:t>R</m:t>
                          </m:r>
                        </m:e>
                        <m:sub>
                          <m:r>
                            <w:rPr>
                              <w:rFonts w:ascii="Cambria Math" w:hAnsi="Cambria Math"/>
                              <w:lang w:val="es-NI"/>
                            </w:rPr>
                            <m:t>coupon</m:t>
                          </m:r>
                        </m:sub>
                      </m:sSub>
                      <m:d>
                        <m:dPr>
                          <m:ctrlPr>
                            <w:rPr>
                              <w:rFonts w:ascii="Cambria Math" w:eastAsiaTheme="minorEastAsia" w:hAnsi="Cambria Math"/>
                              <w:i/>
                              <w:lang w:val="es-NI"/>
                            </w:rPr>
                          </m:ctrlPr>
                        </m:dPr>
                        <m:e>
                          <m:sSub>
                            <m:sSubPr>
                              <m:ctrlPr>
                                <w:rPr>
                                  <w:rFonts w:ascii="Cambria Math" w:hAnsi="Cambria Math"/>
                                  <w:i/>
                                  <w:lang w:val="es-NI"/>
                                </w:rPr>
                              </m:ctrlPr>
                            </m:sSubPr>
                            <m:e>
                              <m:r>
                                <w:rPr>
                                  <w:rFonts w:ascii="Cambria Math" w:hAnsi="Cambria Math"/>
                                  <w:lang w:val="es-NI"/>
                                </w:rPr>
                                <m:t>y</m:t>
                              </m:r>
                            </m:e>
                            <m:sub>
                              <m:r>
                                <w:rPr>
                                  <w:rFonts w:ascii="Cambria Math" w:hAnsi="Cambria Math"/>
                                  <w:lang w:val="es-NI"/>
                                </w:rPr>
                                <m:t>k</m:t>
                              </m:r>
                            </m:sub>
                          </m:sSub>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e>
                      </m:d>
                      <m:r>
                        <w:rPr>
                          <w:rFonts w:ascii="Cambria Math" w:eastAsiaTheme="minorEastAsia" w:hAnsi="Cambria Math"/>
                          <w:lang w:val="es-NI"/>
                        </w:rPr>
                        <m:t>=</m:t>
                      </m:r>
                      <m:func>
                        <m:funcPr>
                          <m:ctrlPr>
                            <w:rPr>
                              <w:rFonts w:ascii="Cambria Math" w:eastAsiaTheme="minorEastAsia" w:hAnsi="Cambria Math"/>
                              <w:i/>
                              <w:lang w:val="es-NI"/>
                            </w:rPr>
                          </m:ctrlPr>
                        </m:funcPr>
                        <m:fName>
                          <m:r>
                            <m:rPr>
                              <m:sty m:val="p"/>
                            </m:rPr>
                            <w:rPr>
                              <w:rFonts w:ascii="Cambria Math" w:eastAsiaTheme="minorEastAsia" w:hAnsi="Cambria Math"/>
                              <w:lang w:val="es-NI"/>
                            </w:rPr>
                            <m:t>min</m:t>
                          </m:r>
                        </m:fName>
                        <m:e>
                          <m:d>
                            <m:dPr>
                              <m:ctrlPr>
                                <w:ins w:id="636" w:author="Quant Department - HO" w:date="2026-09-07T09:17:00Z" w16du:dateUtc="2026-09-07T02:17:00Z">
                                  <w:rPr>
                                    <w:rFonts w:ascii="Cambria Math" w:eastAsiaTheme="minorEastAsia" w:hAnsi="Cambria Math"/>
                                    <w:i/>
                                    <w:lang w:val="es-NI"/>
                                  </w:rPr>
                                </w:ins>
                              </m:ctrlPr>
                            </m:dPr>
                            <m:e>
                              <m:func>
                                <m:funcPr>
                                  <m:ctrlPr>
                                    <w:rPr>
                                      <w:rFonts w:ascii="Cambria Math" w:eastAsiaTheme="minorEastAsia" w:hAnsi="Cambria Math"/>
                                      <w:i/>
                                      <w:lang w:val="es-NI"/>
                                    </w:rPr>
                                  </m:ctrlPr>
                                </m:funcPr>
                                <m:fName>
                                  <m:r>
                                    <w:rPr>
                                      <w:rFonts w:ascii="Cambria Math" w:eastAsiaTheme="minorEastAsia" w:hAnsi="Cambria Math"/>
                                      <w:lang w:val="es-NI"/>
                                    </w:rPr>
                                    <m:t>max</m:t>
                                  </m:r>
                                </m:fName>
                                <m:e>
                                  <m:d>
                                    <m:dPr>
                                      <m:ctrlPr>
                                        <w:rPr>
                                          <w:rFonts w:ascii="Cambria Math" w:eastAsiaTheme="minorEastAsia"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L</m:t>
                                          </m:r>
                                        </m:e>
                                        <m:sub>
                                          <m:r>
                                            <w:rPr>
                                              <w:rFonts w:ascii="Cambria Math" w:eastAsiaTheme="minorEastAsia" w:hAnsi="Cambria Math"/>
                                              <w:lang w:val="es-NI"/>
                                            </w:rPr>
                                            <m:t>ik</m:t>
                                          </m:r>
                                        </m:sub>
                                      </m:sSub>
                                      <m:d>
                                        <m:dPr>
                                          <m:ctrlPr>
                                            <w:rPr>
                                              <w:rFonts w:ascii="Cambria Math" w:eastAsiaTheme="minorEastAsia" w:hAnsi="Cambria Math"/>
                                              <w:i/>
                                              <w:lang w:val="es-NI"/>
                                            </w:rPr>
                                          </m:ctrlPr>
                                        </m:dPr>
                                        <m:e>
                                          <m:r>
                                            <w:rPr>
                                              <w:rFonts w:ascii="Cambria Math" w:eastAsiaTheme="minorEastAsia" w:hAnsi="Cambria Math"/>
                                              <w:lang w:val="es-NI"/>
                                            </w:rPr>
                                            <m:t>δ</m:t>
                                          </m:r>
                                        </m:e>
                                      </m:d>
                                      <m:r>
                                        <w:rPr>
                                          <w:rFonts w:ascii="Cambria Math" w:eastAsiaTheme="minorEastAsia" w:hAnsi="Cambria Math"/>
                                          <w:lang w:val="es-NI"/>
                                        </w:rPr>
                                        <m:t>+</m:t>
                                      </m:r>
                                      <m:r>
                                        <w:del w:id="637" w:author="Quant Department - HO" w:date="2026-08-28T15:16:00Z" w16du:dateUtc="2026-08-28T08:16:00Z">
                                          <w:rPr>
                                            <w:rFonts w:ascii="Cambria Math" w:eastAsiaTheme="minorEastAsia" w:hAnsi="Cambria Math"/>
                                            <w:lang w:val="es-NI"/>
                                          </w:rPr>
                                          <m:t>Margin</m:t>
                                        </w:del>
                                      </m:r>
                                      <m:r>
                                        <w:ins w:id="638" w:author="Quant Department - HO" w:date="2026-08-28T15:16:00Z" w16du:dateUtc="2026-08-28T08:16:00Z">
                                          <w:rPr>
                                            <w:rFonts w:ascii="Cambria Math" w:eastAsiaTheme="minorEastAsia" w:hAnsi="Cambria Math"/>
                                            <w:lang w:val="es-NI"/>
                                          </w:rPr>
                                          <m:t>Spread</m:t>
                                        </w:ins>
                                      </m:r>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K</m:t>
                                          </m:r>
                                        </m:e>
                                        <m:sub>
                                          <m:r>
                                            <w:rPr>
                                              <w:rFonts w:ascii="Cambria Math" w:eastAsiaTheme="minorEastAsia" w:hAnsi="Cambria Math"/>
                                              <w:lang w:val="es-NI"/>
                                            </w:rPr>
                                            <m:t>floor</m:t>
                                          </m:r>
                                        </m:sub>
                                      </m:sSub>
                                    </m:e>
                                  </m:d>
                                </m:e>
                              </m:func>
                              <m:r>
                                <w:ins w:id="639" w:author="Quant Department - HO" w:date="2026-09-07T09:17:00Z" w16du:dateUtc="2026-09-07T02:17:00Z">
                                  <w:rPr>
                                    <w:rFonts w:ascii="Cambria Math" w:eastAsiaTheme="minorEastAsia" w:hAnsi="Cambria Math"/>
                                    <w:lang w:val="es-NI"/>
                                  </w:rPr>
                                  <m:t xml:space="preserve">, </m:t>
                                </w:ins>
                              </m:r>
                              <m:sSub>
                                <m:sSubPr>
                                  <m:ctrlPr>
                                    <w:ins w:id="640" w:author="Quant Department - HO" w:date="2026-09-07T09:17:00Z" w16du:dateUtc="2026-09-07T02:17:00Z">
                                      <w:rPr>
                                        <w:rFonts w:ascii="Cambria Math" w:eastAsiaTheme="minorEastAsia" w:hAnsi="Cambria Math"/>
                                        <w:i/>
                                        <w:lang w:val="es-NI"/>
                                      </w:rPr>
                                    </w:ins>
                                  </m:ctrlPr>
                                </m:sSubPr>
                                <m:e>
                                  <m:r>
                                    <w:ins w:id="641" w:author="Quant Department - HO" w:date="2026-09-07T09:17:00Z" w16du:dateUtc="2026-09-07T02:17:00Z">
                                      <w:rPr>
                                        <w:rFonts w:ascii="Cambria Math" w:eastAsiaTheme="minorEastAsia" w:hAnsi="Cambria Math"/>
                                        <w:lang w:val="es-NI"/>
                                      </w:rPr>
                                      <m:t>K</m:t>
                                    </w:ins>
                                  </m:r>
                                </m:e>
                                <m:sub>
                                  <m:r>
                                    <w:ins w:id="642" w:author="Quant Department - HO" w:date="2026-09-07T09:17:00Z" w16du:dateUtc="2026-09-07T02:17:00Z">
                                      <w:rPr>
                                        <w:rFonts w:ascii="Cambria Math" w:eastAsiaTheme="minorEastAsia" w:hAnsi="Cambria Math"/>
                                        <w:lang w:val="es-NI"/>
                                      </w:rPr>
                                      <m:t>cap</m:t>
                                    </w:ins>
                                  </m:r>
                                </m:sub>
                              </m:sSub>
                            </m:e>
                          </m:d>
                        </m:e>
                      </m:func>
                    </m:oMath>
                  </m:oMathPara>
                </w:p>
                <w:p w14:paraId="70FE01AA" w14:textId="77777777" w:rsidR="002C78DE" w:rsidRDefault="002C78DE" w:rsidP="002C78DE">
                  <w:pPr>
                    <w:pStyle w:val="TLXDMHBullet1"/>
                    <w:rPr>
                      <w:lang w:val="es-NI"/>
                    </w:rPr>
                  </w:pPr>
                  <w:r>
                    <w:rPr>
                      <w:lang w:val="es-NI"/>
                    </w:rPr>
                    <w:t>Coupon cố định:</w:t>
                  </w:r>
                </w:p>
                <w:p w14:paraId="54CCE222" w14:textId="697FA245" w:rsidR="002C78DE" w:rsidRPr="004B16E4" w:rsidRDefault="00000000" w:rsidP="002C78DE">
                  <w:pPr>
                    <w:pStyle w:val="TLXDMHBullet1"/>
                    <w:numPr>
                      <w:ilvl w:val="0"/>
                      <w:numId w:val="0"/>
                    </w:numPr>
                    <w:rPr>
                      <w:rFonts w:eastAsiaTheme="minorEastAsia"/>
                      <w:lang w:val="es-NI"/>
                    </w:rPr>
                  </w:pPr>
                  <m:oMathPara>
                    <m:oMath>
                      <m:sSub>
                        <m:sSubPr>
                          <m:ctrlPr>
                            <w:rPr>
                              <w:rFonts w:ascii="Cambria Math" w:hAnsi="Cambria Math"/>
                              <w:i/>
                              <w:lang w:val="es-NI"/>
                            </w:rPr>
                          </m:ctrlPr>
                        </m:sSubPr>
                        <m:e>
                          <m:r>
                            <w:rPr>
                              <w:rFonts w:ascii="Cambria Math" w:hAnsi="Cambria Math"/>
                              <w:lang w:val="es-NI"/>
                            </w:rPr>
                            <m:t>R</m:t>
                          </m:r>
                        </m:e>
                        <m:sub>
                          <m:r>
                            <w:rPr>
                              <w:rFonts w:ascii="Cambria Math" w:hAnsi="Cambria Math"/>
                              <w:lang w:val="es-NI"/>
                            </w:rPr>
                            <m:t>coupon</m:t>
                          </m:r>
                        </m:sub>
                      </m:sSub>
                      <m:d>
                        <m:dPr>
                          <m:ctrlPr>
                            <w:rPr>
                              <w:rFonts w:ascii="Cambria Math" w:eastAsiaTheme="minorEastAsia" w:hAnsi="Cambria Math"/>
                              <w:i/>
                              <w:lang w:val="es-NI"/>
                            </w:rPr>
                          </m:ctrlPr>
                        </m:dPr>
                        <m:e>
                          <m:sSub>
                            <m:sSubPr>
                              <m:ctrlPr>
                                <w:rPr>
                                  <w:rFonts w:ascii="Cambria Math" w:hAnsi="Cambria Math"/>
                                  <w:i/>
                                  <w:lang w:val="es-NI"/>
                                </w:rPr>
                              </m:ctrlPr>
                            </m:sSubPr>
                            <m:e>
                              <m:r>
                                <w:rPr>
                                  <w:rFonts w:ascii="Cambria Math" w:hAnsi="Cambria Math"/>
                                  <w:lang w:val="es-NI"/>
                                </w:rPr>
                                <m:t>y</m:t>
                              </m:r>
                            </m:e>
                            <m:sub>
                              <m:r>
                                <w:rPr>
                                  <w:rFonts w:ascii="Cambria Math" w:hAnsi="Cambria Math"/>
                                  <w:lang w:val="es-NI"/>
                                </w:rPr>
                                <m:t>k</m:t>
                              </m:r>
                            </m:sub>
                          </m:sSub>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e>
                      </m:d>
                      <m:r>
                        <w:rPr>
                          <w:rFonts w:ascii="Cambria Math" w:eastAsiaTheme="minorEastAsia" w:hAnsi="Cambria Math"/>
                          <w:lang w:val="es-NI"/>
                        </w:rPr>
                        <m:t>=R</m:t>
                      </m:r>
                    </m:oMath>
                  </m:oMathPara>
                </w:p>
                <w:p w14:paraId="14A2E8F6" w14:textId="77777777" w:rsidR="004B16E4" w:rsidRDefault="004B16E4" w:rsidP="002C78DE">
                  <w:pPr>
                    <w:pStyle w:val="TLXDMHBullet1"/>
                    <w:numPr>
                      <w:ilvl w:val="0"/>
                      <w:numId w:val="0"/>
                    </w:numPr>
                    <w:rPr>
                      <w:lang w:val="es-NI"/>
                    </w:rPr>
                  </w:pPr>
                  <w:r>
                    <w:rPr>
                      <w:lang w:val="es-NI"/>
                    </w:rPr>
                    <w:t>Trong đó:</w:t>
                  </w:r>
                </w:p>
                <w:tbl>
                  <w:tblPr>
                    <w:tblStyle w:val="TLXDMHTable0"/>
                    <w:tblW w:w="7402" w:type="dxa"/>
                    <w:tblLayout w:type="fixed"/>
                    <w:tblLook w:val="04A0" w:firstRow="1" w:lastRow="0" w:firstColumn="1" w:lastColumn="0" w:noHBand="0" w:noVBand="1"/>
                    <w:tblPrChange w:id="643" w:author="Quant Department - HO" w:date="2026-08-28T15:28:00Z" w16du:dateUtc="2026-08-28T08:28:00Z">
                      <w:tblPr>
                        <w:tblStyle w:val="TLXDMHTable0"/>
                        <w:tblW w:w="0" w:type="auto"/>
                        <w:tblLook w:val="04A0" w:firstRow="1" w:lastRow="0" w:firstColumn="1" w:lastColumn="0" w:noHBand="0" w:noVBand="1"/>
                      </w:tblPr>
                    </w:tblPrChange>
                  </w:tblPr>
                  <w:tblGrid>
                    <w:gridCol w:w="881"/>
                    <w:gridCol w:w="6521"/>
                    <w:tblGridChange w:id="644">
                      <w:tblGrid>
                        <w:gridCol w:w="881"/>
                        <w:gridCol w:w="84"/>
                        <w:gridCol w:w="6063"/>
                        <w:gridCol w:w="374"/>
                      </w:tblGrid>
                    </w:tblGridChange>
                  </w:tblGrid>
                  <w:tr w:rsidR="004B16E4" w14:paraId="1DF8E1A6" w14:textId="77777777" w:rsidTr="0031072F">
                    <w:trPr>
                      <w:trPrChange w:id="645" w:author="Quant Department - HO" w:date="2026-08-28T15:28:00Z" w16du:dateUtc="2026-08-28T08:28:00Z">
                        <w:trPr>
                          <w:gridAfter w:val="0"/>
                        </w:trPr>
                      </w:trPrChange>
                    </w:trPr>
                    <w:tc>
                      <w:tcPr>
                        <w:tcW w:w="881" w:type="dxa"/>
                        <w:vAlign w:val="top"/>
                        <w:tcPrChange w:id="646" w:author="Quant Department - HO" w:date="2026-08-28T15:28:00Z" w16du:dateUtc="2026-08-28T08:28:00Z">
                          <w:tcPr>
                            <w:tcW w:w="965" w:type="dxa"/>
                            <w:gridSpan w:val="2"/>
                          </w:tcPr>
                        </w:tcPrChange>
                      </w:tcPr>
                      <w:p w14:paraId="5927F2FF" w14:textId="4DF9573F" w:rsidR="004B16E4" w:rsidRDefault="00000000">
                        <w:pPr>
                          <w:rPr>
                            <w:lang w:val="es-NI"/>
                          </w:rPr>
                          <w:pPrChange w:id="647" w:author="Quant Department - HO" w:date="2026-08-28T15:26:00Z" w16du:dateUtc="2026-08-28T08:26:00Z">
                            <w:pPr>
                              <w:pStyle w:val="TLXDMHBullet1"/>
                              <w:numPr>
                                <w:numId w:val="0"/>
                              </w:numPr>
                              <w:tabs>
                                <w:tab w:val="clear" w:pos="425"/>
                              </w:tabs>
                            </w:pPr>
                          </w:pPrChange>
                        </w:pPr>
                        <m:oMathPara>
                          <m:oMath>
                            <m:sSub>
                              <m:sSubPr>
                                <m:ctrlPr>
                                  <w:rPr>
                                    <w:rFonts w:ascii="Cambria Math" w:hAnsi="Cambria Math"/>
                                    <w:lang w:val="es-NI"/>
                                  </w:rPr>
                                </m:ctrlPr>
                              </m:sSubPr>
                              <m:e>
                                <m:r>
                                  <w:rPr>
                                    <w:rFonts w:ascii="Cambria Math" w:hAnsi="Cambria Math"/>
                                    <w:lang w:val="es-NI"/>
                                  </w:rPr>
                                  <m:t>L</m:t>
                                </m:r>
                              </m:e>
                              <m:sub>
                                <m:r>
                                  <w:rPr>
                                    <w:rFonts w:ascii="Cambria Math" w:hAnsi="Cambria Math"/>
                                    <w:lang w:val="es-NI"/>
                                  </w:rPr>
                                  <m:t>ik</m:t>
                                </m:r>
                              </m:sub>
                            </m:sSub>
                            <m:d>
                              <m:dPr>
                                <m:ctrlPr>
                                  <w:rPr>
                                    <w:rFonts w:ascii="Cambria Math" w:hAnsi="Cambria Math"/>
                                    <w:lang w:val="es-NI"/>
                                  </w:rPr>
                                </m:ctrlPr>
                              </m:dPr>
                              <m:e>
                                <m:r>
                                  <w:rPr>
                                    <w:rFonts w:ascii="Cambria Math" w:hAnsi="Cambria Math"/>
                                    <w:lang w:val="es-NI"/>
                                  </w:rPr>
                                  <m:t>δ</m:t>
                                </m:r>
                              </m:e>
                            </m:d>
                          </m:oMath>
                        </m:oMathPara>
                      </w:p>
                    </w:tc>
                    <w:tc>
                      <w:tcPr>
                        <w:tcW w:w="6521" w:type="dxa"/>
                        <w:tcPrChange w:id="648" w:author="Quant Department - HO" w:date="2026-08-28T15:28:00Z" w16du:dateUtc="2026-08-28T08:28:00Z">
                          <w:tcPr>
                            <w:tcW w:w="6063" w:type="dxa"/>
                          </w:tcPr>
                        </w:tcPrChange>
                      </w:tcPr>
                      <w:p w14:paraId="3B54A9E7" w14:textId="77A2B7CB" w:rsidR="004B16E4" w:rsidRDefault="004B16E4" w:rsidP="004B16E4">
                        <w:pPr>
                          <w:rPr>
                            <w:rFonts w:eastAsiaTheme="minorEastAsia"/>
                            <w:lang w:val="es-NI"/>
                          </w:rPr>
                        </w:pPr>
                        <w:r>
                          <w:rPr>
                            <w:rFonts w:eastAsiaTheme="minorEastAsia"/>
                            <w:lang w:val="es-NI"/>
                          </w:rPr>
                          <w:t xml:space="preserve">LSTC (lãi đơn) kỳ hạn </w:t>
                        </w:r>
                        <m:oMath>
                          <m:r>
                            <w:rPr>
                              <w:rFonts w:ascii="Cambria Math" w:eastAsiaTheme="minorEastAsia" w:hAnsi="Cambria Math"/>
                              <w:lang w:val="es-NI"/>
                            </w:rPr>
                            <m:t>δ</m:t>
                          </m:r>
                        </m:oMath>
                        <w:r>
                          <w:rPr>
                            <w:rFonts w:eastAsiaTheme="minorEastAsia"/>
                            <w:lang w:val="es-NI"/>
                          </w:rPr>
                          <w:t xml:space="preserve"> </w:t>
                        </w:r>
                        <w:del w:id="649" w:author="Quant Department - HO" w:date="2026-08-28T15:27:00Z" w16du:dateUtc="2026-08-28T08:27:00Z">
                          <w:r w:rsidDel="00A11654">
                            <w:rPr>
                              <w:rFonts w:eastAsiaTheme="minorEastAsia"/>
                              <w:lang w:val="es-NI"/>
                            </w:rPr>
                            <w:delText>được xác định vào thời điểm</w:delText>
                          </w:r>
                        </w:del>
                        <w:ins w:id="650" w:author="Quant Department - HO" w:date="2026-08-28T15:02:00Z" w16du:dateUtc="2026-08-28T08:02:00Z">
                          <w:r w:rsidR="008E7DAF">
                            <w:rPr>
                              <w:rFonts w:eastAsiaTheme="minorEastAsia"/>
                              <w:lang w:val="es-NI"/>
                            </w:rPr>
                            <w:t xml:space="preserve">áp dụng cho kỳ trả coupon </w:t>
                          </w:r>
                          <w:r w:rsidR="005C38C8">
                            <w:rPr>
                              <w:rFonts w:eastAsiaTheme="minorEastAsia"/>
                              <w:lang w:val="es-NI"/>
                            </w:rPr>
                            <w:t>tại</w:t>
                          </w:r>
                        </w:ins>
                        <w:r>
                          <w:rPr>
                            <w:rFonts w:eastAsiaTheme="minorEastAsia"/>
                            <w:lang w:val="es-NI"/>
                          </w:rPr>
                          <w:t xml:space="preserve"> </w:t>
                        </w:r>
                        <m:oMath>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oMath>
                        <w:r w:rsidR="007A3628">
                          <w:rPr>
                            <w:rFonts w:eastAsiaTheme="minorEastAsia"/>
                            <w:lang w:val="es-NI"/>
                          </w:rPr>
                          <w:t>:</w:t>
                        </w:r>
                      </w:p>
                      <w:p w14:paraId="3A06E1C7" w14:textId="08BACB10" w:rsidR="004B16E4" w:rsidRPr="00557901" w:rsidRDefault="00000000" w:rsidP="004B16E4">
                        <w:pPr>
                          <w:rPr>
                            <w:rFonts w:eastAsiaTheme="minorEastAsia"/>
                            <w:lang w:val="es-NI"/>
                          </w:rPr>
                        </w:pPr>
                        <m:oMathPara>
                          <m:oMath>
                            <m:sSub>
                              <m:sSubPr>
                                <m:ctrlPr>
                                  <w:rPr>
                                    <w:rFonts w:ascii="Cambria Math" w:eastAsiaTheme="minorEastAsia" w:hAnsi="Cambria Math"/>
                                    <w:i/>
                                    <w:lang w:val="es-NI"/>
                                  </w:rPr>
                                </m:ctrlPr>
                              </m:sSubPr>
                              <m:e>
                                <m:r>
                                  <w:rPr>
                                    <w:rFonts w:ascii="Cambria Math" w:eastAsiaTheme="minorEastAsia" w:hAnsi="Cambria Math"/>
                                    <w:lang w:val="es-NI"/>
                                  </w:rPr>
                                  <m:t>L</m:t>
                                </m:r>
                              </m:e>
                              <m:sub>
                                <m:r>
                                  <w:rPr>
                                    <w:rFonts w:ascii="Cambria Math" w:eastAsiaTheme="minorEastAsia" w:hAnsi="Cambria Math"/>
                                    <w:lang w:val="es-NI"/>
                                  </w:rPr>
                                  <m:t>ik</m:t>
                                </m:r>
                              </m:sub>
                            </m:sSub>
                            <m:d>
                              <m:dPr>
                                <m:ctrlPr>
                                  <w:rPr>
                                    <w:rFonts w:ascii="Cambria Math" w:eastAsiaTheme="minorEastAsia" w:hAnsi="Cambria Math"/>
                                    <w:i/>
                                    <w:lang w:val="es-NI"/>
                                  </w:rPr>
                                </m:ctrlPr>
                              </m:dPr>
                              <m:e>
                                <m:r>
                                  <w:rPr>
                                    <w:rFonts w:ascii="Cambria Math" w:eastAsiaTheme="minorEastAsia" w:hAnsi="Cambria Math"/>
                                    <w:lang w:val="es-NI"/>
                                  </w:rPr>
                                  <m:t>δ</m:t>
                                </m:r>
                              </m:e>
                            </m:d>
                            <m:r>
                              <w:rPr>
                                <w:rFonts w:ascii="Cambria Math" w:eastAsiaTheme="minorEastAsia" w:hAnsi="Cambria Math"/>
                                <w:lang w:val="es-NI"/>
                              </w:rPr>
                              <m:t>=</m:t>
                            </m:r>
                            <m:f>
                              <m:fPr>
                                <m:ctrlPr>
                                  <w:rPr>
                                    <w:rFonts w:ascii="Cambria Math" w:eastAsiaTheme="minorEastAsia" w:hAnsi="Cambria Math"/>
                                    <w:i/>
                                    <w:lang w:val="es-NI"/>
                                  </w:rPr>
                                </m:ctrlPr>
                              </m:fPr>
                              <m:num>
                                <m:r>
                                  <w:rPr>
                                    <w:rFonts w:ascii="Cambria Math" w:eastAsiaTheme="minorEastAsia" w:hAnsi="Cambria Math"/>
                                    <w:lang w:val="es-NI"/>
                                  </w:rPr>
                                  <m:t>1</m:t>
                                </m:r>
                              </m:num>
                              <m:den>
                                <m:r>
                                  <w:rPr>
                                    <w:rFonts w:ascii="Cambria Math" w:eastAsiaTheme="minorEastAsia" w:hAnsi="Cambria Math"/>
                                    <w:lang w:val="es-NI"/>
                                  </w:rPr>
                                  <m:t>δ</m:t>
                                </m:r>
                              </m:den>
                            </m:f>
                            <m:r>
                              <w:rPr>
                                <w:rFonts w:ascii="Cambria Math" w:eastAsiaTheme="minorEastAsia" w:hAnsi="Cambria Math"/>
                                <w:lang w:val="es-NI"/>
                              </w:rPr>
                              <m:t>∙</m:t>
                            </m:r>
                            <m:d>
                              <m:dPr>
                                <m:ctrlPr>
                                  <w:rPr>
                                    <w:rFonts w:ascii="Cambria Math" w:eastAsiaTheme="minorEastAsia" w:hAnsi="Cambria Math"/>
                                    <w:i/>
                                    <w:lang w:val="es-NI"/>
                                  </w:rPr>
                                </m:ctrlPr>
                              </m:dPr>
                              <m:e>
                                <m:sSup>
                                  <m:sSupPr>
                                    <m:ctrlPr>
                                      <w:rPr>
                                        <w:rFonts w:ascii="Cambria Math" w:eastAsiaTheme="minorEastAsia" w:hAnsi="Cambria Math"/>
                                        <w:i/>
                                        <w:lang w:val="es-NI"/>
                                      </w:rPr>
                                    </m:ctrlPr>
                                  </m:sSupPr>
                                  <m:e>
                                    <m:r>
                                      <w:rPr>
                                        <w:rFonts w:ascii="Cambria Math" w:eastAsiaTheme="minorEastAsia" w:hAnsi="Cambria Math"/>
                                        <w:lang w:val="es-NI"/>
                                      </w:rPr>
                                      <m:t>e</m:t>
                                    </m:r>
                                  </m:e>
                                  <m:sup>
                                    <m:sSub>
                                      <m:sSubPr>
                                        <m:ctrlPr>
                                          <w:rPr>
                                            <w:rFonts w:ascii="Cambria Math" w:eastAsiaTheme="minorEastAsia" w:hAnsi="Cambria Math"/>
                                            <w:i/>
                                            <w:lang w:val="es-NI"/>
                                          </w:rPr>
                                        </m:ctrlPr>
                                      </m:sSubPr>
                                      <m:e>
                                        <m:r>
                                          <w:rPr>
                                            <w:rFonts w:ascii="Cambria Math" w:eastAsiaTheme="minorEastAsia" w:hAnsi="Cambria Math"/>
                                            <w:lang w:val="es-NI"/>
                                          </w:rPr>
                                          <m:t>R</m:t>
                                        </m:r>
                                      </m:e>
                                      <m:sub>
                                        <m:r>
                                          <w:rPr>
                                            <w:rFonts w:ascii="Cambria Math" w:eastAsiaTheme="minorEastAsia" w:hAnsi="Cambria Math"/>
                                            <w:lang w:val="es-NI"/>
                                          </w:rPr>
                                          <m:t>L</m:t>
                                        </m:r>
                                      </m:sub>
                                    </m:sSub>
                                    <m:d>
                                      <m:dPr>
                                        <m:ctrlPr>
                                          <w:rPr>
                                            <w:rFonts w:ascii="Cambria Math" w:eastAsiaTheme="minorEastAsia" w:hAnsi="Cambria Math"/>
                                            <w:i/>
                                            <w:lang w:val="es-NI"/>
                                          </w:rPr>
                                        </m:ctrlPr>
                                      </m:dPr>
                                      <m:e>
                                        <m:sSubSup>
                                          <m:sSubSupPr>
                                            <m:ctrlPr>
                                              <w:ins w:id="651" w:author="Quant Department - HO" w:date="2026-08-28T15:05:00Z" w16du:dateUtc="2026-08-28T08:05:00Z">
                                                <w:rPr>
                                                  <w:rFonts w:ascii="Cambria Math" w:eastAsiaTheme="minorEastAsia" w:hAnsi="Cambria Math"/>
                                                  <w:i/>
                                                  <w:lang w:val="es-NI"/>
                                                </w:rPr>
                                              </w:ins>
                                            </m:ctrlPr>
                                          </m:sSubSupPr>
                                          <m:e>
                                            <m:r>
                                              <w:rPr>
                                                <w:rFonts w:ascii="Cambria Math" w:eastAsiaTheme="minorEastAsia" w:hAnsi="Cambria Math"/>
                                                <w:lang w:val="es-NI"/>
                                              </w:rPr>
                                              <m:t>t</m:t>
                                            </m:r>
                                          </m:e>
                                          <m:sub>
                                            <m:r>
                                              <w:rPr>
                                                <w:rFonts w:ascii="Cambria Math" w:eastAsiaTheme="minorEastAsia" w:hAnsi="Cambria Math"/>
                                                <w:lang w:val="es-NI"/>
                                              </w:rPr>
                                              <m:t>i</m:t>
                                            </m:r>
                                          </m:sub>
                                          <m:sup>
                                            <m:r>
                                              <w:ins w:id="652" w:author="Quant Department - HO" w:date="2026-08-28T15:05:00Z" w16du:dateUtc="2026-08-28T08:05:00Z">
                                                <w:rPr>
                                                  <w:rFonts w:ascii="Cambria Math" w:eastAsiaTheme="minorEastAsia" w:hAnsi="Cambria Math"/>
                                                  <w:lang w:val="es-NI"/>
                                                </w:rPr>
                                                <m:t>'</m:t>
                                              </w:ins>
                                            </m:r>
                                          </m:sup>
                                        </m:sSubSup>
                                        <m:r>
                                          <w:rPr>
                                            <w:rFonts w:ascii="Cambria Math" w:eastAsiaTheme="minorEastAsia" w:hAnsi="Cambria Math"/>
                                            <w:lang w:val="es-NI"/>
                                          </w:rPr>
                                          <m:t xml:space="preserve">, </m:t>
                                        </m:r>
                                        <m:sSubSup>
                                          <m:sSubSupPr>
                                            <m:ctrlPr>
                                              <w:ins w:id="653" w:author="Quant Department - HO" w:date="2026-08-28T15:05:00Z" w16du:dateUtc="2026-08-28T08:05:00Z">
                                                <w:rPr>
                                                  <w:rFonts w:ascii="Cambria Math" w:eastAsiaTheme="minorEastAsia" w:hAnsi="Cambria Math"/>
                                                  <w:i/>
                                                  <w:lang w:val="es-NI"/>
                                                </w:rPr>
                                              </w:ins>
                                            </m:ctrlPr>
                                          </m:sSubSupPr>
                                          <m:e>
                                            <m:r>
                                              <w:rPr>
                                                <w:rFonts w:ascii="Cambria Math" w:eastAsiaTheme="minorEastAsia" w:hAnsi="Cambria Math"/>
                                                <w:lang w:val="es-NI"/>
                                              </w:rPr>
                                              <m:t>t</m:t>
                                            </m:r>
                                          </m:e>
                                          <m:sub>
                                            <m:r>
                                              <w:rPr>
                                                <w:rFonts w:ascii="Cambria Math" w:eastAsiaTheme="minorEastAsia" w:hAnsi="Cambria Math"/>
                                                <w:lang w:val="es-NI"/>
                                              </w:rPr>
                                              <m:t>i</m:t>
                                            </m:r>
                                          </m:sub>
                                          <m:sup>
                                            <m:r>
                                              <w:ins w:id="654" w:author="Quant Department - HO" w:date="2026-08-28T15:05:00Z" w16du:dateUtc="2026-08-28T08:05:00Z">
                                                <w:rPr>
                                                  <w:rFonts w:ascii="Cambria Math" w:eastAsiaTheme="minorEastAsia" w:hAnsi="Cambria Math"/>
                                                  <w:lang w:val="es-NI"/>
                                                </w:rPr>
                                                <m:t>'</m:t>
                                              </w:ins>
                                            </m:r>
                                          </m:sup>
                                        </m:sSubSup>
                                        <m:r>
                                          <w:rPr>
                                            <w:rFonts w:ascii="Cambria Math" w:eastAsiaTheme="minorEastAsia" w:hAnsi="Cambria Math"/>
                                            <w:lang w:val="es-NI"/>
                                          </w:rPr>
                                          <m:t>+δ|</m:t>
                                        </m:r>
                                        <m:sSub>
                                          <m:sSubPr>
                                            <m:ctrlPr>
                                              <w:rPr>
                                                <w:rFonts w:ascii="Cambria Math" w:eastAsiaTheme="minorEastAsia" w:hAnsi="Cambria Math"/>
                                                <w:i/>
                                                <w:lang w:val="es-NI"/>
                                              </w:rPr>
                                            </m:ctrlPr>
                                          </m:sSubPr>
                                          <m:e>
                                            <m:r>
                                              <w:rPr>
                                                <w:rFonts w:ascii="Cambria Math" w:eastAsiaTheme="minorEastAsia" w:hAnsi="Cambria Math"/>
                                                <w:lang w:val="es-NI"/>
                                              </w:rPr>
                                              <m:t>y</m:t>
                                            </m:r>
                                          </m:e>
                                          <m:sub>
                                            <m:r>
                                              <w:rPr>
                                                <w:rFonts w:ascii="Cambria Math" w:eastAsiaTheme="minorEastAsia" w:hAnsi="Cambria Math"/>
                                                <w:lang w:val="es-NI"/>
                                              </w:rPr>
                                              <m:t>k</m:t>
                                            </m:r>
                                          </m:sub>
                                        </m:sSub>
                                        <m:d>
                                          <m:dPr>
                                            <m:ctrlPr>
                                              <w:rPr>
                                                <w:rFonts w:ascii="Cambria Math" w:eastAsiaTheme="minorEastAsia" w:hAnsi="Cambria Math"/>
                                                <w:i/>
                                                <w:lang w:val="es-NI"/>
                                              </w:rPr>
                                            </m:ctrlPr>
                                          </m:dPr>
                                          <m:e>
                                            <m:sSub>
                                              <m:sSubPr>
                                                <m:ctrlPr>
                                                  <w:ins w:id="655" w:author="Quant Department - HO" w:date="2026-08-28T15:29:00Z" w16du:dateUtc="2026-08-28T08:29:00Z">
                                                    <w:rPr>
                                                      <w:rFonts w:ascii="Cambria Math" w:eastAsiaTheme="minorEastAsia" w:hAnsi="Cambria Math"/>
                                                      <w:i/>
                                                      <w:lang w:val="es-NI"/>
                                                    </w:rPr>
                                                  </w:ins>
                                                </m:ctrlPr>
                                              </m:sSubPr>
                                              <m:e>
                                                <m:r>
                                                  <w:ins w:id="656" w:author="Quant Department - HO" w:date="2026-08-28T15:29:00Z" w16du:dateUtc="2026-08-28T08:29:00Z">
                                                    <w:rPr>
                                                      <w:rFonts w:ascii="Cambria Math" w:eastAsiaTheme="minorEastAsia" w:hAnsi="Cambria Math"/>
                                                      <w:lang w:val="es-NI"/>
                                                    </w:rPr>
                                                    <m:t>t</m:t>
                                                  </w:ins>
                                                </m:r>
                                              </m:e>
                                              <m:sub>
                                                <m:r>
                                                  <w:ins w:id="657" w:author="Quant Department - HO" w:date="2026-08-28T15:29:00Z" w16du:dateUtc="2026-08-28T08:29:00Z">
                                                    <w:rPr>
                                                      <w:rFonts w:ascii="Cambria Math" w:eastAsiaTheme="minorEastAsia" w:hAnsi="Cambria Math"/>
                                                      <w:lang w:val="es-NI"/>
                                                    </w:rPr>
                                                    <m:t>i</m:t>
                                                  </w:ins>
                                                </m:r>
                                              </m:sub>
                                            </m:sSub>
                                          </m:e>
                                        </m:d>
                                      </m:e>
                                    </m:d>
                                    <m:r>
                                      <w:rPr>
                                        <w:rFonts w:ascii="Cambria Math" w:eastAsiaTheme="minorEastAsia" w:hAnsi="Cambria Math"/>
                                        <w:lang w:val="es-NI"/>
                                      </w:rPr>
                                      <m:t>∙δ</m:t>
                                    </m:r>
                                  </m:sup>
                                </m:sSup>
                                <m:r>
                                  <w:rPr>
                                    <w:rFonts w:ascii="Cambria Math" w:eastAsiaTheme="minorEastAsia" w:hAnsi="Cambria Math"/>
                                    <w:lang w:val="es-NI"/>
                                  </w:rPr>
                                  <m:t>-1</m:t>
                                </m:r>
                              </m:e>
                            </m:d>
                          </m:oMath>
                        </m:oMathPara>
                      </w:p>
                      <w:p w14:paraId="3510677C" w14:textId="77777777" w:rsidR="004B16E4" w:rsidRDefault="004B16E4" w:rsidP="004B16E4">
                        <w:pPr>
                          <w:rPr>
                            <w:rFonts w:eastAsiaTheme="minorEastAsia"/>
                            <w:lang w:val="es-NI"/>
                          </w:rPr>
                        </w:pPr>
                        <w:r>
                          <w:rPr>
                            <w:rFonts w:eastAsiaTheme="minorEastAsia"/>
                            <w:lang w:val="es-NI"/>
                          </w:rPr>
                          <w:t>Trong đó:</w:t>
                        </w:r>
                      </w:p>
                      <w:tbl>
                        <w:tblPr>
                          <w:tblStyle w:val="TLXDMHTable0"/>
                          <w:tblW w:w="6411" w:type="dxa"/>
                          <w:tblLayout w:type="fixed"/>
                          <w:tblLook w:val="04A0" w:firstRow="1" w:lastRow="0" w:firstColumn="1" w:lastColumn="0" w:noHBand="0" w:noVBand="1"/>
                          <w:tblPrChange w:id="658" w:author="Quant Department - HO" w:date="2026-08-28T15:28:00Z" w16du:dateUtc="2026-08-28T08:28:00Z">
                            <w:tblPr>
                              <w:tblStyle w:val="TLXDMHTable0"/>
                              <w:tblW w:w="5000" w:type="pct"/>
                              <w:tblLook w:val="04A0" w:firstRow="1" w:lastRow="0" w:firstColumn="1" w:lastColumn="0" w:noHBand="0" w:noVBand="1"/>
                            </w:tblPr>
                          </w:tblPrChange>
                        </w:tblPr>
                        <w:tblGrid>
                          <w:gridCol w:w="2231"/>
                          <w:gridCol w:w="4180"/>
                          <w:tblGridChange w:id="659">
                            <w:tblGrid>
                              <w:gridCol w:w="2069"/>
                              <w:gridCol w:w="162"/>
                              <w:gridCol w:w="3616"/>
                              <w:gridCol w:w="564"/>
                            </w:tblGrid>
                          </w:tblGridChange>
                        </w:tblGrid>
                        <w:tr w:rsidR="004B16E4" w14:paraId="2818F4CE" w14:textId="77777777" w:rsidTr="0031072F">
                          <w:trPr>
                            <w:trPrChange w:id="660" w:author="Quant Department - HO" w:date="2026-08-28T15:28:00Z" w16du:dateUtc="2026-08-28T08:28:00Z">
                              <w:trPr>
                                <w:gridAfter w:val="0"/>
                              </w:trPr>
                            </w:trPrChange>
                          </w:trPr>
                          <w:tc>
                            <w:tcPr>
                              <w:tcW w:w="1740" w:type="pct"/>
                              <w:tcPrChange w:id="661" w:author="Quant Department - HO" w:date="2026-08-28T15:28:00Z" w16du:dateUtc="2026-08-28T08:28:00Z">
                                <w:tcPr>
                                  <w:tcW w:w="1769" w:type="pct"/>
                                </w:tcPr>
                              </w:tcPrChange>
                            </w:tcPr>
                            <w:p w14:paraId="515ED1DE" w14:textId="77777777" w:rsidR="004B16E4" w:rsidRDefault="00027EF5" w:rsidP="004B16E4">
                              <w:pPr>
                                <w:rPr>
                                  <w:rFonts w:eastAsiaTheme="minorEastAsia"/>
                                  <w:lang w:val="es-NI"/>
                                </w:rPr>
                              </w:pPr>
                              <m:oMathPara>
                                <m:oMath>
                                  <m:r>
                                    <w:rPr>
                                      <w:rFonts w:ascii="Cambria Math" w:eastAsiaTheme="minorEastAsia" w:hAnsi="Cambria Math"/>
                                      <w:lang w:val="es-NI"/>
                                    </w:rPr>
                                    <m:t>δ</m:t>
                                  </m:r>
                                </m:oMath>
                              </m:oMathPara>
                            </w:p>
                          </w:tc>
                          <w:tc>
                            <w:tcPr>
                              <w:tcW w:w="3260" w:type="pct"/>
                              <w:tcPrChange w:id="662" w:author="Quant Department - HO" w:date="2026-08-28T15:28:00Z" w16du:dateUtc="2026-08-28T08:28:00Z">
                                <w:tcPr>
                                  <w:tcW w:w="3231" w:type="pct"/>
                                  <w:gridSpan w:val="2"/>
                                </w:tcPr>
                              </w:tcPrChange>
                            </w:tcPr>
                            <w:p w14:paraId="3DA618FA" w14:textId="77777777" w:rsidR="004B16E4" w:rsidRDefault="004B16E4" w:rsidP="004B16E4">
                              <w:pPr>
                                <w:rPr>
                                  <w:rFonts w:eastAsiaTheme="minorEastAsia"/>
                                  <w:lang w:val="es-NI"/>
                                </w:rPr>
                              </w:pPr>
                              <w:r>
                                <w:rPr>
                                  <w:rFonts w:eastAsiaTheme="minorEastAsia"/>
                                  <w:lang w:val="es-NI"/>
                                </w:rPr>
                                <w:t>Kỳ hạn của LSTC</w:t>
                              </w:r>
                            </w:p>
                          </w:tc>
                        </w:tr>
                        <w:tr w:rsidR="00E01070" w14:paraId="396AB07D" w14:textId="77777777" w:rsidTr="0031072F">
                          <w:trPr>
                            <w:ins w:id="663" w:author="Quant Department - HO" w:date="2026-08-28T15:05:00Z"/>
                            <w:trPrChange w:id="664" w:author="Quant Department - HO" w:date="2026-08-28T15:28:00Z" w16du:dateUtc="2026-08-28T08:28:00Z">
                              <w:trPr>
                                <w:gridAfter w:val="0"/>
                              </w:trPr>
                            </w:trPrChange>
                          </w:trPr>
                          <w:tc>
                            <w:tcPr>
                              <w:tcW w:w="1740" w:type="pct"/>
                              <w:tcPrChange w:id="665" w:author="Quant Department - HO" w:date="2026-08-28T15:28:00Z" w16du:dateUtc="2026-08-28T08:28:00Z">
                                <w:tcPr>
                                  <w:tcW w:w="1769" w:type="pct"/>
                                </w:tcPr>
                              </w:tcPrChange>
                            </w:tcPr>
                            <w:p w14:paraId="49E7A30A" w14:textId="207A91AC" w:rsidR="00E01070" w:rsidRDefault="00000000" w:rsidP="004B16E4">
                              <w:pPr>
                                <w:rPr>
                                  <w:ins w:id="666" w:author="Quant Department - HO" w:date="2026-08-28T15:05:00Z" w16du:dateUtc="2026-08-28T08:05:00Z"/>
                                  <w:rFonts w:eastAsia="Yu Gothic" w:cs="Arial"/>
                                  <w:lang w:val="es-NI"/>
                                </w:rPr>
                              </w:pPr>
                              <m:oMathPara>
                                <m:oMath>
                                  <m:sSubSup>
                                    <m:sSubSupPr>
                                      <m:ctrlPr>
                                        <w:ins w:id="667" w:author="Quant Department - HO" w:date="2026-08-28T15:05:00Z" w16du:dateUtc="2026-08-28T08:05:00Z">
                                          <w:rPr>
                                            <w:rFonts w:ascii="Cambria Math" w:eastAsia="Yu Gothic" w:hAnsi="Cambria Math" w:cs="Arial"/>
                                            <w:i/>
                                            <w:lang w:val="es-NI"/>
                                          </w:rPr>
                                        </w:ins>
                                      </m:ctrlPr>
                                    </m:sSubSupPr>
                                    <m:e>
                                      <m:r>
                                        <w:ins w:id="668" w:author="Quant Department - HO" w:date="2026-08-28T15:05:00Z" w16du:dateUtc="2026-08-28T08:05:00Z">
                                          <w:rPr>
                                            <w:rFonts w:ascii="Cambria Math" w:eastAsia="Yu Gothic" w:hAnsi="Cambria Math" w:cs="Arial"/>
                                            <w:lang w:val="es-NI"/>
                                          </w:rPr>
                                          <m:t>t</m:t>
                                        </w:ins>
                                      </m:r>
                                    </m:e>
                                    <m:sub>
                                      <m:r>
                                        <w:ins w:id="669" w:author="Quant Department - HO" w:date="2026-08-28T15:05:00Z" w16du:dateUtc="2026-08-28T08:05:00Z">
                                          <w:rPr>
                                            <w:rFonts w:ascii="Cambria Math" w:eastAsia="Yu Gothic" w:hAnsi="Cambria Math" w:cs="Arial"/>
                                            <w:lang w:val="es-NI"/>
                                          </w:rPr>
                                          <m:t>i</m:t>
                                        </w:ins>
                                      </m:r>
                                    </m:sub>
                                    <m:sup>
                                      <m:r>
                                        <w:ins w:id="670" w:author="Quant Department - HO" w:date="2026-08-28T15:05:00Z" w16du:dateUtc="2026-08-28T08:05:00Z">
                                          <w:rPr>
                                            <w:rFonts w:ascii="Cambria Math" w:eastAsia="Yu Gothic" w:hAnsi="Cambria Math" w:cs="Arial"/>
                                            <w:lang w:val="es-NI"/>
                                          </w:rPr>
                                          <m:t>'</m:t>
                                        </w:ins>
                                      </m:r>
                                    </m:sup>
                                  </m:sSubSup>
                                </m:oMath>
                              </m:oMathPara>
                            </w:p>
                          </w:tc>
                          <w:tc>
                            <w:tcPr>
                              <w:tcW w:w="3260" w:type="pct"/>
                              <w:tcPrChange w:id="671" w:author="Quant Department - HO" w:date="2026-08-28T15:28:00Z" w16du:dateUtc="2026-08-28T08:28:00Z">
                                <w:tcPr>
                                  <w:tcW w:w="3231" w:type="pct"/>
                                  <w:gridSpan w:val="2"/>
                                </w:tcPr>
                              </w:tcPrChange>
                            </w:tcPr>
                            <w:p w14:paraId="56669B8F" w14:textId="41AC5474" w:rsidR="00E01070" w:rsidRDefault="00E01070" w:rsidP="004B16E4">
                              <w:pPr>
                                <w:rPr>
                                  <w:ins w:id="672" w:author="Quant Department - HO" w:date="2026-08-28T15:05:00Z" w16du:dateUtc="2026-08-28T08:05:00Z"/>
                                  <w:rFonts w:eastAsiaTheme="minorEastAsia"/>
                                  <w:lang w:val="es-NI"/>
                                </w:rPr>
                              </w:pPr>
                              <w:ins w:id="673" w:author="Quant Department - HO" w:date="2026-08-28T15:05:00Z" w16du:dateUtc="2026-08-28T08:05:00Z">
                                <w:r>
                                  <w:rPr>
                                    <w:rFonts w:eastAsiaTheme="minorEastAsia"/>
                                    <w:lang w:val="es-NI"/>
                                  </w:rPr>
                                  <w:t xml:space="preserve">Thời điểm </w:t>
                                </w:r>
                              </w:ins>
                              <w:ins w:id="674" w:author="Quant Department - HO" w:date="2026-08-28T15:15:00Z" w16du:dateUtc="2026-08-28T08:15:00Z">
                                <w:r w:rsidR="001C147E">
                                  <w:rPr>
                                    <w:rFonts w:eastAsiaTheme="minorEastAsia"/>
                                    <w:lang w:val="es-NI"/>
                                  </w:rPr>
                                  <w:t xml:space="preserve">ấn định </w:t>
                                </w:r>
                              </w:ins>
                              <w:ins w:id="675" w:author="Quant Department - HO" w:date="2026-08-28T15:26:00Z" w16du:dateUtc="2026-08-28T08:26:00Z">
                                <w:r w:rsidR="003243D6">
                                  <w:rPr>
                                    <w:rFonts w:eastAsiaTheme="minorEastAsia"/>
                                    <w:lang w:val="es-NI"/>
                                  </w:rPr>
                                  <w:t>coupon thả nổi</w:t>
                                </w:r>
                              </w:ins>
                              <w:ins w:id="676" w:author="Quant Department - HO" w:date="2026-08-28T15:06:00Z" w16du:dateUtc="2026-08-28T08:06:00Z">
                                <w:r w:rsidR="00AA0C42">
                                  <w:rPr>
                                    <w:rFonts w:eastAsiaTheme="minorEastAsia"/>
                                    <w:lang w:val="es-NI"/>
                                  </w:rPr>
                                  <w:t xml:space="preserve"> </w:t>
                                </w:r>
                              </w:ins>
                              <w:ins w:id="677" w:author="Quant Department - HO" w:date="2026-08-28T15:05:00Z" w16du:dateUtc="2026-08-28T08:05:00Z">
                                <w:r w:rsidR="00F56D33">
                                  <w:rPr>
                                    <w:rFonts w:eastAsiaTheme="minorEastAsia"/>
                                    <w:lang w:val="es-NI"/>
                                  </w:rPr>
                                  <w:t xml:space="preserve">được áp dụng cho </w:t>
                                </w:r>
                              </w:ins>
                              <w:ins w:id="678" w:author="Quant Department - HO" w:date="2026-08-28T15:06:00Z" w16du:dateUtc="2026-08-28T08:06:00Z">
                                <w:r w:rsidR="00AA0C42">
                                  <w:rPr>
                                    <w:rFonts w:eastAsiaTheme="minorEastAsia"/>
                                    <w:lang w:val="es-NI"/>
                                  </w:rPr>
                                  <w:t xml:space="preserve">kỳ trả coupon tại </w:t>
                                </w:r>
                              </w:ins>
                              <m:oMath>
                                <m:sSub>
                                  <m:sSubPr>
                                    <m:ctrlPr>
                                      <w:ins w:id="679" w:author="Quant Department - HO" w:date="2026-08-28T15:06:00Z" w16du:dateUtc="2026-08-28T08:06:00Z">
                                        <w:rPr>
                                          <w:rFonts w:ascii="Cambria Math" w:eastAsiaTheme="minorEastAsia" w:hAnsi="Cambria Math"/>
                                          <w:i/>
                                          <w:lang w:val="es-NI"/>
                                        </w:rPr>
                                      </w:ins>
                                    </m:ctrlPr>
                                  </m:sSubPr>
                                  <m:e>
                                    <m:r>
                                      <w:ins w:id="680" w:author="Quant Department - HO" w:date="2026-08-28T15:06:00Z" w16du:dateUtc="2026-08-28T08:06:00Z">
                                        <w:rPr>
                                          <w:rFonts w:ascii="Cambria Math" w:eastAsiaTheme="minorEastAsia" w:hAnsi="Cambria Math"/>
                                          <w:lang w:val="es-NI"/>
                                        </w:rPr>
                                        <m:t>t</m:t>
                                      </w:ins>
                                    </m:r>
                                  </m:e>
                                  <m:sub>
                                    <m:r>
                                      <w:ins w:id="681" w:author="Quant Department - HO" w:date="2026-08-28T15:06:00Z" w16du:dateUtc="2026-08-28T08:06:00Z">
                                        <w:rPr>
                                          <w:rFonts w:ascii="Cambria Math" w:eastAsiaTheme="minorEastAsia" w:hAnsi="Cambria Math"/>
                                          <w:lang w:val="es-NI"/>
                                        </w:rPr>
                                        <m:t>i</m:t>
                                      </w:ins>
                                    </m:r>
                                  </m:sub>
                                </m:sSub>
                              </m:oMath>
                            </w:p>
                          </w:tc>
                        </w:tr>
                        <w:tr w:rsidR="004B16E4" w14:paraId="52BA692B" w14:textId="77777777" w:rsidTr="0031072F">
                          <w:trPr>
                            <w:trPrChange w:id="682" w:author="Quant Department - HO" w:date="2026-08-28T15:28:00Z" w16du:dateUtc="2026-08-28T08:28:00Z">
                              <w:trPr>
                                <w:gridAfter w:val="0"/>
                              </w:trPr>
                            </w:trPrChange>
                          </w:trPr>
                          <w:tc>
                            <w:tcPr>
                              <w:tcW w:w="1740" w:type="pct"/>
                              <w:tcPrChange w:id="683" w:author="Quant Department - HO" w:date="2026-08-28T15:28:00Z" w16du:dateUtc="2026-08-28T08:28:00Z">
                                <w:tcPr>
                                  <w:tcW w:w="1769" w:type="pct"/>
                                </w:tcPr>
                              </w:tcPrChange>
                            </w:tcPr>
                            <w:p w14:paraId="60744F56" w14:textId="388D1B54" w:rsidR="004B16E4" w:rsidRDefault="00000000" w:rsidP="004B16E4">
                              <w:pPr>
                                <w:rPr>
                                  <w:rFonts w:eastAsiaTheme="minorEastAsia"/>
                                  <w:lang w:val="es-NI"/>
                                </w:rPr>
                              </w:pPr>
                              <m:oMathPara>
                                <m:oMath>
                                  <m:sSub>
                                    <m:sSubPr>
                                      <m:ctrlPr>
                                        <w:ins w:id="684" w:author="Quant Department - HO" w:date="2026-08-28T15:14:00Z" w16du:dateUtc="2026-08-28T08:14:00Z">
                                          <w:rPr>
                                            <w:rFonts w:ascii="Cambria Math" w:eastAsiaTheme="minorEastAsia" w:hAnsi="Cambria Math"/>
                                            <w:i/>
                                            <w:lang w:val="es-NI"/>
                                          </w:rPr>
                                        </w:ins>
                                      </m:ctrlPr>
                                    </m:sSubPr>
                                    <m:e>
                                      <m:r>
                                        <w:ins w:id="685" w:author="Quant Department - HO" w:date="2026-08-28T15:14:00Z" w16du:dateUtc="2026-08-28T08:14:00Z">
                                          <w:rPr>
                                            <w:rFonts w:ascii="Cambria Math" w:eastAsiaTheme="minorEastAsia" w:hAnsi="Cambria Math"/>
                                            <w:lang w:val="es-NI"/>
                                          </w:rPr>
                                          <m:t>R</m:t>
                                        </w:ins>
                                      </m:r>
                                    </m:e>
                                    <m:sub>
                                      <m:r>
                                        <w:ins w:id="686" w:author="Quant Department - HO" w:date="2026-08-28T15:14:00Z" w16du:dateUtc="2026-08-28T08:14:00Z">
                                          <w:rPr>
                                            <w:rFonts w:ascii="Cambria Math" w:eastAsiaTheme="minorEastAsia" w:hAnsi="Cambria Math"/>
                                            <w:lang w:val="es-NI"/>
                                          </w:rPr>
                                          <m:t>L</m:t>
                                        </w:ins>
                                      </m:r>
                                    </m:sub>
                                  </m:sSub>
                                  <m:d>
                                    <m:dPr>
                                      <m:ctrlPr>
                                        <w:ins w:id="687" w:author="Quant Department - HO" w:date="2026-08-28T15:14:00Z" w16du:dateUtc="2026-08-28T08:14:00Z">
                                          <w:rPr>
                                            <w:rFonts w:ascii="Cambria Math" w:eastAsiaTheme="minorEastAsia" w:hAnsi="Cambria Math"/>
                                            <w:i/>
                                            <w:lang w:val="es-NI"/>
                                          </w:rPr>
                                        </w:ins>
                                      </m:ctrlPr>
                                    </m:dPr>
                                    <m:e>
                                      <m:sSubSup>
                                        <m:sSubSupPr>
                                          <m:ctrlPr>
                                            <w:ins w:id="688" w:author="Quant Department - HO" w:date="2026-08-28T15:14:00Z" w16du:dateUtc="2026-08-28T08:14:00Z">
                                              <w:rPr>
                                                <w:rFonts w:ascii="Cambria Math" w:eastAsiaTheme="minorEastAsia" w:hAnsi="Cambria Math"/>
                                                <w:i/>
                                                <w:lang w:val="es-NI"/>
                                              </w:rPr>
                                            </w:ins>
                                          </m:ctrlPr>
                                        </m:sSubSupPr>
                                        <m:e>
                                          <m:r>
                                            <w:ins w:id="689" w:author="Quant Department - HO" w:date="2026-08-28T15:14:00Z" w16du:dateUtc="2026-08-28T08:14:00Z">
                                              <w:rPr>
                                                <w:rFonts w:ascii="Cambria Math" w:eastAsiaTheme="minorEastAsia" w:hAnsi="Cambria Math"/>
                                                <w:lang w:val="es-NI"/>
                                              </w:rPr>
                                              <m:t>t</m:t>
                                            </w:ins>
                                          </m:r>
                                        </m:e>
                                        <m:sub>
                                          <m:r>
                                            <w:ins w:id="690" w:author="Quant Department - HO" w:date="2026-08-28T15:14:00Z" w16du:dateUtc="2026-08-28T08:14:00Z">
                                              <w:rPr>
                                                <w:rFonts w:ascii="Cambria Math" w:eastAsiaTheme="minorEastAsia" w:hAnsi="Cambria Math"/>
                                                <w:lang w:val="es-NI"/>
                                              </w:rPr>
                                              <m:t>i</m:t>
                                            </w:ins>
                                          </m:r>
                                        </m:sub>
                                        <m:sup>
                                          <m:r>
                                            <w:ins w:id="691" w:author="Quant Department - HO" w:date="2026-08-28T15:14:00Z" w16du:dateUtc="2026-08-28T08:14:00Z">
                                              <w:rPr>
                                                <w:rFonts w:ascii="Cambria Math" w:eastAsiaTheme="minorEastAsia" w:hAnsi="Cambria Math"/>
                                                <w:lang w:val="es-NI"/>
                                              </w:rPr>
                                              <m:t>'</m:t>
                                            </w:ins>
                                          </m:r>
                                        </m:sup>
                                      </m:sSubSup>
                                      <m:r>
                                        <w:ins w:id="692" w:author="Quant Department - HO" w:date="2026-08-28T15:14:00Z" w16du:dateUtc="2026-08-28T08:14:00Z">
                                          <w:rPr>
                                            <w:rFonts w:ascii="Cambria Math" w:eastAsiaTheme="minorEastAsia" w:hAnsi="Cambria Math"/>
                                            <w:lang w:val="es-NI"/>
                                          </w:rPr>
                                          <m:t xml:space="preserve">, </m:t>
                                        </w:ins>
                                      </m:r>
                                      <m:sSubSup>
                                        <m:sSubSupPr>
                                          <m:ctrlPr>
                                            <w:ins w:id="693" w:author="Quant Department - HO" w:date="2026-08-28T15:14:00Z" w16du:dateUtc="2026-08-28T08:14:00Z">
                                              <w:rPr>
                                                <w:rFonts w:ascii="Cambria Math" w:eastAsiaTheme="minorEastAsia" w:hAnsi="Cambria Math"/>
                                                <w:i/>
                                                <w:lang w:val="es-NI"/>
                                              </w:rPr>
                                            </w:ins>
                                          </m:ctrlPr>
                                        </m:sSubSupPr>
                                        <m:e>
                                          <m:r>
                                            <w:ins w:id="694" w:author="Quant Department - HO" w:date="2026-08-28T15:14:00Z" w16du:dateUtc="2026-08-28T08:14:00Z">
                                              <w:rPr>
                                                <w:rFonts w:ascii="Cambria Math" w:eastAsiaTheme="minorEastAsia" w:hAnsi="Cambria Math"/>
                                                <w:lang w:val="es-NI"/>
                                              </w:rPr>
                                              <m:t>t</m:t>
                                            </w:ins>
                                          </m:r>
                                        </m:e>
                                        <m:sub>
                                          <m:r>
                                            <w:ins w:id="695" w:author="Quant Department - HO" w:date="2026-08-28T15:14:00Z" w16du:dateUtc="2026-08-28T08:14:00Z">
                                              <w:rPr>
                                                <w:rFonts w:ascii="Cambria Math" w:eastAsiaTheme="minorEastAsia" w:hAnsi="Cambria Math"/>
                                                <w:lang w:val="es-NI"/>
                                              </w:rPr>
                                              <m:t>i</m:t>
                                            </w:ins>
                                          </m:r>
                                        </m:sub>
                                        <m:sup>
                                          <m:r>
                                            <w:ins w:id="696" w:author="Quant Department - HO" w:date="2026-08-28T15:14:00Z" w16du:dateUtc="2026-08-28T08:14:00Z">
                                              <w:rPr>
                                                <w:rFonts w:ascii="Cambria Math" w:eastAsiaTheme="minorEastAsia" w:hAnsi="Cambria Math"/>
                                                <w:lang w:val="es-NI"/>
                                              </w:rPr>
                                              <m:t>'</m:t>
                                            </w:ins>
                                          </m:r>
                                        </m:sup>
                                      </m:sSubSup>
                                      <m:r>
                                        <w:ins w:id="697" w:author="Quant Department - HO" w:date="2026-08-28T15:14:00Z" w16du:dateUtc="2026-08-28T08:14:00Z">
                                          <w:rPr>
                                            <w:rFonts w:ascii="Cambria Math" w:eastAsiaTheme="minorEastAsia" w:hAnsi="Cambria Math"/>
                                            <w:lang w:val="es-NI"/>
                                          </w:rPr>
                                          <m:t>+δ|</m:t>
                                        </w:ins>
                                      </m:r>
                                      <m:sSub>
                                        <m:sSubPr>
                                          <m:ctrlPr>
                                            <w:ins w:id="698" w:author="Quant Department - HO" w:date="2026-08-28T15:14:00Z" w16du:dateUtc="2026-08-28T08:14:00Z">
                                              <w:rPr>
                                                <w:rFonts w:ascii="Cambria Math" w:eastAsiaTheme="minorEastAsia" w:hAnsi="Cambria Math"/>
                                                <w:i/>
                                                <w:lang w:val="es-NI"/>
                                              </w:rPr>
                                            </w:ins>
                                          </m:ctrlPr>
                                        </m:sSubPr>
                                        <m:e>
                                          <m:r>
                                            <w:ins w:id="699" w:author="Quant Department - HO" w:date="2026-08-28T15:14:00Z" w16du:dateUtc="2026-08-28T08:14:00Z">
                                              <w:rPr>
                                                <w:rFonts w:ascii="Cambria Math" w:eastAsiaTheme="minorEastAsia" w:hAnsi="Cambria Math"/>
                                                <w:lang w:val="es-NI"/>
                                              </w:rPr>
                                              <m:t>y</m:t>
                                            </w:ins>
                                          </m:r>
                                        </m:e>
                                        <m:sub>
                                          <m:r>
                                            <w:ins w:id="700" w:author="Quant Department - HO" w:date="2026-08-28T15:14:00Z" w16du:dateUtc="2026-08-28T08:14:00Z">
                                              <w:rPr>
                                                <w:rFonts w:ascii="Cambria Math" w:eastAsiaTheme="minorEastAsia" w:hAnsi="Cambria Math"/>
                                                <w:lang w:val="es-NI"/>
                                              </w:rPr>
                                              <m:t>k</m:t>
                                            </w:ins>
                                          </m:r>
                                        </m:sub>
                                      </m:sSub>
                                      <m:d>
                                        <m:dPr>
                                          <m:ctrlPr>
                                            <w:ins w:id="701" w:author="Quant Department - HO" w:date="2026-08-28T15:14:00Z" w16du:dateUtc="2026-08-28T08:14:00Z">
                                              <w:rPr>
                                                <w:rFonts w:ascii="Cambria Math" w:eastAsiaTheme="minorEastAsia" w:hAnsi="Cambria Math"/>
                                                <w:i/>
                                                <w:lang w:val="es-NI"/>
                                              </w:rPr>
                                            </w:ins>
                                          </m:ctrlPr>
                                        </m:dPr>
                                        <m:e>
                                          <m:sSubSup>
                                            <m:sSubSupPr>
                                              <m:ctrlPr>
                                                <w:ins w:id="702" w:author="Quant Department - HO" w:date="2026-08-28T15:14:00Z" w16du:dateUtc="2026-08-28T08:14:00Z">
                                                  <w:rPr>
                                                    <w:rFonts w:ascii="Cambria Math" w:eastAsiaTheme="minorEastAsia" w:hAnsi="Cambria Math"/>
                                                    <w:i/>
                                                    <w:lang w:val="es-NI"/>
                                                  </w:rPr>
                                                </w:ins>
                                              </m:ctrlPr>
                                            </m:sSubSupPr>
                                            <m:e>
                                              <m:r>
                                                <w:ins w:id="703" w:author="Quant Department - HO" w:date="2026-08-28T15:14:00Z" w16du:dateUtc="2026-08-28T08:14:00Z">
                                                  <w:rPr>
                                                    <w:rFonts w:ascii="Cambria Math" w:eastAsiaTheme="minorEastAsia" w:hAnsi="Cambria Math"/>
                                                    <w:lang w:val="es-NI"/>
                                                  </w:rPr>
                                                  <m:t>t</m:t>
                                                </w:ins>
                                              </m:r>
                                            </m:e>
                                            <m:sub>
                                              <m:r>
                                                <w:ins w:id="704" w:author="Quant Department - HO" w:date="2026-08-28T15:14:00Z" w16du:dateUtc="2026-08-28T08:14:00Z">
                                                  <w:rPr>
                                                    <w:rFonts w:ascii="Cambria Math" w:eastAsiaTheme="minorEastAsia" w:hAnsi="Cambria Math"/>
                                                    <w:lang w:val="es-NI"/>
                                                  </w:rPr>
                                                  <m:t>i</m:t>
                                                </w:ins>
                                              </m:r>
                                            </m:sub>
                                            <m:sup>
                                              <m:r>
                                                <w:ins w:id="705" w:author="Quant Department - HO" w:date="2026-08-28T15:14:00Z" w16du:dateUtc="2026-08-28T08:14:00Z">
                                                  <w:rPr>
                                                    <w:rFonts w:ascii="Cambria Math" w:eastAsiaTheme="minorEastAsia" w:hAnsi="Cambria Math"/>
                                                    <w:lang w:val="es-NI"/>
                                                  </w:rPr>
                                                  <m:t>'</m:t>
                                                </w:ins>
                                              </m:r>
                                            </m:sup>
                                          </m:sSubSup>
                                        </m:e>
                                      </m:d>
                                    </m:e>
                                  </m:d>
                                  <m:sSub>
                                    <m:sSubPr>
                                      <m:ctrlPr>
                                        <w:del w:id="706" w:author="Quant Department - HO" w:date="2026-08-28T15:14:00Z" w16du:dateUtc="2026-08-28T08:14:00Z">
                                          <w:rPr>
                                            <w:rFonts w:ascii="Cambria Math" w:eastAsiaTheme="minorEastAsia" w:hAnsi="Cambria Math"/>
                                            <w:i/>
                                            <w:lang w:val="es-NI"/>
                                          </w:rPr>
                                        </w:del>
                                      </m:ctrlPr>
                                    </m:sSubPr>
                                    <m:e>
                                      <m:r>
                                        <w:del w:id="707" w:author="Quant Department - HO" w:date="2026-08-28T15:14:00Z" w16du:dateUtc="2026-08-28T08:14:00Z">
                                          <w:rPr>
                                            <w:rFonts w:ascii="Cambria Math" w:eastAsiaTheme="minorEastAsia" w:hAnsi="Cambria Math"/>
                                            <w:lang w:val="es-NI"/>
                                          </w:rPr>
                                          <m:t>R</m:t>
                                        </w:del>
                                      </m:r>
                                    </m:e>
                                    <m:sub>
                                      <m:r>
                                        <w:del w:id="708" w:author="Quant Department - HO" w:date="2026-08-28T15:14:00Z" w16du:dateUtc="2026-08-28T08:14:00Z">
                                          <w:rPr>
                                            <w:rFonts w:ascii="Cambria Math" w:eastAsiaTheme="minorEastAsia" w:hAnsi="Cambria Math"/>
                                            <w:lang w:val="es-NI"/>
                                          </w:rPr>
                                          <m:t>L</m:t>
                                        </w:del>
                                      </m:r>
                                    </m:sub>
                                  </m:sSub>
                                  <m:d>
                                    <m:dPr>
                                      <m:ctrlPr>
                                        <w:del w:id="709" w:author="Quant Department - HO" w:date="2026-08-28T15:14:00Z" w16du:dateUtc="2026-08-28T08:14:00Z">
                                          <w:rPr>
                                            <w:rFonts w:ascii="Cambria Math" w:eastAsiaTheme="minorEastAsia" w:hAnsi="Cambria Math"/>
                                            <w:i/>
                                            <w:lang w:val="es-NI"/>
                                          </w:rPr>
                                        </w:del>
                                      </m:ctrlPr>
                                    </m:dPr>
                                    <m:e>
                                      <m:sSub>
                                        <m:sSubPr>
                                          <m:ctrlPr>
                                            <w:del w:id="710" w:author="Quant Department - HO" w:date="2026-08-28T15:14:00Z" w16du:dateUtc="2026-08-28T08:14:00Z">
                                              <w:rPr>
                                                <w:rFonts w:ascii="Cambria Math" w:eastAsiaTheme="minorEastAsia" w:hAnsi="Cambria Math"/>
                                                <w:i/>
                                                <w:lang w:val="es-NI"/>
                                              </w:rPr>
                                            </w:del>
                                          </m:ctrlPr>
                                        </m:sSubPr>
                                        <m:e>
                                          <m:r>
                                            <w:del w:id="711" w:author="Quant Department - HO" w:date="2026-08-28T15:14:00Z" w16du:dateUtc="2026-08-28T08:14:00Z">
                                              <w:rPr>
                                                <w:rFonts w:ascii="Cambria Math" w:eastAsiaTheme="minorEastAsia" w:hAnsi="Cambria Math"/>
                                                <w:lang w:val="es-NI"/>
                                              </w:rPr>
                                              <m:t>t</m:t>
                                            </w:del>
                                          </m:r>
                                        </m:e>
                                        <m:sub>
                                          <m:r>
                                            <w:del w:id="712" w:author="Quant Department - HO" w:date="2026-08-28T15:14:00Z" w16du:dateUtc="2026-08-28T08:14:00Z">
                                              <w:rPr>
                                                <w:rFonts w:ascii="Cambria Math" w:eastAsiaTheme="minorEastAsia" w:hAnsi="Cambria Math"/>
                                                <w:lang w:val="es-NI"/>
                                              </w:rPr>
                                              <m:t>i</m:t>
                                            </w:del>
                                          </m:r>
                                        </m:sub>
                                      </m:sSub>
                                      <m:r>
                                        <w:del w:id="713" w:author="Quant Department - HO" w:date="2026-08-28T15:14:00Z" w16du:dateUtc="2026-08-28T08:14:00Z">
                                          <w:rPr>
                                            <w:rFonts w:ascii="Cambria Math" w:eastAsiaTheme="minorEastAsia" w:hAnsi="Cambria Math"/>
                                            <w:lang w:val="es-NI"/>
                                          </w:rPr>
                                          <m:t xml:space="preserve">, </m:t>
                                        </w:del>
                                      </m:r>
                                      <m:sSub>
                                        <m:sSubPr>
                                          <m:ctrlPr>
                                            <w:del w:id="714" w:author="Quant Department - HO" w:date="2026-08-28T15:14:00Z" w16du:dateUtc="2026-08-28T08:14:00Z">
                                              <w:rPr>
                                                <w:rFonts w:ascii="Cambria Math" w:eastAsiaTheme="minorEastAsia" w:hAnsi="Cambria Math"/>
                                                <w:i/>
                                                <w:lang w:val="es-NI"/>
                                              </w:rPr>
                                            </w:del>
                                          </m:ctrlPr>
                                        </m:sSubPr>
                                        <m:e>
                                          <m:r>
                                            <w:del w:id="715" w:author="Quant Department - HO" w:date="2026-08-28T15:14:00Z" w16du:dateUtc="2026-08-28T08:14:00Z">
                                              <w:rPr>
                                                <w:rFonts w:ascii="Cambria Math" w:eastAsiaTheme="minorEastAsia" w:hAnsi="Cambria Math"/>
                                                <w:lang w:val="es-NI"/>
                                              </w:rPr>
                                              <m:t>t</m:t>
                                            </w:del>
                                          </m:r>
                                        </m:e>
                                        <m:sub>
                                          <m:r>
                                            <w:del w:id="716" w:author="Quant Department - HO" w:date="2026-08-28T15:14:00Z" w16du:dateUtc="2026-08-28T08:14:00Z">
                                              <w:rPr>
                                                <w:rFonts w:ascii="Cambria Math" w:eastAsiaTheme="minorEastAsia" w:hAnsi="Cambria Math"/>
                                                <w:lang w:val="es-NI"/>
                                              </w:rPr>
                                              <m:t>i</m:t>
                                            </w:del>
                                          </m:r>
                                        </m:sub>
                                      </m:sSub>
                                      <m:r>
                                        <w:del w:id="717" w:author="Quant Department - HO" w:date="2026-08-28T15:14:00Z" w16du:dateUtc="2026-08-28T08:14:00Z">
                                          <w:rPr>
                                            <w:rFonts w:ascii="Cambria Math" w:eastAsiaTheme="minorEastAsia" w:hAnsi="Cambria Math"/>
                                            <w:lang w:val="es-NI"/>
                                          </w:rPr>
                                          <m:t>+δ|</m:t>
                                        </w:del>
                                      </m:r>
                                      <m:sSub>
                                        <m:sSubPr>
                                          <m:ctrlPr>
                                            <w:del w:id="718" w:author="Quant Department - HO" w:date="2026-08-28T15:14:00Z" w16du:dateUtc="2026-08-28T08:14:00Z">
                                              <w:rPr>
                                                <w:rFonts w:ascii="Cambria Math" w:eastAsiaTheme="minorEastAsia" w:hAnsi="Cambria Math"/>
                                                <w:i/>
                                                <w:lang w:val="es-NI"/>
                                              </w:rPr>
                                            </w:del>
                                          </m:ctrlPr>
                                        </m:sSubPr>
                                        <m:e>
                                          <m:r>
                                            <w:del w:id="719" w:author="Quant Department - HO" w:date="2026-08-28T15:14:00Z" w16du:dateUtc="2026-08-28T08:14:00Z">
                                              <w:rPr>
                                                <w:rFonts w:ascii="Cambria Math" w:eastAsiaTheme="minorEastAsia" w:hAnsi="Cambria Math"/>
                                                <w:lang w:val="es-NI"/>
                                              </w:rPr>
                                              <m:t>y</m:t>
                                            </w:del>
                                          </m:r>
                                        </m:e>
                                        <m:sub>
                                          <m:r>
                                            <w:del w:id="720" w:author="Quant Department - HO" w:date="2026-08-28T15:14:00Z" w16du:dateUtc="2026-08-28T08:14:00Z">
                                              <w:rPr>
                                                <w:rFonts w:ascii="Cambria Math" w:eastAsiaTheme="minorEastAsia" w:hAnsi="Cambria Math"/>
                                                <w:lang w:val="es-NI"/>
                                              </w:rPr>
                                              <m:t>k</m:t>
                                            </w:del>
                                          </m:r>
                                        </m:sub>
                                      </m:sSub>
                                      <m:d>
                                        <m:dPr>
                                          <m:ctrlPr>
                                            <w:del w:id="721" w:author="Quant Department - HO" w:date="2026-08-28T15:14:00Z" w16du:dateUtc="2026-08-28T08:14:00Z">
                                              <w:rPr>
                                                <w:rFonts w:ascii="Cambria Math" w:eastAsiaTheme="minorEastAsia" w:hAnsi="Cambria Math"/>
                                                <w:i/>
                                                <w:lang w:val="es-NI"/>
                                              </w:rPr>
                                            </w:del>
                                          </m:ctrlPr>
                                        </m:dPr>
                                        <m:e>
                                          <m:sSub>
                                            <m:sSubPr>
                                              <m:ctrlPr>
                                                <w:del w:id="722" w:author="Quant Department - HO" w:date="2026-08-28T15:14:00Z" w16du:dateUtc="2026-08-28T08:14:00Z">
                                                  <w:rPr>
                                                    <w:rFonts w:ascii="Cambria Math" w:eastAsiaTheme="minorEastAsia" w:hAnsi="Cambria Math"/>
                                                    <w:i/>
                                                    <w:lang w:val="es-NI"/>
                                                  </w:rPr>
                                                </w:del>
                                              </m:ctrlPr>
                                            </m:sSubPr>
                                            <m:e>
                                              <m:r>
                                                <w:del w:id="723" w:author="Quant Department - HO" w:date="2026-08-28T15:14:00Z" w16du:dateUtc="2026-08-28T08:14:00Z">
                                                  <w:rPr>
                                                    <w:rFonts w:ascii="Cambria Math" w:eastAsiaTheme="minorEastAsia" w:hAnsi="Cambria Math"/>
                                                    <w:lang w:val="es-NI"/>
                                                  </w:rPr>
                                                  <m:t>t</m:t>
                                                </w:del>
                                              </m:r>
                                            </m:e>
                                            <m:sub>
                                              <m:r>
                                                <w:del w:id="724" w:author="Quant Department - HO" w:date="2026-08-28T15:14:00Z" w16du:dateUtc="2026-08-28T08:14:00Z">
                                                  <w:rPr>
                                                    <w:rFonts w:ascii="Cambria Math" w:eastAsiaTheme="minorEastAsia" w:hAnsi="Cambria Math"/>
                                                    <w:lang w:val="es-NI"/>
                                                  </w:rPr>
                                                  <m:t>i</m:t>
                                                </w:del>
                                              </m:r>
                                            </m:sub>
                                          </m:sSub>
                                        </m:e>
                                      </m:d>
                                    </m:e>
                                  </m:d>
                                </m:oMath>
                              </m:oMathPara>
                            </w:p>
                          </w:tc>
                          <w:tc>
                            <w:tcPr>
                              <w:tcW w:w="3260" w:type="pct"/>
                              <w:tcPrChange w:id="725" w:author="Quant Department - HO" w:date="2026-08-28T15:28:00Z" w16du:dateUtc="2026-08-28T08:28:00Z">
                                <w:tcPr>
                                  <w:tcW w:w="3231" w:type="pct"/>
                                  <w:gridSpan w:val="2"/>
                                </w:tcPr>
                              </w:tcPrChange>
                            </w:tcPr>
                            <w:p w14:paraId="6914818A" w14:textId="6676F372" w:rsidR="004B16E4" w:rsidRDefault="004B16E4" w:rsidP="004B16E4">
                              <w:pPr>
                                <w:rPr>
                                  <w:rFonts w:eastAsiaTheme="minorEastAsia"/>
                                  <w:lang w:val="es-NI"/>
                                </w:rPr>
                              </w:pPr>
                              <w:r>
                                <w:rPr>
                                  <w:rFonts w:eastAsiaTheme="minorEastAsia"/>
                                  <w:lang w:val="es-NI"/>
                                </w:rPr>
                                <w:t xml:space="preserve">LSTC kép liên tục không coupon </w:t>
                              </w:r>
                              <w:del w:id="726" w:author="Quant Department - HO" w:date="2026-08-28T15:15:00Z" w16du:dateUtc="2026-08-28T08:15:00Z">
                                <w:r w:rsidDel="009B3F13">
                                  <w:rPr>
                                    <w:rFonts w:eastAsiaTheme="minorEastAsia"/>
                                    <w:lang w:val="es-NI"/>
                                  </w:rPr>
                                  <w:delText>kỳ hạn</w:delText>
                                </w:r>
                                <w:r w:rsidR="00955AFF" w:rsidDel="009B3F13">
                                  <w:rPr>
                                    <w:rFonts w:eastAsiaTheme="minorEastAsia"/>
                                    <w:lang w:val="es-NI"/>
                                  </w:rPr>
                                  <w:delText xml:space="preserve"> từ</w:delText>
                                </w:r>
                                <w:r w:rsidDel="009B3F13">
                                  <w:rPr>
                                    <w:rFonts w:eastAsiaTheme="minorEastAsia"/>
                                    <w:lang w:val="es-NI"/>
                                  </w:rPr>
                                  <w:delText xml:space="preserve"> </w:delText>
                                </w:r>
                              </w:del>
                              <m:oMath>
                                <m:sSub>
                                  <m:sSubPr>
                                    <m:ctrlPr>
                                      <w:del w:id="727" w:author="Quant Department - HO" w:date="2026-08-28T15:15:00Z" w16du:dateUtc="2026-08-28T08:15:00Z">
                                        <w:rPr>
                                          <w:rFonts w:ascii="Cambria Math" w:eastAsiaTheme="minorEastAsia" w:hAnsi="Cambria Math"/>
                                          <w:i/>
                                          <w:lang w:val="es-NI"/>
                                        </w:rPr>
                                      </w:del>
                                    </m:ctrlPr>
                                  </m:sSubPr>
                                  <m:e>
                                    <m:r>
                                      <w:del w:id="728" w:author="Quant Department - HO" w:date="2026-08-28T15:15:00Z" w16du:dateUtc="2026-08-28T08:15:00Z">
                                        <w:rPr>
                                          <w:rFonts w:ascii="Cambria Math" w:eastAsiaTheme="minorEastAsia" w:hAnsi="Cambria Math"/>
                                          <w:lang w:val="es-NI"/>
                                        </w:rPr>
                                        <m:t>t</m:t>
                                      </w:del>
                                    </m:r>
                                  </m:e>
                                  <m:sub>
                                    <m:r>
                                      <w:del w:id="729" w:author="Quant Department - HO" w:date="2026-08-28T15:15:00Z" w16du:dateUtc="2026-08-28T08:15:00Z">
                                        <w:rPr>
                                          <w:rFonts w:ascii="Cambria Math" w:eastAsiaTheme="minorEastAsia" w:hAnsi="Cambria Math"/>
                                          <w:lang w:val="es-NI"/>
                                        </w:rPr>
                                        <m:t>i</m:t>
                                      </w:del>
                                    </m:r>
                                  </m:sub>
                                </m:sSub>
                              </m:oMath>
                              <w:del w:id="730" w:author="Quant Department - HO" w:date="2026-08-28T15:15:00Z" w16du:dateUtc="2026-08-28T08:15:00Z">
                                <w:r w:rsidDel="009B3F13">
                                  <w:rPr>
                                    <w:rFonts w:eastAsiaTheme="minorEastAsia"/>
                                    <w:lang w:val="es-NI"/>
                                  </w:rPr>
                                  <w:delText xml:space="preserve"> đến </w:delText>
                                </w:r>
                              </w:del>
                              <m:oMath>
                                <m:sSub>
                                  <m:sSubPr>
                                    <m:ctrlPr>
                                      <w:del w:id="731" w:author="Quant Department - HO" w:date="2026-08-28T15:15:00Z" w16du:dateUtc="2026-08-28T08:15:00Z">
                                        <w:rPr>
                                          <w:rFonts w:ascii="Cambria Math" w:eastAsiaTheme="minorEastAsia" w:hAnsi="Cambria Math"/>
                                          <w:i/>
                                          <w:lang w:val="es-NI"/>
                                        </w:rPr>
                                      </w:del>
                                    </m:ctrlPr>
                                  </m:sSubPr>
                                  <m:e>
                                    <m:r>
                                      <w:del w:id="732" w:author="Quant Department - HO" w:date="2026-08-28T15:15:00Z" w16du:dateUtc="2026-08-28T08:15:00Z">
                                        <w:rPr>
                                          <w:rFonts w:ascii="Cambria Math" w:eastAsiaTheme="minorEastAsia" w:hAnsi="Cambria Math"/>
                                          <w:lang w:val="es-NI"/>
                                        </w:rPr>
                                        <m:t>t</m:t>
                                      </w:del>
                                    </m:r>
                                  </m:e>
                                  <m:sub>
                                    <m:r>
                                      <w:del w:id="733" w:author="Quant Department - HO" w:date="2026-08-28T15:15:00Z" w16du:dateUtc="2026-08-28T08:15:00Z">
                                        <w:rPr>
                                          <w:rFonts w:ascii="Cambria Math" w:eastAsiaTheme="minorEastAsia" w:hAnsi="Cambria Math"/>
                                          <w:lang w:val="es-NI"/>
                                        </w:rPr>
                                        <m:t>i</m:t>
                                      </w:del>
                                    </m:r>
                                  </m:sub>
                                </m:sSub>
                                <m:r>
                                  <w:del w:id="734" w:author="Quant Department - HO" w:date="2026-08-28T15:15:00Z" w16du:dateUtc="2026-08-28T08:15:00Z">
                                    <w:rPr>
                                      <w:rFonts w:ascii="Cambria Math" w:eastAsiaTheme="minorEastAsia" w:hAnsi="Cambria Math"/>
                                      <w:lang w:val="es-NI"/>
                                    </w:rPr>
                                    <m:t>+δ</m:t>
                                  </w:del>
                                </m:r>
                              </m:oMath>
                              <w:del w:id="735" w:author="Quant Department - HO" w:date="2026-08-28T15:15:00Z" w16du:dateUtc="2026-08-28T08:15:00Z">
                                <w:r w:rsidR="00693A02" w:rsidDel="009B3F13">
                                  <w:rPr>
                                    <w:rFonts w:eastAsiaTheme="minorEastAsia"/>
                                    <w:lang w:val="es-NI"/>
                                  </w:rPr>
                                  <w:delText xml:space="preserve"> </w:delText>
                                </w:r>
                              </w:del>
                              <w:ins w:id="736" w:author="Quant Department - HO" w:date="2026-08-28T15:15:00Z" w16du:dateUtc="2026-08-28T08:15:00Z">
                                <w:r w:rsidR="009B3F13">
                                  <w:rPr>
                                    <w:rFonts w:eastAsiaTheme="minorEastAsia"/>
                                    <w:lang w:val="es-NI"/>
                                  </w:rPr>
                                  <w:t xml:space="preserve">được ấn định tại </w:t>
                                </w:r>
                              </w:ins>
                              <m:oMath>
                                <m:sSubSup>
                                  <m:sSubSupPr>
                                    <m:ctrlPr>
                                      <w:ins w:id="737" w:author="Quant Department - HO" w:date="2026-08-28T15:15:00Z" w16du:dateUtc="2026-08-28T08:15:00Z">
                                        <w:rPr>
                                          <w:rFonts w:ascii="Cambria Math" w:eastAsiaTheme="minorEastAsia" w:hAnsi="Cambria Math"/>
                                          <w:i/>
                                          <w:lang w:val="es-NI"/>
                                        </w:rPr>
                                      </w:ins>
                                    </m:ctrlPr>
                                  </m:sSubSupPr>
                                  <m:e>
                                    <m:r>
                                      <w:ins w:id="738" w:author="Quant Department - HO" w:date="2026-08-28T15:15:00Z" w16du:dateUtc="2026-08-28T08:15:00Z">
                                        <w:rPr>
                                          <w:rFonts w:ascii="Cambria Math" w:eastAsiaTheme="minorEastAsia" w:hAnsi="Cambria Math"/>
                                          <w:lang w:val="es-NI"/>
                                        </w:rPr>
                                        <m:t>t</m:t>
                                      </w:ins>
                                    </m:r>
                                  </m:e>
                                  <m:sub>
                                    <m:r>
                                      <w:ins w:id="739" w:author="Quant Department - HO" w:date="2026-08-28T15:15:00Z" w16du:dateUtc="2026-08-28T08:15:00Z">
                                        <w:rPr>
                                          <w:rFonts w:ascii="Cambria Math" w:eastAsiaTheme="minorEastAsia" w:hAnsi="Cambria Math"/>
                                          <w:lang w:val="es-NI"/>
                                        </w:rPr>
                                        <m:t>i</m:t>
                                      </w:ins>
                                    </m:r>
                                  </m:sub>
                                  <m:sup>
                                    <m:r>
                                      <w:ins w:id="740" w:author="Quant Department - HO" w:date="2026-08-28T15:15:00Z" w16du:dateUtc="2026-08-28T08:15:00Z">
                                        <w:rPr>
                                          <w:rFonts w:ascii="Cambria Math" w:eastAsiaTheme="minorEastAsia" w:hAnsi="Cambria Math"/>
                                          <w:lang w:val="es-NI"/>
                                        </w:rPr>
                                        <m:t>'</m:t>
                                      </w:ins>
                                    </m:r>
                                  </m:sup>
                                </m:sSubSup>
                              </m:oMath>
                              <w:ins w:id="741" w:author="Quant Department - HO" w:date="2026-08-28T15:15:00Z" w16du:dateUtc="2026-08-28T08:15:00Z">
                                <w:r w:rsidR="009B3F13">
                                  <w:rPr>
                                    <w:rFonts w:eastAsiaTheme="minorEastAsia"/>
                                    <w:lang w:val="es-NI"/>
                                  </w:rPr>
                                  <w:t xml:space="preserve"> </w:t>
                                </w:r>
                              </w:ins>
                              <w:r w:rsidR="00693A02" w:rsidRPr="00693A02">
                                <w:rPr>
                                  <w:rFonts w:eastAsiaTheme="minorEastAsia"/>
                                  <w:i/>
                                  <w:iCs/>
                                  <w:lang w:val="es-NI"/>
                                </w:rPr>
                                <w:t>(</w:t>
                              </w:r>
                              <w:del w:id="742" w:author="Quant Department - HO" w:date="2026-08-28T15:28:00Z" w16du:dateUtc="2026-08-28T08:28:00Z">
                                <w:r w:rsidR="00693A02" w:rsidRPr="00693A02" w:rsidDel="0031072F">
                                  <w:rPr>
                                    <w:rFonts w:eastAsiaTheme="minorEastAsia"/>
                                    <w:i/>
                                    <w:iCs/>
                                    <w:lang w:val="es-NI"/>
                                  </w:rPr>
                                  <w:delText>Chi tiế</w:delText>
                                </w:r>
                              </w:del>
                              <w:ins w:id="743" w:author="Quant Department - HO" w:date="2026-08-28T15:28:00Z" w16du:dateUtc="2026-08-28T08:28:00Z">
                                <w:r w:rsidR="0031072F">
                                  <w:rPr>
                                    <w:rFonts w:eastAsiaTheme="minorEastAsia"/>
                                    <w:i/>
                                    <w:iCs/>
                                    <w:lang w:val="es-NI"/>
                                  </w:rPr>
                                  <w:t>Cách xác định</w:t>
                                </w:r>
                                <w:r w:rsidR="00DE062D">
                                  <w:rPr>
                                    <w:rFonts w:eastAsiaTheme="minorEastAsia"/>
                                    <w:i/>
                                    <w:iCs/>
                                    <w:lang w:val="es-NI"/>
                                  </w:rPr>
                                  <w:t xml:space="preserve"> xem</w:t>
                                </w:r>
                                <w:r w:rsidR="0031072F">
                                  <w:rPr>
                                    <w:rFonts w:eastAsiaTheme="minorEastAsia"/>
                                    <w:i/>
                                    <w:iCs/>
                                    <w:lang w:val="es-NI"/>
                                  </w:rPr>
                                  <w:t xml:space="preserve"> tại</w:t>
                                </w:r>
                              </w:ins>
                              <w:del w:id="744" w:author="Quant Department - HO" w:date="2026-08-28T15:28:00Z" w16du:dateUtc="2026-08-28T08:28:00Z">
                                <w:r w:rsidR="00693A02" w:rsidRPr="00693A02" w:rsidDel="0031072F">
                                  <w:rPr>
                                    <w:rFonts w:eastAsiaTheme="minorEastAsia"/>
                                    <w:i/>
                                    <w:iCs/>
                                    <w:lang w:val="es-NI"/>
                                  </w:rPr>
                                  <w:delText>t xem</w:delText>
                                </w:r>
                              </w:del>
                              <w:r w:rsidRPr="00693A02">
                                <w:rPr>
                                  <w:rFonts w:eastAsiaTheme="minorEastAsia"/>
                                  <w:i/>
                                  <w:iCs/>
                                  <w:lang w:val="es-NI"/>
                                </w:rPr>
                                <w:t xml:space="preserve"> </w:t>
                              </w:r>
                              <w:r w:rsidR="00737855">
                                <w:rPr>
                                  <w:rFonts w:eastAsiaTheme="minorEastAsia"/>
                                  <w:i/>
                                  <w:iCs/>
                                  <w:lang w:val="es-NI"/>
                                </w:rPr>
                                <w:t>Bước (1)</w:t>
                              </w:r>
                              <w:r w:rsidR="00693A02" w:rsidRPr="00693A02">
                                <w:rPr>
                                  <w:rFonts w:eastAsiaTheme="minorEastAsia"/>
                                  <w:i/>
                                  <w:iCs/>
                                  <w:lang w:val="es-NI"/>
                                </w:rPr>
                                <w:t>)</w:t>
                              </w:r>
                            </w:p>
                          </w:tc>
                        </w:tr>
                      </w:tbl>
                      <w:p w14:paraId="6CA20078" w14:textId="77777777" w:rsidR="004B16E4" w:rsidRDefault="004B16E4" w:rsidP="002C78DE">
                        <w:pPr>
                          <w:pStyle w:val="TLXDMHBullet1"/>
                          <w:numPr>
                            <w:ilvl w:val="0"/>
                            <w:numId w:val="0"/>
                          </w:numPr>
                          <w:rPr>
                            <w:lang w:val="es-NI"/>
                          </w:rPr>
                        </w:pPr>
                      </w:p>
                    </w:tc>
                  </w:tr>
                  <w:tr w:rsidR="00620FD2" w14:paraId="3B83A11D" w14:textId="77777777" w:rsidTr="0031072F">
                    <w:trPr>
                      <w:trPrChange w:id="745" w:author="Quant Department - HO" w:date="2026-08-28T15:28:00Z" w16du:dateUtc="2026-08-28T08:28:00Z">
                        <w:trPr>
                          <w:gridAfter w:val="0"/>
                        </w:trPr>
                      </w:trPrChange>
                    </w:trPr>
                    <w:tc>
                      <w:tcPr>
                        <w:tcW w:w="881" w:type="dxa"/>
                        <w:vAlign w:val="top"/>
                        <w:tcPrChange w:id="746" w:author="Quant Department - HO" w:date="2026-08-28T15:28:00Z" w16du:dateUtc="2026-08-28T08:28:00Z">
                          <w:tcPr>
                            <w:tcW w:w="965" w:type="dxa"/>
                            <w:gridSpan w:val="2"/>
                          </w:tcPr>
                        </w:tcPrChange>
                      </w:tcPr>
                      <w:p w14:paraId="5C9B1143" w14:textId="3BA56F6C" w:rsidR="00620FD2" w:rsidRDefault="00571F04">
                        <w:pPr>
                          <w:pStyle w:val="TLXDMHBullet1"/>
                          <w:numPr>
                            <w:ilvl w:val="0"/>
                            <w:numId w:val="0"/>
                          </w:numPr>
                          <w:jc w:val="center"/>
                          <w:rPr>
                            <w:rFonts w:eastAsia="Calibri" w:cs="Arial"/>
                            <w:lang w:val="es-NI"/>
                          </w:rPr>
                          <w:pPrChange w:id="747" w:author="Quant Department - HO" w:date="2026-08-28T15:20:00Z" w16du:dateUtc="2026-08-28T08:20:00Z">
                            <w:pPr>
                              <w:pStyle w:val="TLXDMHBullet1"/>
                              <w:numPr>
                                <w:numId w:val="0"/>
                              </w:numPr>
                              <w:tabs>
                                <w:tab w:val="clear" w:pos="425"/>
                              </w:tabs>
                            </w:pPr>
                          </w:pPrChange>
                        </w:pPr>
                        <m:oMathPara>
                          <m:oMath>
                            <m:r>
                              <w:ins w:id="748" w:author="Quant Department - HO" w:date="2026-08-28T15:20:00Z" w16du:dateUtc="2026-08-28T08:20:00Z">
                                <w:rPr>
                                  <w:rFonts w:ascii="Cambria Math" w:eastAsiaTheme="minorEastAsia" w:hAnsi="Cambria Math"/>
                                  <w:lang w:val="es-NI"/>
                                </w:rPr>
                                <m:t>Spread</m:t>
                              </w:ins>
                            </m:r>
                            <m:r>
                              <w:del w:id="749" w:author="Quant Department - HO" w:date="2026-08-28T15:20:00Z" w16du:dateUtc="2026-08-28T08:20:00Z">
                                <w:rPr>
                                  <w:rFonts w:ascii="Cambria Math" w:eastAsia="Yu Gothic" w:hAnsi="Cambria Math" w:cs="Arial"/>
                                  <w:lang w:val="es-NI"/>
                                </w:rPr>
                                <m:t>Margin</m:t>
                              </w:del>
                            </m:r>
                          </m:oMath>
                        </m:oMathPara>
                      </w:p>
                    </w:tc>
                    <w:tc>
                      <w:tcPr>
                        <w:tcW w:w="6521" w:type="dxa"/>
                        <w:tcPrChange w:id="750" w:author="Quant Department - HO" w:date="2026-08-28T15:28:00Z" w16du:dateUtc="2026-08-28T08:28:00Z">
                          <w:tcPr>
                            <w:tcW w:w="6063" w:type="dxa"/>
                          </w:tcPr>
                        </w:tcPrChange>
                      </w:tcPr>
                      <w:p w14:paraId="43F22509" w14:textId="119CBA64" w:rsidR="00620FD2" w:rsidRDefault="00620FD2" w:rsidP="00620FD2">
                        <w:pPr>
                          <w:rPr>
                            <w:rFonts w:eastAsiaTheme="minorEastAsia"/>
                            <w:lang w:val="es-NI"/>
                          </w:rPr>
                        </w:pPr>
                        <w:r>
                          <w:rPr>
                            <w:rFonts w:eastAsiaTheme="minorEastAsia"/>
                            <w:lang w:val="es-NI"/>
                          </w:rPr>
                          <w:t>Biên độ được cộng thêm vào LSTC</w:t>
                        </w:r>
                        <w:ins w:id="751" w:author="Quant Department - HO" w:date="2026-09-04T10:00:00Z" w16du:dateUtc="2026-09-04T03:00:00Z">
                          <w:r w:rsidR="000C0CAE">
                            <w:rPr>
                              <w:rFonts w:eastAsiaTheme="minorEastAsia"/>
                              <w:lang w:val="es-NI"/>
                            </w:rPr>
                            <w:t>, được quy định tùy thuộc vào từng trái phiếu</w:t>
                          </w:r>
                        </w:ins>
                      </w:p>
                    </w:tc>
                  </w:tr>
                  <w:tr w:rsidR="00E8737F" w14:paraId="3DED8460" w14:textId="77777777" w:rsidTr="0031072F">
                    <w:trPr>
                      <w:trPrChange w:id="752" w:author="Quant Department - HO" w:date="2026-08-28T15:28:00Z" w16du:dateUtc="2026-08-28T08:28:00Z">
                        <w:trPr>
                          <w:gridAfter w:val="0"/>
                        </w:trPr>
                      </w:trPrChange>
                    </w:trPr>
                    <w:tc>
                      <w:tcPr>
                        <w:tcW w:w="881" w:type="dxa"/>
                        <w:vAlign w:val="top"/>
                        <w:tcPrChange w:id="753" w:author="Quant Department - HO" w:date="2026-08-28T15:28:00Z" w16du:dateUtc="2026-08-28T08:28:00Z">
                          <w:tcPr>
                            <w:tcW w:w="965" w:type="dxa"/>
                            <w:gridSpan w:val="2"/>
                          </w:tcPr>
                        </w:tcPrChange>
                      </w:tcPr>
                      <w:p w14:paraId="2C2F20F7" w14:textId="7F55721F" w:rsidR="00E8737F" w:rsidRDefault="00000000">
                        <w:pPr>
                          <w:pStyle w:val="TLXDMHBullet1"/>
                          <w:numPr>
                            <w:ilvl w:val="0"/>
                            <w:numId w:val="0"/>
                          </w:numPr>
                          <w:jc w:val="center"/>
                          <w:rPr>
                            <w:rFonts w:eastAsia="Calibri" w:cs="Arial"/>
                            <w:lang w:val="es-NI"/>
                          </w:rPr>
                          <w:pPrChange w:id="754" w:author="Quant Department - HO" w:date="2026-08-28T15:20:00Z" w16du:dateUtc="2026-08-28T08:20:00Z">
                            <w:pPr>
                              <w:pStyle w:val="TLXDMHBullet1"/>
                              <w:numPr>
                                <w:numId w:val="0"/>
                              </w:numPr>
                              <w:tabs>
                                <w:tab w:val="clear" w:pos="425"/>
                              </w:tabs>
                            </w:pPr>
                          </w:pPrChange>
                        </w:pPr>
                        <m:oMathPara>
                          <m:oMath>
                            <m:sSub>
                              <m:sSubPr>
                                <m:ctrlPr>
                                  <w:rPr>
                                    <w:rFonts w:ascii="Cambria Math" w:eastAsia="Calibri" w:hAnsi="Cambria Math" w:cs="Arial"/>
                                    <w:i/>
                                    <w:lang w:val="es-NI"/>
                                  </w:rPr>
                                </m:ctrlPr>
                              </m:sSubPr>
                              <m:e>
                                <m:r>
                                  <w:rPr>
                                    <w:rFonts w:ascii="Cambria Math" w:eastAsia="Calibri" w:hAnsi="Cambria Math" w:cs="Arial"/>
                                    <w:lang w:val="es-NI"/>
                                  </w:rPr>
                                  <m:t>K</m:t>
                                </m:r>
                              </m:e>
                              <m:sub>
                                <m:r>
                                  <w:rPr>
                                    <w:rFonts w:ascii="Cambria Math" w:eastAsia="Calibri" w:hAnsi="Cambria Math" w:cs="Arial"/>
                                    <w:lang w:val="es-NI"/>
                                  </w:rPr>
                                  <m:t>Floor</m:t>
                                </m:r>
                              </m:sub>
                            </m:sSub>
                          </m:oMath>
                        </m:oMathPara>
                      </w:p>
                    </w:tc>
                    <w:tc>
                      <w:tcPr>
                        <w:tcW w:w="6521" w:type="dxa"/>
                        <w:tcPrChange w:id="755" w:author="Quant Department - HO" w:date="2026-08-28T15:28:00Z" w16du:dateUtc="2026-08-28T08:28:00Z">
                          <w:tcPr>
                            <w:tcW w:w="6063" w:type="dxa"/>
                          </w:tcPr>
                        </w:tcPrChange>
                      </w:tcPr>
                      <w:p w14:paraId="56973391" w14:textId="77777777" w:rsidR="00FB5877" w:rsidRDefault="00000000" w:rsidP="00620FD2">
                        <w:pPr>
                          <w:rPr>
                            <w:ins w:id="756" w:author="Quant Department - HO" w:date="2026-09-07T09:18:00Z" w16du:dateUtc="2026-09-07T02:18:00Z"/>
                            <w:rFonts w:eastAsiaTheme="minorEastAsia"/>
                            <w:lang w:val="es-NI"/>
                          </w:rPr>
                        </w:pPr>
                        <m:oMath>
                          <m:sSub>
                            <m:sSubPr>
                              <m:ctrlPr>
                                <w:ins w:id="757" w:author="Quant Department - HO" w:date="2026-09-04T09:59:00Z" w16du:dateUtc="2026-09-04T02:59:00Z">
                                  <w:rPr>
                                    <w:rFonts w:ascii="Cambria Math" w:eastAsia="Calibri" w:hAnsi="Cambria Math" w:cs="Arial"/>
                                    <w:i/>
                                    <w:lang w:val="es-NI"/>
                                  </w:rPr>
                                </w:ins>
                              </m:ctrlPr>
                            </m:sSubPr>
                            <m:e>
                              <m:r>
                                <w:ins w:id="758" w:author="Quant Department - HO" w:date="2026-09-04T09:59:00Z" w16du:dateUtc="2026-09-04T02:59:00Z">
                                  <w:rPr>
                                    <w:rFonts w:ascii="Cambria Math" w:eastAsia="Calibri" w:hAnsi="Cambria Math" w:cs="Arial"/>
                                    <w:lang w:val="es-NI"/>
                                  </w:rPr>
                                  <m:t>K</m:t>
                                </w:ins>
                              </m:r>
                            </m:e>
                            <m:sub>
                              <m:r>
                                <w:ins w:id="759" w:author="Quant Department - HO" w:date="2026-09-04T09:59:00Z" w16du:dateUtc="2026-09-04T02:59:00Z">
                                  <w:rPr>
                                    <w:rFonts w:ascii="Cambria Math" w:eastAsia="Calibri" w:hAnsi="Cambria Math" w:cs="Arial"/>
                                    <w:lang w:val="es-NI"/>
                                  </w:rPr>
                                  <m:t>Floor</m:t>
                                </w:ins>
                              </m:r>
                            </m:sub>
                          </m:sSub>
                        </m:oMath>
                        <w:ins w:id="760" w:author="Quant Department - HO" w:date="2026-09-04T09:59:00Z" w16du:dateUtc="2026-09-04T02:59:00Z">
                          <w:r w:rsidR="00C00E6D">
                            <w:rPr>
                              <w:rFonts w:eastAsiaTheme="minorEastAsia"/>
                              <w:lang w:val="es-NI"/>
                            </w:rPr>
                            <w:t xml:space="preserve"> là </w:t>
                          </w:r>
                        </w:ins>
                        <w:del w:id="761" w:author="Quant Department - HO" w:date="2026-09-04T09:59:00Z" w16du:dateUtc="2026-09-04T02:59:00Z">
                          <w:r w:rsidR="00E8737F" w:rsidDel="00C00E6D">
                            <w:rPr>
                              <w:rFonts w:eastAsiaTheme="minorEastAsia"/>
                              <w:lang w:val="es-NI"/>
                            </w:rPr>
                            <w:delText>L</w:delText>
                          </w:r>
                        </w:del>
                        <w:ins w:id="762" w:author="Quant Department - HO" w:date="2026-09-04T09:59:00Z" w16du:dateUtc="2026-09-04T02:59:00Z">
                          <w:r w:rsidR="00C00E6D">
                            <w:rPr>
                              <w:rFonts w:eastAsiaTheme="minorEastAsia"/>
                              <w:lang w:val="es-NI"/>
                            </w:rPr>
                            <w:t>l</w:t>
                          </w:r>
                        </w:ins>
                        <w:r w:rsidR="00E8737F">
                          <w:rPr>
                            <w:rFonts w:eastAsiaTheme="minorEastAsia"/>
                            <w:lang w:val="es-NI"/>
                          </w:rPr>
                          <w:t>ãi suất sàn (nếu có)</w:t>
                        </w:r>
                        <w:ins w:id="763" w:author="Quant Department - HO" w:date="2026-09-04T09:56:00Z" w16du:dateUtc="2026-09-04T02:56:00Z">
                          <w:r w:rsidR="00BB6E5D">
                            <w:rPr>
                              <w:rFonts w:eastAsiaTheme="minorEastAsia"/>
                              <w:lang w:val="es-NI"/>
                            </w:rPr>
                            <w:t>. Trong trường hợp coupon thả nổi không có lãi su</w:t>
                          </w:r>
                        </w:ins>
                        <w:ins w:id="764" w:author="Quant Department - HO" w:date="2026-09-04T09:57:00Z" w16du:dateUtc="2026-09-04T02:57:00Z">
                          <w:r w:rsidR="00BB6E5D">
                            <w:rPr>
                              <w:rFonts w:eastAsiaTheme="minorEastAsia"/>
                              <w:lang w:val="es-NI"/>
                            </w:rPr>
                            <w:t>ất sàn</w:t>
                          </w:r>
                        </w:ins>
                        <w:ins w:id="765" w:author="Quant Department - HO" w:date="2026-09-07T09:18:00Z" w16du:dateUtc="2026-09-07T02:18:00Z">
                          <w:r w:rsidR="00FB5877">
                            <w:rPr>
                              <w:rFonts w:eastAsiaTheme="minorEastAsia"/>
                              <w:lang w:val="es-NI"/>
                            </w:rPr>
                            <w:t>:</w:t>
                          </w:r>
                        </w:ins>
                      </w:p>
                      <w:p w14:paraId="2710788D" w14:textId="25F8F8E3" w:rsidR="00E8737F" w:rsidRDefault="00000000" w:rsidP="00620FD2">
                        <w:pPr>
                          <w:rPr>
                            <w:rFonts w:eastAsiaTheme="minorEastAsia"/>
                            <w:lang w:val="es-NI"/>
                          </w:rPr>
                        </w:pPr>
                        <m:oMathPara>
                          <m:oMath>
                            <m:func>
                              <m:funcPr>
                                <m:ctrlPr>
                                  <w:ins w:id="766" w:author="Quant Department - HO" w:date="2026-09-07T09:18:00Z" w16du:dateUtc="2026-09-07T02:18:00Z">
                                    <w:rPr>
                                      <w:rFonts w:ascii="Cambria Math" w:eastAsiaTheme="minorEastAsia" w:hAnsi="Cambria Math"/>
                                      <w:i/>
                                      <w:lang w:val="es-NI"/>
                                    </w:rPr>
                                  </w:ins>
                                </m:ctrlPr>
                              </m:funcPr>
                              <m:fName>
                                <m:r>
                                  <w:ins w:id="767" w:author="Quant Department - HO" w:date="2026-09-07T09:18:00Z" w16du:dateUtc="2026-09-07T02:18:00Z">
                                    <w:rPr>
                                      <w:rFonts w:ascii="Cambria Math" w:eastAsiaTheme="minorEastAsia" w:hAnsi="Cambria Math"/>
                                      <w:lang w:val="es-NI"/>
                                    </w:rPr>
                                    <m:t>max</m:t>
                                  </w:ins>
                                </m:r>
                              </m:fName>
                              <m:e>
                                <m:d>
                                  <m:dPr>
                                    <m:ctrlPr>
                                      <w:ins w:id="768" w:author="Quant Department - HO" w:date="2026-09-07T09:18:00Z" w16du:dateUtc="2026-09-07T02:18:00Z">
                                        <w:rPr>
                                          <w:rFonts w:ascii="Cambria Math" w:eastAsiaTheme="minorEastAsia" w:hAnsi="Cambria Math"/>
                                          <w:i/>
                                          <w:lang w:val="es-NI"/>
                                        </w:rPr>
                                      </w:ins>
                                    </m:ctrlPr>
                                  </m:dPr>
                                  <m:e>
                                    <m:sSub>
                                      <m:sSubPr>
                                        <m:ctrlPr>
                                          <w:ins w:id="769" w:author="Quant Department - HO" w:date="2026-09-07T09:18:00Z" w16du:dateUtc="2026-09-07T02:18:00Z">
                                            <w:rPr>
                                              <w:rFonts w:ascii="Cambria Math" w:eastAsiaTheme="minorEastAsia" w:hAnsi="Cambria Math"/>
                                              <w:i/>
                                              <w:lang w:val="es-NI"/>
                                            </w:rPr>
                                          </w:ins>
                                        </m:ctrlPr>
                                      </m:sSubPr>
                                      <m:e>
                                        <m:r>
                                          <w:ins w:id="770" w:author="Quant Department - HO" w:date="2026-09-07T09:18:00Z" w16du:dateUtc="2026-09-07T02:18:00Z">
                                            <w:rPr>
                                              <w:rFonts w:ascii="Cambria Math" w:eastAsiaTheme="minorEastAsia" w:hAnsi="Cambria Math"/>
                                              <w:lang w:val="es-NI"/>
                                            </w:rPr>
                                            <m:t>L</m:t>
                                          </w:ins>
                                        </m:r>
                                      </m:e>
                                      <m:sub>
                                        <m:r>
                                          <w:ins w:id="771" w:author="Quant Department - HO" w:date="2026-09-07T09:18:00Z" w16du:dateUtc="2026-09-07T02:18:00Z">
                                            <w:rPr>
                                              <w:rFonts w:ascii="Cambria Math" w:eastAsiaTheme="minorEastAsia" w:hAnsi="Cambria Math"/>
                                              <w:lang w:val="es-NI"/>
                                            </w:rPr>
                                            <m:t>ik</m:t>
                                          </w:ins>
                                        </m:r>
                                      </m:sub>
                                    </m:sSub>
                                    <m:d>
                                      <m:dPr>
                                        <m:ctrlPr>
                                          <w:ins w:id="772" w:author="Quant Department - HO" w:date="2026-09-07T09:18:00Z" w16du:dateUtc="2026-09-07T02:18:00Z">
                                            <w:rPr>
                                              <w:rFonts w:ascii="Cambria Math" w:eastAsiaTheme="minorEastAsia" w:hAnsi="Cambria Math"/>
                                              <w:i/>
                                              <w:lang w:val="es-NI"/>
                                            </w:rPr>
                                          </w:ins>
                                        </m:ctrlPr>
                                      </m:dPr>
                                      <m:e>
                                        <m:r>
                                          <w:ins w:id="773" w:author="Quant Department - HO" w:date="2026-09-07T09:18:00Z" w16du:dateUtc="2026-09-07T02:18:00Z">
                                            <w:rPr>
                                              <w:rFonts w:ascii="Cambria Math" w:eastAsiaTheme="minorEastAsia" w:hAnsi="Cambria Math"/>
                                              <w:lang w:val="es-NI"/>
                                            </w:rPr>
                                            <m:t>δ</m:t>
                                          </w:ins>
                                        </m:r>
                                      </m:e>
                                    </m:d>
                                    <m:r>
                                      <w:ins w:id="774" w:author="Quant Department - HO" w:date="2026-09-07T09:18:00Z" w16du:dateUtc="2026-09-07T02:18:00Z">
                                        <w:rPr>
                                          <w:rFonts w:ascii="Cambria Math" w:eastAsiaTheme="minorEastAsia" w:hAnsi="Cambria Math"/>
                                          <w:lang w:val="es-NI"/>
                                        </w:rPr>
                                        <m:t>+Spread,</m:t>
                                      </w:ins>
                                    </m:r>
                                    <m:sSub>
                                      <m:sSubPr>
                                        <m:ctrlPr>
                                          <w:ins w:id="775" w:author="Quant Department - HO" w:date="2026-09-07T09:18:00Z" w16du:dateUtc="2026-09-07T02:18:00Z">
                                            <w:rPr>
                                              <w:rFonts w:ascii="Cambria Math" w:eastAsiaTheme="minorEastAsia" w:hAnsi="Cambria Math"/>
                                              <w:i/>
                                              <w:lang w:val="es-NI"/>
                                            </w:rPr>
                                          </w:ins>
                                        </m:ctrlPr>
                                      </m:sSubPr>
                                      <m:e>
                                        <m:r>
                                          <w:ins w:id="776" w:author="Quant Department - HO" w:date="2026-09-07T09:18:00Z" w16du:dateUtc="2026-09-07T02:18:00Z">
                                            <w:rPr>
                                              <w:rFonts w:ascii="Cambria Math" w:eastAsiaTheme="minorEastAsia" w:hAnsi="Cambria Math"/>
                                              <w:lang w:val="es-NI"/>
                                            </w:rPr>
                                            <m:t>K</m:t>
                                          </w:ins>
                                        </m:r>
                                      </m:e>
                                      <m:sub>
                                        <m:r>
                                          <w:ins w:id="777" w:author="Quant Department - HO" w:date="2026-09-07T09:18:00Z" w16du:dateUtc="2026-09-07T02:18:00Z">
                                            <w:rPr>
                                              <w:rFonts w:ascii="Cambria Math" w:eastAsiaTheme="minorEastAsia" w:hAnsi="Cambria Math"/>
                                              <w:lang w:val="es-NI"/>
                                            </w:rPr>
                                            <m:t>floor</m:t>
                                          </w:ins>
                                        </m:r>
                                      </m:sub>
                                    </m:sSub>
                                  </m:e>
                                </m:d>
                              </m:e>
                            </m:func>
                            <m:r>
                              <w:ins w:id="778" w:author="Quant Department - HO" w:date="2026-09-07T09:18:00Z" w16du:dateUtc="2026-09-07T02:18:00Z">
                                <w:rPr>
                                  <w:rFonts w:ascii="Cambria Math" w:eastAsiaTheme="minorEastAsia" w:hAnsi="Cambria Math"/>
                                  <w:lang w:val="es-NI"/>
                                </w:rPr>
                                <m:t>=</m:t>
                              </w:ins>
                            </m:r>
                            <m:sSub>
                              <m:sSubPr>
                                <m:ctrlPr>
                                  <w:ins w:id="779" w:author="Quant Department - HO" w:date="2026-09-07T09:19:00Z" w16du:dateUtc="2026-09-07T02:19:00Z">
                                    <w:rPr>
                                      <w:rFonts w:ascii="Cambria Math" w:eastAsiaTheme="minorEastAsia" w:hAnsi="Cambria Math"/>
                                      <w:i/>
                                      <w:lang w:val="es-NI"/>
                                    </w:rPr>
                                  </w:ins>
                                </m:ctrlPr>
                              </m:sSubPr>
                              <m:e>
                                <m:r>
                                  <w:ins w:id="780" w:author="Quant Department - HO" w:date="2026-09-07T09:19:00Z" w16du:dateUtc="2026-09-07T02:19:00Z">
                                    <w:rPr>
                                      <w:rFonts w:ascii="Cambria Math" w:eastAsiaTheme="minorEastAsia" w:hAnsi="Cambria Math"/>
                                      <w:lang w:val="es-NI"/>
                                    </w:rPr>
                                    <m:t>L</m:t>
                                  </w:ins>
                                </m:r>
                              </m:e>
                              <m:sub>
                                <m:r>
                                  <w:ins w:id="781" w:author="Quant Department - HO" w:date="2026-09-07T09:19:00Z" w16du:dateUtc="2026-09-07T02:19:00Z">
                                    <w:rPr>
                                      <w:rFonts w:ascii="Cambria Math" w:eastAsiaTheme="minorEastAsia" w:hAnsi="Cambria Math"/>
                                      <w:lang w:val="es-NI"/>
                                    </w:rPr>
                                    <m:t>ik</m:t>
                                  </w:ins>
                                </m:r>
                              </m:sub>
                            </m:sSub>
                            <m:d>
                              <m:dPr>
                                <m:ctrlPr>
                                  <w:ins w:id="782" w:author="Quant Department - HO" w:date="2026-09-07T09:19:00Z" w16du:dateUtc="2026-09-07T02:19:00Z">
                                    <w:rPr>
                                      <w:rFonts w:ascii="Cambria Math" w:eastAsiaTheme="minorEastAsia" w:hAnsi="Cambria Math"/>
                                      <w:i/>
                                      <w:lang w:val="es-NI"/>
                                    </w:rPr>
                                  </w:ins>
                                </m:ctrlPr>
                              </m:dPr>
                              <m:e>
                                <m:r>
                                  <w:ins w:id="783" w:author="Quant Department - HO" w:date="2026-09-07T09:19:00Z" w16du:dateUtc="2026-09-07T02:19:00Z">
                                    <w:rPr>
                                      <w:rFonts w:ascii="Cambria Math" w:eastAsiaTheme="minorEastAsia" w:hAnsi="Cambria Math"/>
                                      <w:lang w:val="es-NI"/>
                                    </w:rPr>
                                    <m:t>δ</m:t>
                                  </w:ins>
                                </m:r>
                              </m:e>
                            </m:d>
                            <m:r>
                              <w:ins w:id="784" w:author="Quant Department - HO" w:date="2026-09-07T09:19:00Z" w16du:dateUtc="2026-09-07T02:19:00Z">
                                <w:rPr>
                                  <w:rFonts w:ascii="Cambria Math" w:eastAsiaTheme="minorEastAsia" w:hAnsi="Cambria Math"/>
                                  <w:lang w:val="es-NI"/>
                                </w:rPr>
                                <m:t>+Spread</m:t>
                              </w:ins>
                            </m:r>
                          </m:oMath>
                        </m:oMathPara>
                      </w:p>
                    </w:tc>
                  </w:tr>
                  <w:tr w:rsidR="000674E9" w14:paraId="00B48F56" w14:textId="77777777" w:rsidTr="0031072F">
                    <w:trPr>
                      <w:ins w:id="785" w:author="Quant Department - HO" w:date="2026-09-07T09:17:00Z"/>
                    </w:trPr>
                    <w:tc>
                      <w:tcPr>
                        <w:tcW w:w="881" w:type="dxa"/>
                        <w:vAlign w:val="top"/>
                      </w:tcPr>
                      <w:p w14:paraId="294E5021" w14:textId="1F8405DA" w:rsidR="000674E9" w:rsidRDefault="00000000">
                        <w:pPr>
                          <w:pStyle w:val="TLXDMHBullet1"/>
                          <w:numPr>
                            <w:ilvl w:val="0"/>
                            <w:numId w:val="0"/>
                          </w:numPr>
                          <w:jc w:val="center"/>
                          <w:rPr>
                            <w:ins w:id="786" w:author="Quant Department - HO" w:date="2026-09-07T09:17:00Z" w16du:dateUtc="2026-09-07T02:17:00Z"/>
                            <w:rFonts w:eastAsia="Calibri" w:cs="Arial"/>
                            <w:lang w:val="es-NI"/>
                          </w:rPr>
                        </w:pPr>
                        <m:oMathPara>
                          <m:oMath>
                            <m:sSub>
                              <m:sSubPr>
                                <m:ctrlPr>
                                  <w:ins w:id="787" w:author="Quant Department - HO" w:date="2026-09-07T09:18:00Z" w16du:dateUtc="2026-09-07T02:18:00Z">
                                    <w:rPr>
                                      <w:rFonts w:ascii="Cambria Math" w:eastAsiaTheme="minorEastAsia" w:hAnsi="Cambria Math"/>
                                      <w:i/>
                                      <w:lang w:val="es-NI"/>
                                    </w:rPr>
                                  </w:ins>
                                </m:ctrlPr>
                              </m:sSubPr>
                              <m:e>
                                <m:r>
                                  <w:ins w:id="788" w:author="Quant Department - HO" w:date="2026-09-07T09:18:00Z" w16du:dateUtc="2026-09-07T02:18:00Z">
                                    <w:rPr>
                                      <w:rFonts w:ascii="Cambria Math" w:eastAsiaTheme="minorEastAsia" w:hAnsi="Cambria Math"/>
                                      <w:lang w:val="es-NI"/>
                                    </w:rPr>
                                    <m:t>K</m:t>
                                  </w:ins>
                                </m:r>
                              </m:e>
                              <m:sub>
                                <m:r>
                                  <w:ins w:id="789" w:author="Quant Department - HO" w:date="2026-09-07T09:18:00Z" w16du:dateUtc="2026-09-07T02:18:00Z">
                                    <w:rPr>
                                      <w:rFonts w:ascii="Cambria Math" w:eastAsiaTheme="minorEastAsia" w:hAnsi="Cambria Math"/>
                                      <w:lang w:val="es-NI"/>
                                    </w:rPr>
                                    <m:t>cap</m:t>
                                  </w:ins>
                                </m:r>
                              </m:sub>
                            </m:sSub>
                          </m:oMath>
                        </m:oMathPara>
                      </w:p>
                    </w:tc>
                    <w:tc>
                      <w:tcPr>
                        <w:tcW w:w="6521" w:type="dxa"/>
                      </w:tcPr>
                      <w:p w14:paraId="5ED6FB7E" w14:textId="77777777" w:rsidR="00FB5877" w:rsidRDefault="00000000" w:rsidP="00620FD2">
                        <w:pPr>
                          <w:rPr>
                            <w:ins w:id="790" w:author="Quant Department - HO" w:date="2026-09-07T09:18:00Z" w16du:dateUtc="2026-09-07T02:18:00Z"/>
                            <w:rFonts w:eastAsia="Calibri" w:cs="Arial"/>
                            <w:lang w:val="es-NI"/>
                          </w:rPr>
                        </w:pPr>
                        <m:oMath>
                          <m:sSub>
                            <m:sSubPr>
                              <m:ctrlPr>
                                <w:ins w:id="791" w:author="Quant Department - HO" w:date="2026-09-07T09:18:00Z" w16du:dateUtc="2026-09-07T02:18:00Z">
                                  <w:rPr>
                                    <w:rFonts w:ascii="Cambria Math" w:eastAsiaTheme="minorEastAsia" w:hAnsi="Cambria Math"/>
                                    <w:i/>
                                    <w:lang w:val="es-NI"/>
                                  </w:rPr>
                                </w:ins>
                              </m:ctrlPr>
                            </m:sSubPr>
                            <m:e>
                              <m:r>
                                <w:ins w:id="792" w:author="Quant Department - HO" w:date="2026-09-07T09:18:00Z" w16du:dateUtc="2026-09-07T02:18:00Z">
                                  <w:rPr>
                                    <w:rFonts w:ascii="Cambria Math" w:eastAsiaTheme="minorEastAsia" w:hAnsi="Cambria Math"/>
                                    <w:lang w:val="es-NI"/>
                                  </w:rPr>
                                  <m:t>K</m:t>
                                </w:ins>
                              </m:r>
                            </m:e>
                            <m:sub>
                              <m:r>
                                <w:ins w:id="793" w:author="Quant Department - HO" w:date="2026-09-07T09:18:00Z" w16du:dateUtc="2026-09-07T02:18:00Z">
                                  <w:rPr>
                                    <w:rFonts w:ascii="Cambria Math" w:eastAsiaTheme="minorEastAsia" w:hAnsi="Cambria Math"/>
                                    <w:lang w:val="es-NI"/>
                                  </w:rPr>
                                  <m:t>cap</m:t>
                                </w:ins>
                              </m:r>
                            </m:sub>
                          </m:sSub>
                        </m:oMath>
                        <w:ins w:id="794" w:author="Quant Department - HO" w:date="2026-09-07T09:18:00Z" w16du:dateUtc="2026-09-07T02:18:00Z">
                          <w:r w:rsidR="000674E9">
                            <w:rPr>
                              <w:rFonts w:eastAsia="Calibri" w:cs="Arial"/>
                              <w:lang w:val="es-NI"/>
                            </w:rPr>
                            <w:t xml:space="preserve"> là lãi suất trần (nếu có)</w:t>
                          </w:r>
                          <w:r w:rsidR="00FB5877">
                            <w:rPr>
                              <w:rFonts w:eastAsia="Calibri" w:cs="Arial"/>
                              <w:lang w:val="es-NI"/>
                            </w:rPr>
                            <w:t>. Trong trường hợp coupon thả nổi không có lãi suất trần:</w:t>
                          </w:r>
                        </w:ins>
                      </w:p>
                      <w:p w14:paraId="3C64C3B3" w14:textId="664E8392" w:rsidR="00FB5877" w:rsidRDefault="00000000" w:rsidP="00620FD2">
                        <w:pPr>
                          <w:rPr>
                            <w:ins w:id="795" w:author="Quant Department - HO" w:date="2026-09-07T09:17:00Z" w16du:dateUtc="2026-09-07T02:17:00Z"/>
                            <w:rFonts w:eastAsia="Calibri" w:cs="Arial"/>
                            <w:lang w:val="es-NI"/>
                          </w:rPr>
                        </w:pPr>
                        <m:oMathPara>
                          <m:oMath>
                            <m:func>
                              <m:funcPr>
                                <m:ctrlPr>
                                  <w:ins w:id="796" w:author="Quant Department - HO" w:date="2026-09-07T09:19:00Z" w16du:dateUtc="2026-09-07T02:19:00Z">
                                    <w:rPr>
                                      <w:rFonts w:ascii="Cambria Math" w:eastAsiaTheme="minorEastAsia" w:hAnsi="Cambria Math"/>
                                      <w:i/>
                                      <w:lang w:val="es-NI"/>
                                    </w:rPr>
                                  </w:ins>
                                </m:ctrlPr>
                              </m:funcPr>
                              <m:fName>
                                <m:r>
                                  <w:ins w:id="797" w:author="Quant Department - HO" w:date="2026-09-07T09:19:00Z" w16du:dateUtc="2026-09-07T02:19:00Z">
                                    <m:rPr>
                                      <m:sty m:val="p"/>
                                    </m:rPr>
                                    <w:rPr>
                                      <w:rFonts w:ascii="Cambria Math" w:eastAsiaTheme="minorEastAsia" w:hAnsi="Cambria Math"/>
                                      <w:lang w:val="es-NI"/>
                                    </w:rPr>
                                    <m:t>min</m:t>
                                  </w:ins>
                                </m:r>
                              </m:fName>
                              <m:e>
                                <m:d>
                                  <m:dPr>
                                    <m:ctrlPr>
                                      <w:ins w:id="798" w:author="Quant Department - HO" w:date="2026-09-07T09:19:00Z" w16du:dateUtc="2026-09-07T02:19:00Z">
                                        <w:rPr>
                                          <w:rFonts w:ascii="Cambria Math" w:eastAsiaTheme="minorEastAsia" w:hAnsi="Cambria Math"/>
                                          <w:i/>
                                          <w:lang w:val="es-NI"/>
                                        </w:rPr>
                                      </w:ins>
                                    </m:ctrlPr>
                                  </m:dPr>
                                  <m:e>
                                    <m:func>
                                      <m:funcPr>
                                        <m:ctrlPr>
                                          <w:ins w:id="799" w:author="Quant Department - HO" w:date="2026-09-07T09:19:00Z" w16du:dateUtc="2026-09-07T02:19:00Z">
                                            <w:rPr>
                                              <w:rFonts w:ascii="Cambria Math" w:eastAsiaTheme="minorEastAsia" w:hAnsi="Cambria Math"/>
                                              <w:i/>
                                              <w:lang w:val="es-NI"/>
                                            </w:rPr>
                                          </w:ins>
                                        </m:ctrlPr>
                                      </m:funcPr>
                                      <m:fName>
                                        <m:r>
                                          <w:ins w:id="800" w:author="Quant Department - HO" w:date="2026-09-07T09:19:00Z" w16du:dateUtc="2026-09-07T02:19:00Z">
                                            <w:rPr>
                                              <w:rFonts w:ascii="Cambria Math" w:eastAsiaTheme="minorEastAsia" w:hAnsi="Cambria Math"/>
                                              <w:lang w:val="es-NI"/>
                                            </w:rPr>
                                            <m:t>max</m:t>
                                          </w:ins>
                                        </m:r>
                                      </m:fName>
                                      <m:e>
                                        <m:d>
                                          <m:dPr>
                                            <m:ctrlPr>
                                              <w:ins w:id="801" w:author="Quant Department - HO" w:date="2026-09-07T09:19:00Z" w16du:dateUtc="2026-09-07T02:19:00Z">
                                                <w:rPr>
                                                  <w:rFonts w:ascii="Cambria Math" w:eastAsiaTheme="minorEastAsia" w:hAnsi="Cambria Math"/>
                                                  <w:i/>
                                                  <w:lang w:val="es-NI"/>
                                                </w:rPr>
                                              </w:ins>
                                            </m:ctrlPr>
                                          </m:dPr>
                                          <m:e>
                                            <m:sSub>
                                              <m:sSubPr>
                                                <m:ctrlPr>
                                                  <w:ins w:id="802" w:author="Quant Department - HO" w:date="2026-09-07T09:19:00Z" w16du:dateUtc="2026-09-07T02:19:00Z">
                                                    <w:rPr>
                                                      <w:rFonts w:ascii="Cambria Math" w:eastAsiaTheme="minorEastAsia" w:hAnsi="Cambria Math"/>
                                                      <w:i/>
                                                      <w:lang w:val="es-NI"/>
                                                    </w:rPr>
                                                  </w:ins>
                                                </m:ctrlPr>
                                              </m:sSubPr>
                                              <m:e>
                                                <m:r>
                                                  <w:ins w:id="803" w:author="Quant Department - HO" w:date="2026-09-07T09:19:00Z" w16du:dateUtc="2026-09-07T02:19:00Z">
                                                    <w:rPr>
                                                      <w:rFonts w:ascii="Cambria Math" w:eastAsiaTheme="minorEastAsia" w:hAnsi="Cambria Math"/>
                                                      <w:lang w:val="es-NI"/>
                                                    </w:rPr>
                                                    <m:t>L</m:t>
                                                  </w:ins>
                                                </m:r>
                                              </m:e>
                                              <m:sub>
                                                <m:r>
                                                  <w:ins w:id="804" w:author="Quant Department - HO" w:date="2026-09-07T09:19:00Z" w16du:dateUtc="2026-09-07T02:19:00Z">
                                                    <w:rPr>
                                                      <w:rFonts w:ascii="Cambria Math" w:eastAsiaTheme="minorEastAsia" w:hAnsi="Cambria Math"/>
                                                      <w:lang w:val="es-NI"/>
                                                    </w:rPr>
                                                    <m:t>ik</m:t>
                                                  </w:ins>
                                                </m:r>
                                              </m:sub>
                                            </m:sSub>
                                            <m:d>
                                              <m:dPr>
                                                <m:ctrlPr>
                                                  <w:ins w:id="805" w:author="Quant Department - HO" w:date="2026-09-07T09:19:00Z" w16du:dateUtc="2026-09-07T02:19:00Z">
                                                    <w:rPr>
                                                      <w:rFonts w:ascii="Cambria Math" w:eastAsiaTheme="minorEastAsia" w:hAnsi="Cambria Math"/>
                                                      <w:i/>
                                                      <w:lang w:val="es-NI"/>
                                                    </w:rPr>
                                                  </w:ins>
                                                </m:ctrlPr>
                                              </m:dPr>
                                              <m:e>
                                                <m:r>
                                                  <w:ins w:id="806" w:author="Quant Department - HO" w:date="2026-09-07T09:19:00Z" w16du:dateUtc="2026-09-07T02:19:00Z">
                                                    <w:rPr>
                                                      <w:rFonts w:ascii="Cambria Math" w:eastAsiaTheme="minorEastAsia" w:hAnsi="Cambria Math"/>
                                                      <w:lang w:val="es-NI"/>
                                                    </w:rPr>
                                                    <m:t>δ</m:t>
                                                  </w:ins>
                                                </m:r>
                                              </m:e>
                                            </m:d>
                                            <m:r>
                                              <w:ins w:id="807" w:author="Quant Department - HO" w:date="2026-09-07T09:19:00Z" w16du:dateUtc="2026-09-07T02:19:00Z">
                                                <w:rPr>
                                                  <w:rFonts w:ascii="Cambria Math" w:eastAsiaTheme="minorEastAsia" w:hAnsi="Cambria Math"/>
                                                  <w:lang w:val="es-NI"/>
                                                </w:rPr>
                                                <m:t>+Spread,</m:t>
                                              </w:ins>
                                            </m:r>
                                            <m:sSub>
                                              <m:sSubPr>
                                                <m:ctrlPr>
                                                  <w:ins w:id="808" w:author="Quant Department - HO" w:date="2026-09-07T09:19:00Z" w16du:dateUtc="2026-09-07T02:19:00Z">
                                                    <w:rPr>
                                                      <w:rFonts w:ascii="Cambria Math" w:eastAsiaTheme="minorEastAsia" w:hAnsi="Cambria Math"/>
                                                      <w:i/>
                                                      <w:lang w:val="es-NI"/>
                                                    </w:rPr>
                                                  </w:ins>
                                                </m:ctrlPr>
                                              </m:sSubPr>
                                              <m:e>
                                                <m:r>
                                                  <w:ins w:id="809" w:author="Quant Department - HO" w:date="2026-09-07T09:19:00Z" w16du:dateUtc="2026-09-07T02:19:00Z">
                                                    <w:rPr>
                                                      <w:rFonts w:ascii="Cambria Math" w:eastAsiaTheme="minorEastAsia" w:hAnsi="Cambria Math"/>
                                                      <w:lang w:val="es-NI"/>
                                                    </w:rPr>
                                                    <m:t>K</m:t>
                                                  </w:ins>
                                                </m:r>
                                              </m:e>
                                              <m:sub>
                                                <m:r>
                                                  <w:ins w:id="810" w:author="Quant Department - HO" w:date="2026-09-07T09:19:00Z" w16du:dateUtc="2026-09-07T02:19:00Z">
                                                    <w:rPr>
                                                      <w:rFonts w:ascii="Cambria Math" w:eastAsiaTheme="minorEastAsia" w:hAnsi="Cambria Math"/>
                                                      <w:lang w:val="es-NI"/>
                                                    </w:rPr>
                                                    <m:t>floor</m:t>
                                                  </w:ins>
                                                </m:r>
                                              </m:sub>
                                            </m:sSub>
                                          </m:e>
                                        </m:d>
                                      </m:e>
                                    </m:func>
                                    <m:r>
                                      <w:ins w:id="811" w:author="Quant Department - HO" w:date="2026-09-07T09:19:00Z" w16du:dateUtc="2026-09-07T02:19:00Z">
                                        <w:rPr>
                                          <w:rFonts w:ascii="Cambria Math" w:eastAsiaTheme="minorEastAsia" w:hAnsi="Cambria Math"/>
                                          <w:lang w:val="es-NI"/>
                                        </w:rPr>
                                        <m:t xml:space="preserve">, </m:t>
                                      </w:ins>
                                    </m:r>
                                    <m:sSub>
                                      <m:sSubPr>
                                        <m:ctrlPr>
                                          <w:ins w:id="812" w:author="Quant Department - HO" w:date="2026-09-07T09:19:00Z" w16du:dateUtc="2026-09-07T02:19:00Z">
                                            <w:rPr>
                                              <w:rFonts w:ascii="Cambria Math" w:eastAsiaTheme="minorEastAsia" w:hAnsi="Cambria Math"/>
                                              <w:i/>
                                              <w:lang w:val="es-NI"/>
                                            </w:rPr>
                                          </w:ins>
                                        </m:ctrlPr>
                                      </m:sSubPr>
                                      <m:e>
                                        <m:r>
                                          <w:ins w:id="813" w:author="Quant Department - HO" w:date="2026-09-07T09:19:00Z" w16du:dateUtc="2026-09-07T02:19:00Z">
                                            <w:rPr>
                                              <w:rFonts w:ascii="Cambria Math" w:eastAsiaTheme="minorEastAsia" w:hAnsi="Cambria Math"/>
                                              <w:lang w:val="es-NI"/>
                                            </w:rPr>
                                            <m:t>K</m:t>
                                          </w:ins>
                                        </m:r>
                                      </m:e>
                                      <m:sub>
                                        <m:r>
                                          <w:ins w:id="814" w:author="Quant Department - HO" w:date="2026-09-07T09:19:00Z" w16du:dateUtc="2026-09-07T02:19:00Z">
                                            <w:rPr>
                                              <w:rFonts w:ascii="Cambria Math" w:eastAsiaTheme="minorEastAsia" w:hAnsi="Cambria Math"/>
                                              <w:lang w:val="es-NI"/>
                                            </w:rPr>
                                            <m:t>cap</m:t>
                                          </w:ins>
                                        </m:r>
                                      </m:sub>
                                    </m:sSub>
                                  </m:e>
                                </m:d>
                              </m:e>
                            </m:func>
                            <m:r>
                              <w:ins w:id="815" w:author="Quant Department - HO" w:date="2026-09-07T09:19:00Z" w16du:dateUtc="2026-09-07T02:19:00Z">
                                <w:rPr>
                                  <w:rFonts w:ascii="Cambria Math" w:eastAsiaTheme="minorEastAsia" w:hAnsi="Cambria Math"/>
                                  <w:lang w:val="es-NI"/>
                                </w:rPr>
                                <m:t>=</m:t>
                              </w:ins>
                            </m:r>
                            <m:func>
                              <m:funcPr>
                                <m:ctrlPr>
                                  <w:ins w:id="816" w:author="Quant Department - HO" w:date="2026-09-07T09:19:00Z" w16du:dateUtc="2026-09-07T02:19:00Z">
                                    <w:rPr>
                                      <w:rFonts w:ascii="Cambria Math" w:eastAsiaTheme="minorEastAsia" w:hAnsi="Cambria Math"/>
                                      <w:i/>
                                      <w:lang w:val="es-NI"/>
                                    </w:rPr>
                                  </w:ins>
                                </m:ctrlPr>
                              </m:funcPr>
                              <m:fName>
                                <m:r>
                                  <w:ins w:id="817" w:author="Quant Department - HO" w:date="2026-09-07T09:19:00Z" w16du:dateUtc="2026-09-07T02:19:00Z">
                                    <w:rPr>
                                      <w:rFonts w:ascii="Cambria Math" w:eastAsiaTheme="minorEastAsia" w:hAnsi="Cambria Math"/>
                                      <w:lang w:val="es-NI"/>
                                    </w:rPr>
                                    <m:t>max</m:t>
                                  </w:ins>
                                </m:r>
                              </m:fName>
                              <m:e>
                                <m:d>
                                  <m:dPr>
                                    <m:ctrlPr>
                                      <w:ins w:id="818" w:author="Quant Department - HO" w:date="2026-09-07T09:19:00Z" w16du:dateUtc="2026-09-07T02:19:00Z">
                                        <w:rPr>
                                          <w:rFonts w:ascii="Cambria Math" w:eastAsiaTheme="minorEastAsia" w:hAnsi="Cambria Math"/>
                                          <w:i/>
                                          <w:lang w:val="es-NI"/>
                                        </w:rPr>
                                      </w:ins>
                                    </m:ctrlPr>
                                  </m:dPr>
                                  <m:e>
                                    <m:sSub>
                                      <m:sSubPr>
                                        <m:ctrlPr>
                                          <w:ins w:id="819" w:author="Quant Department - HO" w:date="2026-09-07T09:19:00Z" w16du:dateUtc="2026-09-07T02:19:00Z">
                                            <w:rPr>
                                              <w:rFonts w:ascii="Cambria Math" w:eastAsiaTheme="minorEastAsia" w:hAnsi="Cambria Math"/>
                                              <w:i/>
                                              <w:lang w:val="es-NI"/>
                                            </w:rPr>
                                          </w:ins>
                                        </m:ctrlPr>
                                      </m:sSubPr>
                                      <m:e>
                                        <m:r>
                                          <w:ins w:id="820" w:author="Quant Department - HO" w:date="2026-09-07T09:19:00Z" w16du:dateUtc="2026-09-07T02:19:00Z">
                                            <w:rPr>
                                              <w:rFonts w:ascii="Cambria Math" w:eastAsiaTheme="minorEastAsia" w:hAnsi="Cambria Math"/>
                                              <w:lang w:val="es-NI"/>
                                            </w:rPr>
                                            <m:t>L</m:t>
                                          </w:ins>
                                        </m:r>
                                      </m:e>
                                      <m:sub>
                                        <m:r>
                                          <w:ins w:id="821" w:author="Quant Department - HO" w:date="2026-09-07T09:19:00Z" w16du:dateUtc="2026-09-07T02:19:00Z">
                                            <w:rPr>
                                              <w:rFonts w:ascii="Cambria Math" w:eastAsiaTheme="minorEastAsia" w:hAnsi="Cambria Math"/>
                                              <w:lang w:val="es-NI"/>
                                            </w:rPr>
                                            <m:t>ik</m:t>
                                          </w:ins>
                                        </m:r>
                                      </m:sub>
                                    </m:sSub>
                                    <m:d>
                                      <m:dPr>
                                        <m:ctrlPr>
                                          <w:ins w:id="822" w:author="Quant Department - HO" w:date="2026-09-07T09:19:00Z" w16du:dateUtc="2026-09-07T02:19:00Z">
                                            <w:rPr>
                                              <w:rFonts w:ascii="Cambria Math" w:eastAsiaTheme="minorEastAsia" w:hAnsi="Cambria Math"/>
                                              <w:i/>
                                              <w:lang w:val="es-NI"/>
                                            </w:rPr>
                                          </w:ins>
                                        </m:ctrlPr>
                                      </m:dPr>
                                      <m:e>
                                        <m:r>
                                          <w:ins w:id="823" w:author="Quant Department - HO" w:date="2026-09-07T09:19:00Z" w16du:dateUtc="2026-09-07T02:19:00Z">
                                            <w:rPr>
                                              <w:rFonts w:ascii="Cambria Math" w:eastAsiaTheme="minorEastAsia" w:hAnsi="Cambria Math"/>
                                              <w:lang w:val="es-NI"/>
                                            </w:rPr>
                                            <m:t>δ</m:t>
                                          </w:ins>
                                        </m:r>
                                      </m:e>
                                    </m:d>
                                    <m:r>
                                      <w:ins w:id="824" w:author="Quant Department - HO" w:date="2026-09-07T09:19:00Z" w16du:dateUtc="2026-09-07T02:19:00Z">
                                        <w:rPr>
                                          <w:rFonts w:ascii="Cambria Math" w:eastAsiaTheme="minorEastAsia" w:hAnsi="Cambria Math"/>
                                          <w:lang w:val="es-NI"/>
                                        </w:rPr>
                                        <m:t>+Spread,</m:t>
                                      </w:ins>
                                    </m:r>
                                    <m:sSub>
                                      <m:sSubPr>
                                        <m:ctrlPr>
                                          <w:ins w:id="825" w:author="Quant Department - HO" w:date="2026-09-07T09:19:00Z" w16du:dateUtc="2026-09-07T02:19:00Z">
                                            <w:rPr>
                                              <w:rFonts w:ascii="Cambria Math" w:eastAsiaTheme="minorEastAsia" w:hAnsi="Cambria Math"/>
                                              <w:i/>
                                              <w:lang w:val="es-NI"/>
                                            </w:rPr>
                                          </w:ins>
                                        </m:ctrlPr>
                                      </m:sSubPr>
                                      <m:e>
                                        <m:r>
                                          <w:ins w:id="826" w:author="Quant Department - HO" w:date="2026-09-07T09:19:00Z" w16du:dateUtc="2026-09-07T02:19:00Z">
                                            <w:rPr>
                                              <w:rFonts w:ascii="Cambria Math" w:eastAsiaTheme="minorEastAsia" w:hAnsi="Cambria Math"/>
                                              <w:lang w:val="es-NI"/>
                                            </w:rPr>
                                            <m:t>K</m:t>
                                          </w:ins>
                                        </m:r>
                                      </m:e>
                                      <m:sub>
                                        <m:r>
                                          <w:ins w:id="827" w:author="Quant Department - HO" w:date="2026-09-07T09:19:00Z" w16du:dateUtc="2026-09-07T02:19:00Z">
                                            <w:rPr>
                                              <w:rFonts w:ascii="Cambria Math" w:eastAsiaTheme="minorEastAsia" w:hAnsi="Cambria Math"/>
                                              <w:lang w:val="es-NI"/>
                                            </w:rPr>
                                            <m:t>floor</m:t>
                                          </w:ins>
                                        </m:r>
                                      </m:sub>
                                    </m:sSub>
                                  </m:e>
                                </m:d>
                              </m:e>
                            </m:func>
                          </m:oMath>
                        </m:oMathPara>
                      </w:p>
                    </w:tc>
                  </w:tr>
                  <w:tr w:rsidR="00476001" w14:paraId="1F11AF4D" w14:textId="77777777" w:rsidTr="0031072F">
                    <w:trPr>
                      <w:trPrChange w:id="828" w:author="Quant Department - HO" w:date="2026-08-28T15:28:00Z" w16du:dateUtc="2026-08-28T08:28:00Z">
                        <w:trPr>
                          <w:gridAfter w:val="0"/>
                        </w:trPr>
                      </w:trPrChange>
                    </w:trPr>
                    <w:tc>
                      <w:tcPr>
                        <w:tcW w:w="881" w:type="dxa"/>
                        <w:vAlign w:val="top"/>
                        <w:tcPrChange w:id="829" w:author="Quant Department - HO" w:date="2026-08-28T15:28:00Z" w16du:dateUtc="2026-08-28T08:28:00Z">
                          <w:tcPr>
                            <w:tcW w:w="965" w:type="dxa"/>
                            <w:gridSpan w:val="2"/>
                          </w:tcPr>
                        </w:tcPrChange>
                      </w:tcPr>
                      <w:p w14:paraId="25ED3D26" w14:textId="7AED6910" w:rsidR="00476001" w:rsidRDefault="00476001">
                        <w:pPr>
                          <w:pStyle w:val="TLXDMHBullet1"/>
                          <w:numPr>
                            <w:ilvl w:val="0"/>
                            <w:numId w:val="0"/>
                          </w:numPr>
                          <w:jc w:val="center"/>
                          <w:rPr>
                            <w:rFonts w:eastAsia="Calibri" w:cs="Arial"/>
                            <w:lang w:val="es-NI"/>
                          </w:rPr>
                          <w:pPrChange w:id="830" w:author="Quant Department - HO" w:date="2026-08-28T15:20:00Z" w16du:dateUtc="2026-08-28T08:20:00Z">
                            <w:pPr>
                              <w:pStyle w:val="TLXDMHBullet1"/>
                              <w:numPr>
                                <w:numId w:val="0"/>
                              </w:numPr>
                              <w:tabs>
                                <w:tab w:val="clear" w:pos="425"/>
                              </w:tabs>
                            </w:pPr>
                          </w:pPrChange>
                        </w:pPr>
                        <m:oMathPara>
                          <m:oMath>
                            <m:r>
                              <w:rPr>
                                <w:rFonts w:ascii="Cambria Math" w:eastAsia="Calibri" w:hAnsi="Cambria Math" w:cs="Arial"/>
                                <w:lang w:val="es-NI"/>
                              </w:rPr>
                              <w:lastRenderedPageBreak/>
                              <m:t>R</m:t>
                            </m:r>
                          </m:oMath>
                        </m:oMathPara>
                      </w:p>
                    </w:tc>
                    <w:tc>
                      <w:tcPr>
                        <w:tcW w:w="6521" w:type="dxa"/>
                        <w:tcPrChange w:id="831" w:author="Quant Department - HO" w:date="2026-08-28T15:28:00Z" w16du:dateUtc="2026-08-28T08:28:00Z">
                          <w:tcPr>
                            <w:tcW w:w="6063" w:type="dxa"/>
                          </w:tcPr>
                        </w:tcPrChange>
                      </w:tcPr>
                      <w:p w14:paraId="194FA24A" w14:textId="24C9F8B4" w:rsidR="00476001" w:rsidRDefault="00476001" w:rsidP="00620FD2">
                        <w:pPr>
                          <w:rPr>
                            <w:rFonts w:eastAsiaTheme="minorEastAsia"/>
                            <w:lang w:val="es-NI"/>
                          </w:rPr>
                        </w:pPr>
                        <w:r>
                          <w:rPr>
                            <w:rFonts w:eastAsiaTheme="minorEastAsia"/>
                            <w:lang w:val="es-NI"/>
                          </w:rPr>
                          <w:t>Lãi suất coupon cố định (lãi đơn) trong trường hợp coupon được trả theo mức lãi suất cố định</w:t>
                        </w:r>
                      </w:p>
                    </w:tc>
                  </w:tr>
                </w:tbl>
                <w:p w14:paraId="64315D3F" w14:textId="09B8A1A5" w:rsidR="004B16E4" w:rsidRDefault="004B16E4" w:rsidP="002C78DE">
                  <w:pPr>
                    <w:pStyle w:val="TLXDMHBullet1"/>
                    <w:numPr>
                      <w:ilvl w:val="0"/>
                      <w:numId w:val="0"/>
                    </w:numPr>
                    <w:rPr>
                      <w:lang w:val="es-NI"/>
                    </w:rPr>
                  </w:pPr>
                </w:p>
              </w:tc>
            </w:tr>
            <w:tr w:rsidR="00927780" w14:paraId="506A048B" w14:textId="77777777" w:rsidTr="002E5CB1">
              <w:trPr>
                <w:trPrChange w:id="832" w:author="Quant Department - HO" w:date="2026-08-28T15:22:00Z" w16du:dateUtc="2026-08-28T08:22:00Z">
                  <w:trPr>
                    <w:gridAfter w:val="0"/>
                  </w:trPr>
                </w:trPrChange>
              </w:trPr>
              <w:tc>
                <w:tcPr>
                  <w:tcW w:w="944" w:type="pct"/>
                  <w:vAlign w:val="top"/>
                  <w:tcPrChange w:id="833" w:author="Quant Department - HO" w:date="2026-08-28T15:22:00Z" w16du:dateUtc="2026-08-28T08:22:00Z">
                    <w:tcPr>
                      <w:tcW w:w="955" w:type="pct"/>
                      <w:gridSpan w:val="2"/>
                    </w:tcPr>
                  </w:tcPrChange>
                </w:tcPr>
                <w:p w14:paraId="320DA491" w14:textId="2211C9BE" w:rsidR="00927780" w:rsidRDefault="00000000">
                  <w:pPr>
                    <w:jc w:val="center"/>
                    <w:rPr>
                      <w:rFonts w:eastAsia="Calibri" w:cs="Arial"/>
                      <w:lang w:val="es-NI"/>
                    </w:rPr>
                    <w:pPrChange w:id="834" w:author="Quant Department - HO" w:date="2026-08-28T15:21:00Z" w16du:dateUtc="2026-08-28T08:21:00Z">
                      <w:pPr/>
                    </w:pPrChange>
                  </w:pPr>
                  <m:oMathPara>
                    <m:oMath>
                      <m:sSub>
                        <m:sSubPr>
                          <m:ctrlPr>
                            <w:rPr>
                              <w:rFonts w:ascii="Cambria Math" w:eastAsia="Calibri" w:hAnsi="Cambria Math" w:cs="Arial"/>
                              <w:i/>
                              <w:lang w:val="es-NI"/>
                            </w:rPr>
                          </m:ctrlPr>
                        </m:sSubPr>
                        <m:e>
                          <m:r>
                            <w:rPr>
                              <w:rFonts w:ascii="Cambria Math" w:eastAsia="Calibri" w:hAnsi="Cambria Math" w:cs="Arial"/>
                              <w:lang w:val="es-NI"/>
                            </w:rPr>
                            <m:t>τ</m:t>
                          </m:r>
                        </m:e>
                        <m:sub>
                          <m:r>
                            <w:rPr>
                              <w:rFonts w:ascii="Cambria Math" w:eastAsia="Calibri" w:hAnsi="Cambria Math" w:cs="Arial"/>
                              <w:lang w:val="es-NI"/>
                            </w:rPr>
                            <m:t>acc</m:t>
                          </m:r>
                        </m:sub>
                      </m:sSub>
                    </m:oMath>
                  </m:oMathPara>
                </w:p>
              </w:tc>
              <w:tc>
                <w:tcPr>
                  <w:tcW w:w="4056" w:type="pct"/>
                  <w:tcPrChange w:id="835" w:author="Quant Department - HO" w:date="2026-08-28T15:22:00Z" w16du:dateUtc="2026-08-28T08:22:00Z">
                    <w:tcPr>
                      <w:tcW w:w="4045" w:type="pct"/>
                    </w:tcPr>
                  </w:tcPrChange>
                </w:tcPr>
                <w:p w14:paraId="506F1449" w14:textId="601F686B" w:rsidR="00927780" w:rsidRDefault="00927780" w:rsidP="00DB601D">
                  <w:pPr>
                    <w:rPr>
                      <w:rFonts w:eastAsiaTheme="minorEastAsia"/>
                      <w:lang w:val="es-NI"/>
                    </w:rPr>
                  </w:pPr>
                  <w:r>
                    <w:rPr>
                      <w:rFonts w:eastAsiaTheme="minorEastAsia"/>
                      <w:lang w:val="es-NI"/>
                    </w:rPr>
                    <w:t xml:space="preserve">Kỳ hạn tích lũy </w:t>
                  </w:r>
                  <w:r w:rsidR="00027EF5">
                    <w:rPr>
                      <w:rFonts w:eastAsiaTheme="minorEastAsia"/>
                      <w:lang w:val="es-NI"/>
                    </w:rPr>
                    <w:t>dòng tiền coupon</w:t>
                  </w:r>
                  <w:r w:rsidR="00232BA4">
                    <w:rPr>
                      <w:rFonts w:eastAsiaTheme="minorEastAsia"/>
                      <w:lang w:val="es-NI"/>
                    </w:rPr>
                    <w:t xml:space="preserve"> (tính theo năm) theo quy ước Act/</w:t>
                  </w:r>
                  <w:r w:rsidR="00232BA4" w:rsidRPr="00232BA4">
                    <w:rPr>
                      <w:rFonts w:eastAsiaTheme="minorEastAsia"/>
                      <w:highlight w:val="yellow"/>
                      <w:lang w:val="es-NI"/>
                    </w:rPr>
                    <w:t>……</w:t>
                  </w:r>
                </w:p>
              </w:tc>
            </w:tr>
          </w:tbl>
          <w:p w14:paraId="3B2858BE" w14:textId="430B1A56" w:rsidR="00162B7A" w:rsidRDefault="00162B7A" w:rsidP="002F179D">
            <w:pPr>
              <w:rPr>
                <w:lang w:val="es-NI"/>
              </w:rPr>
            </w:pPr>
          </w:p>
        </w:tc>
      </w:tr>
      <w:tr w:rsidR="002F179D" w14:paraId="676A1B69" w14:textId="77777777" w:rsidTr="0008007D">
        <w:tc>
          <w:tcPr>
            <w:tcW w:w="1126" w:type="dxa"/>
            <w:vAlign w:val="top"/>
            <w:tcPrChange w:id="836" w:author="Quant Department - HO" w:date="2026-08-28T15:18:00Z" w16du:dateUtc="2026-08-28T08:18:00Z">
              <w:tcPr>
                <w:tcW w:w="1126" w:type="dxa"/>
                <w:vAlign w:val="top"/>
              </w:tcPr>
            </w:tcPrChange>
          </w:tcPr>
          <w:p w14:paraId="420E4335" w14:textId="1A224162" w:rsidR="002F179D" w:rsidRDefault="002F179D" w:rsidP="00900ADD">
            <w:pPr>
              <w:jc w:val="left"/>
              <w:rPr>
                <w:lang w:val="es-NI"/>
              </w:rPr>
            </w:pPr>
            <w:r>
              <w:rPr>
                <w:lang w:val="es-NI"/>
              </w:rPr>
              <w:lastRenderedPageBreak/>
              <w:t>(</w:t>
            </w:r>
            <w:r w:rsidR="0028208A">
              <w:rPr>
                <w:lang w:val="es-NI"/>
              </w:rPr>
              <w:t>4</w:t>
            </w:r>
            <w:r>
              <w:rPr>
                <w:lang w:val="es-NI"/>
              </w:rPr>
              <w:t xml:space="preserve">) Xác định giá trị trái phiếu </w:t>
            </w:r>
            <w:r w:rsidR="00416AA6">
              <w:rPr>
                <w:lang w:val="es-NI"/>
              </w:rPr>
              <w:t xml:space="preserve">tại thời điểm </w:t>
            </w:r>
            <m:oMath>
              <m:r>
                <w:rPr>
                  <w:rFonts w:ascii="Cambria Math" w:hAnsi="Cambria Math"/>
                  <w:lang w:val="es-NI"/>
                </w:rPr>
                <m:t>t=0</m:t>
              </m:r>
            </m:oMath>
          </w:p>
        </w:tc>
        <w:tc>
          <w:tcPr>
            <w:tcW w:w="9363" w:type="dxa"/>
            <w:tcPrChange w:id="837" w:author="Quant Department - HO" w:date="2026-08-28T15:18:00Z" w16du:dateUtc="2026-08-28T08:18:00Z">
              <w:tcPr>
                <w:tcW w:w="9363" w:type="dxa"/>
              </w:tcPr>
            </w:tcPrChange>
          </w:tcPr>
          <w:p w14:paraId="60BAE5A2" w14:textId="31F68E9C" w:rsidR="00281D2B" w:rsidRDefault="00281D2B" w:rsidP="002F179D">
            <w:pPr>
              <w:rPr>
                <w:rFonts w:eastAsiaTheme="minorEastAsia"/>
                <w:lang w:val="es-NI"/>
              </w:rPr>
            </w:pPr>
            <w:r>
              <w:rPr>
                <w:lang w:val="es-NI"/>
              </w:rPr>
              <w:t>Giá trị trái phiếu tại thời điểm định giá</w:t>
            </w:r>
            <w:r>
              <w:rPr>
                <w:rFonts w:eastAsiaTheme="minorEastAsia"/>
                <w:lang w:val="es-NI"/>
              </w:rPr>
              <w:t xml:space="preserve"> </w:t>
            </w:r>
            <m:oMath>
              <m:d>
                <m:dPr>
                  <m:ctrlPr>
                    <w:rPr>
                      <w:rFonts w:ascii="Cambria Math" w:eastAsiaTheme="minorEastAsia" w:hAnsi="Cambria Math"/>
                      <w:i/>
                      <w:lang w:val="es-NI"/>
                    </w:rPr>
                  </m:ctrlPr>
                </m:dPr>
                <m:e>
                  <m:r>
                    <w:rPr>
                      <w:rFonts w:ascii="Cambria Math" w:eastAsiaTheme="minorEastAsia" w:hAnsi="Cambria Math"/>
                      <w:lang w:val="es-NI"/>
                    </w:rPr>
                    <m:t>t=0</m:t>
                  </m:r>
                </m:e>
              </m:d>
            </m:oMath>
            <w:r w:rsidR="00C321B8">
              <w:rPr>
                <w:rFonts w:eastAsiaTheme="minorEastAsia"/>
                <w:lang w:val="es-NI"/>
              </w:rPr>
              <w:t xml:space="preserve"> </w:t>
            </w:r>
            <w:r>
              <w:rPr>
                <w:rFonts w:eastAsiaTheme="minorEastAsia"/>
                <w:lang w:val="es-NI"/>
              </w:rPr>
              <w:t xml:space="preserve">được xác định bằng cách quy nạp ngược giá trị trái phiếu từ bước </w:t>
            </w:r>
            <m:oMath>
              <m:r>
                <w:rPr>
                  <w:rFonts w:ascii="Cambria Math" w:eastAsiaTheme="minorEastAsia" w:hAnsi="Cambria Math"/>
                  <w:lang w:val="es-NI"/>
                </w:rPr>
                <m:t>N</m:t>
              </m:r>
            </m:oMath>
            <w:r>
              <w:rPr>
                <w:rFonts w:eastAsiaTheme="minorEastAsia"/>
                <w:lang w:val="es-NI"/>
              </w:rPr>
              <w:t xml:space="preserve"> </w:t>
            </w:r>
            <w:r w:rsidR="003C025E">
              <w:rPr>
                <w:rFonts w:eastAsiaTheme="minorEastAsia"/>
                <w:lang w:val="es-NI"/>
              </w:rPr>
              <w:t xml:space="preserve">(thời điểm đáo hạn trái phiếu) </w:t>
            </w:r>
            <w:r>
              <w:rPr>
                <w:rFonts w:eastAsiaTheme="minorEastAsia"/>
                <w:lang w:val="es-NI"/>
              </w:rPr>
              <w:t xml:space="preserve">về bước </w:t>
            </w:r>
            <m:oMath>
              <m:r>
                <w:rPr>
                  <w:rFonts w:ascii="Cambria Math" w:eastAsiaTheme="minorEastAsia" w:hAnsi="Cambria Math"/>
                  <w:lang w:val="es-NI"/>
                </w:rPr>
                <m:t>0</m:t>
              </m:r>
            </m:oMath>
            <w:r w:rsidR="003C025E">
              <w:rPr>
                <w:rFonts w:eastAsiaTheme="minorEastAsia"/>
                <w:lang w:val="es-NI"/>
              </w:rPr>
              <w:t xml:space="preserve"> (thời điểm định giá)</w:t>
            </w:r>
            <w:r>
              <w:rPr>
                <w:rFonts w:eastAsiaTheme="minorEastAsia"/>
                <w:lang w:val="es-NI"/>
              </w:rPr>
              <w:t xml:space="preserve"> dọc theo cây lãi suất ba chiều. </w:t>
            </w:r>
          </w:p>
          <w:p w14:paraId="30A39C85" w14:textId="797C1631" w:rsidR="00281D2B" w:rsidRPr="00281D2B" w:rsidRDefault="00281D2B" w:rsidP="00281D2B">
            <w:pPr>
              <w:pStyle w:val="TLXDMHBullet1"/>
              <w:rPr>
                <w:lang w:val="es-NI"/>
              </w:rPr>
            </w:pPr>
            <w:r>
              <w:rPr>
                <w:lang w:val="es-NI"/>
              </w:rPr>
              <w:t xml:space="preserve">Tại bước </w:t>
            </w:r>
            <m:oMath>
              <m:r>
                <w:rPr>
                  <w:rFonts w:ascii="Cambria Math" w:hAnsi="Cambria Math"/>
                  <w:lang w:val="es-NI"/>
                </w:rPr>
                <m:t>N</m:t>
              </m:r>
            </m:oMath>
            <w:r>
              <w:rPr>
                <w:rFonts w:eastAsiaTheme="minorEastAsia"/>
                <w:lang w:val="es-NI"/>
              </w:rPr>
              <w:t>, giá trị trái phiếu tại các nút</w:t>
            </w:r>
            <w:r w:rsidR="003C025E">
              <w:rPr>
                <w:rFonts w:eastAsiaTheme="minorEastAsia"/>
                <w:lang w:val="es-NI"/>
              </w:rPr>
              <w:t xml:space="preserve"> </w:t>
            </w:r>
            <m:oMath>
              <m:d>
                <m:dPr>
                  <m:ctrlPr>
                    <w:rPr>
                      <w:rFonts w:ascii="Cambria Math" w:eastAsiaTheme="minorEastAsia" w:hAnsi="Cambria Math"/>
                      <w:i/>
                      <w:lang w:val="es-NI"/>
                    </w:rPr>
                  </m:ctrlPr>
                </m:dPr>
                <m:e>
                  <m:r>
                    <w:rPr>
                      <w:rFonts w:ascii="Cambria Math" w:eastAsiaTheme="minorEastAsia" w:hAnsi="Cambria Math"/>
                      <w:lang w:val="es-NI"/>
                    </w:rPr>
                    <m:t>N,j, k</m:t>
                  </m:r>
                </m:e>
              </m:d>
            </m:oMath>
            <w:r>
              <w:rPr>
                <w:rFonts w:eastAsiaTheme="minorEastAsia"/>
                <w:lang w:val="es-NI"/>
              </w:rPr>
              <w:t xml:space="preserve"> của bước </w:t>
            </w:r>
            <m:oMath>
              <m:r>
                <w:rPr>
                  <w:rFonts w:ascii="Cambria Math" w:eastAsiaTheme="minorEastAsia" w:hAnsi="Cambria Math"/>
                  <w:lang w:val="es-NI"/>
                </w:rPr>
                <m:t>N</m:t>
              </m:r>
            </m:oMath>
            <w:r>
              <w:rPr>
                <w:rFonts w:eastAsiaTheme="minorEastAsia"/>
                <w:lang w:val="es-NI"/>
              </w:rPr>
              <w:t xml:space="preserve"> được xác định như sau:</w:t>
            </w:r>
          </w:p>
          <w:p w14:paraId="2094CB1E" w14:textId="109FA5A7" w:rsidR="00281D2B" w:rsidRPr="00281D2B" w:rsidRDefault="00000000" w:rsidP="00281D2B">
            <w:pPr>
              <w:rPr>
                <w:rFonts w:eastAsiaTheme="minorEastAsia"/>
                <w:lang w:val="es-NI"/>
              </w:rPr>
            </w:pPr>
            <m:oMathPara>
              <m:oMath>
                <m:sSup>
                  <m:sSupPr>
                    <m:ctrlPr>
                      <w:rPr>
                        <w:rFonts w:ascii="Cambria Math" w:hAnsi="Cambria Math"/>
                        <w:i/>
                        <w:lang w:val="es-NI"/>
                      </w:rPr>
                    </m:ctrlPr>
                  </m:sSupPr>
                  <m:e>
                    <m:r>
                      <w:rPr>
                        <w:rFonts w:ascii="Cambria Math" w:hAnsi="Cambria Math"/>
                        <w:lang w:val="es-NI"/>
                      </w:rPr>
                      <m:t>V</m:t>
                    </m:r>
                  </m:e>
                  <m:sup>
                    <m:r>
                      <w:rPr>
                        <w:rFonts w:ascii="Cambria Math" w:hAnsi="Cambria Math"/>
                        <w:lang w:val="es-NI"/>
                      </w:rPr>
                      <m:t>jk</m:t>
                    </m:r>
                  </m:sup>
                </m:sSup>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N</m:t>
                        </m:r>
                      </m:sub>
                    </m:sSub>
                  </m:e>
                </m:d>
                <m:r>
                  <w:rPr>
                    <w:rFonts w:ascii="Cambria Math" w:hAnsi="Cambria Math"/>
                    <w:lang w:val="es-NI"/>
                  </w:rPr>
                  <m:t>=P+C</m:t>
                </m:r>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y</m:t>
                        </m:r>
                      </m:e>
                      <m:sub>
                        <m:r>
                          <w:rPr>
                            <w:rFonts w:ascii="Cambria Math" w:hAnsi="Cambria Math"/>
                            <w:lang w:val="es-NI"/>
                          </w:rPr>
                          <m:t>k</m:t>
                        </m:r>
                      </m:sub>
                    </m:sSub>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N</m:t>
                            </m:r>
                          </m:sub>
                        </m:sSub>
                      </m:e>
                    </m:d>
                  </m:e>
                </m:d>
              </m:oMath>
            </m:oMathPara>
          </w:p>
          <w:p w14:paraId="761A8A2C" w14:textId="4081B8E4" w:rsidR="00281D2B" w:rsidRPr="004D1AE9" w:rsidRDefault="00C14192" w:rsidP="00281D2B">
            <w:pPr>
              <w:pStyle w:val="TLXDMHBullet1"/>
              <w:rPr>
                <w:lang w:val="es-NI"/>
              </w:rPr>
            </w:pPr>
            <w:r>
              <w:rPr>
                <w:lang w:val="es-NI"/>
              </w:rPr>
              <w:t xml:space="preserve">Tại bước </w:t>
            </w:r>
            <m:oMath>
              <m:r>
                <w:rPr>
                  <w:rFonts w:ascii="Cambria Math" w:hAnsi="Cambria Math"/>
                  <w:lang w:val="es-NI"/>
                </w:rPr>
                <m:t>i</m:t>
              </m:r>
            </m:oMath>
            <w:r>
              <w:rPr>
                <w:rFonts w:eastAsiaTheme="minorEastAsia"/>
                <w:lang w:val="es-NI"/>
              </w:rPr>
              <w:t xml:space="preserve"> (với </w:t>
            </w:r>
            <m:oMath>
              <m:r>
                <w:rPr>
                  <w:rFonts w:ascii="Cambria Math" w:eastAsiaTheme="minorEastAsia" w:hAnsi="Cambria Math"/>
                  <w:lang w:val="es-NI"/>
                </w:rPr>
                <m:t>i≤N-1</m:t>
              </m:r>
            </m:oMath>
            <w:r w:rsidR="00C321B8">
              <w:rPr>
                <w:rFonts w:eastAsiaTheme="minorEastAsia"/>
                <w:lang w:val="es-NI"/>
              </w:rPr>
              <w:t>),</w:t>
            </w:r>
            <w:r>
              <w:rPr>
                <w:rFonts w:eastAsiaTheme="minorEastAsia"/>
                <w:lang w:val="es-NI"/>
              </w:rPr>
              <w:t xml:space="preserve"> </w:t>
            </w:r>
            <w:r w:rsidR="004D1AE9">
              <w:rPr>
                <w:rFonts w:eastAsiaTheme="minorEastAsia"/>
                <w:lang w:val="es-NI"/>
              </w:rPr>
              <w:t xml:space="preserve">giá trị của trái phiếu tại nút </w:t>
            </w:r>
            <m:oMath>
              <m:r>
                <w:rPr>
                  <w:rFonts w:ascii="Cambria Math" w:eastAsiaTheme="minorEastAsia" w:hAnsi="Cambria Math"/>
                  <w:lang w:val="es-NI"/>
                </w:rPr>
                <m:t>(i, j, k)</m:t>
              </m:r>
            </m:oMath>
            <w:r w:rsidR="004D1AE9">
              <w:rPr>
                <w:rFonts w:eastAsiaTheme="minorEastAsia"/>
                <w:lang w:val="es-NI"/>
              </w:rPr>
              <w:t xml:space="preserve"> của bước </w:t>
            </w:r>
            <m:oMath>
              <m:r>
                <w:rPr>
                  <w:rFonts w:ascii="Cambria Math" w:eastAsiaTheme="minorEastAsia" w:hAnsi="Cambria Math"/>
                  <w:lang w:val="es-NI"/>
                </w:rPr>
                <m:t>i</m:t>
              </m:r>
            </m:oMath>
            <w:r w:rsidR="004D1AE9">
              <w:rPr>
                <w:rFonts w:eastAsiaTheme="minorEastAsia"/>
                <w:lang w:val="es-NI"/>
              </w:rPr>
              <w:t xml:space="preserve"> được xác định như sau:</w:t>
            </w:r>
          </w:p>
          <w:p w14:paraId="2243F517" w14:textId="77777777" w:rsidR="00B37F22" w:rsidRPr="00853395" w:rsidRDefault="00000000" w:rsidP="00B37F22">
            <w:pPr>
              <w:rPr>
                <w:rFonts w:eastAsiaTheme="minorEastAsia"/>
                <w:lang w:val="es-NI"/>
              </w:rPr>
            </w:pPr>
            <m:oMathPara>
              <m:oMath>
                <m:sSup>
                  <m:sSupPr>
                    <m:ctrlPr>
                      <w:rPr>
                        <w:rFonts w:ascii="Cambria Math" w:hAnsi="Cambria Math"/>
                        <w:i/>
                        <w:lang w:val="es-NI"/>
                      </w:rPr>
                    </m:ctrlPr>
                  </m:sSupPr>
                  <m:e>
                    <m:r>
                      <w:rPr>
                        <w:rFonts w:ascii="Cambria Math" w:hAnsi="Cambria Math"/>
                        <w:lang w:val="es-NI"/>
                      </w:rPr>
                      <m:t>V</m:t>
                    </m:r>
                  </m:e>
                  <m:sup>
                    <m:r>
                      <w:rPr>
                        <w:rFonts w:ascii="Cambria Math" w:hAnsi="Cambria Math"/>
                        <w:lang w:val="es-NI"/>
                      </w:rPr>
                      <m:t>jk</m:t>
                    </m:r>
                  </m:sup>
                </m:sSup>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r>
                  <w:rPr>
                    <w:rFonts w:ascii="Cambria Math" w:hAnsi="Cambria Math"/>
                    <w:lang w:val="es-NI"/>
                  </w:rPr>
                  <m:t>=</m:t>
                </m:r>
                <m:func>
                  <m:funcPr>
                    <m:ctrlPr>
                      <w:rPr>
                        <w:rFonts w:ascii="Cambria Math" w:hAnsi="Cambria Math"/>
                        <w:i/>
                        <w:lang w:val="es-NI"/>
                      </w:rPr>
                    </m:ctrlPr>
                  </m:funcPr>
                  <m:fName>
                    <m:r>
                      <m:rPr>
                        <m:sty m:val="p"/>
                      </m:rPr>
                      <w:rPr>
                        <w:rFonts w:ascii="Cambria Math" w:hAnsi="Cambria Math"/>
                        <w:lang w:val="es-NI"/>
                      </w:rPr>
                      <m:t>max</m:t>
                    </m:r>
                  </m:fName>
                  <m:e>
                    <m:d>
                      <m:dPr>
                        <m:ctrlPr>
                          <w:rPr>
                            <w:rFonts w:ascii="Cambria Math" w:hAnsi="Cambria Math"/>
                            <w:i/>
                            <w:lang w:val="es-NI"/>
                          </w:rPr>
                        </m:ctrlPr>
                      </m:dPr>
                      <m:e>
                        <m:func>
                          <m:funcPr>
                            <m:ctrlPr>
                              <w:rPr>
                                <w:rFonts w:ascii="Cambria Math" w:hAnsi="Cambria Math"/>
                                <w:i/>
                                <w:lang w:val="es-NI"/>
                              </w:rPr>
                            </m:ctrlPr>
                          </m:funcPr>
                          <m:fName>
                            <m:r>
                              <m:rPr>
                                <m:sty m:val="p"/>
                              </m:rPr>
                              <w:rPr>
                                <w:rFonts w:ascii="Cambria Math" w:hAnsi="Cambria Math"/>
                                <w:lang w:val="es-NI"/>
                              </w:rPr>
                              <m:t>min</m:t>
                            </m:r>
                          </m:fName>
                          <m:e>
                            <m:d>
                              <m:dPr>
                                <m:ctrlPr>
                                  <w:rPr>
                                    <w:rFonts w:ascii="Cambria Math" w:hAnsi="Cambria Math"/>
                                    <w:i/>
                                    <w:lang w:val="es-NI"/>
                                  </w:rPr>
                                </m:ctrlPr>
                              </m:dPr>
                              <m:e>
                                <m:r>
                                  <w:rPr>
                                    <w:rFonts w:ascii="Cambria Math" w:hAnsi="Cambria Math"/>
                                    <w:lang w:val="es-NI"/>
                                  </w:rPr>
                                  <m:t>cont</m:t>
                                </m:r>
                                <m:d>
                                  <m:dPr>
                                    <m:ctrlPr>
                                      <w:rPr>
                                        <w:rFonts w:ascii="Cambria Math" w:hAnsi="Cambria Math"/>
                                        <w:i/>
                                        <w:lang w:val="es-NI"/>
                                      </w:rPr>
                                    </m:ctrlPr>
                                  </m:dPr>
                                  <m:e>
                                    <m:r>
                                      <w:rPr>
                                        <w:rFonts w:ascii="Cambria Math" w:hAnsi="Cambria Math"/>
                                        <w:lang w:val="es-NI"/>
                                      </w:rPr>
                                      <m:t>i, j, k</m:t>
                                    </m:r>
                                  </m:e>
                                </m:d>
                                <m:r>
                                  <w:rPr>
                                    <w:rFonts w:ascii="Cambria Math" w:hAnsi="Cambria Math"/>
                                    <w:lang w:val="es-NI"/>
                                  </w:rPr>
                                  <m:t xml:space="preserve">, </m:t>
                                </m:r>
                                <m:sSub>
                                  <m:sSubPr>
                                    <m:ctrlPr>
                                      <w:rPr>
                                        <w:rFonts w:ascii="Cambria Math" w:hAnsi="Cambria Math"/>
                                        <w:i/>
                                        <w:lang w:val="es-NI"/>
                                      </w:rPr>
                                    </m:ctrlPr>
                                  </m:sSubPr>
                                  <m:e>
                                    <m:r>
                                      <w:rPr>
                                        <w:rFonts w:ascii="Cambria Math" w:hAnsi="Cambria Math"/>
                                        <w:lang w:val="es-NI"/>
                                      </w:rPr>
                                      <m:t>K</m:t>
                                    </m:r>
                                  </m:e>
                                  <m:sub>
                                    <m:r>
                                      <w:rPr>
                                        <w:rFonts w:ascii="Cambria Math" w:hAnsi="Cambria Math"/>
                                        <w:lang w:val="es-NI"/>
                                      </w:rPr>
                                      <m:t>call</m:t>
                                    </m:r>
                                  </m:sub>
                                </m:sSub>
                              </m:e>
                            </m:d>
                          </m:e>
                        </m:func>
                        <m:r>
                          <w:rPr>
                            <w:rFonts w:ascii="Cambria Math" w:hAnsi="Cambria Math"/>
                            <w:lang w:val="es-NI"/>
                          </w:rPr>
                          <m:t xml:space="preserve">, </m:t>
                        </m:r>
                        <m:sSub>
                          <m:sSubPr>
                            <m:ctrlPr>
                              <w:rPr>
                                <w:rFonts w:ascii="Cambria Math" w:hAnsi="Cambria Math"/>
                                <w:i/>
                                <w:lang w:val="es-NI"/>
                              </w:rPr>
                            </m:ctrlPr>
                          </m:sSubPr>
                          <m:e>
                            <m:r>
                              <w:rPr>
                                <w:rFonts w:ascii="Cambria Math" w:hAnsi="Cambria Math"/>
                                <w:lang w:val="es-NI"/>
                              </w:rPr>
                              <m:t>K</m:t>
                            </m:r>
                          </m:e>
                          <m:sub>
                            <m:r>
                              <w:rPr>
                                <w:rFonts w:ascii="Cambria Math" w:hAnsi="Cambria Math"/>
                                <w:lang w:val="es-NI"/>
                              </w:rPr>
                              <m:t>put</m:t>
                            </m:r>
                          </m:sub>
                        </m:sSub>
                      </m:e>
                    </m:d>
                  </m:e>
                </m:func>
                <m:r>
                  <w:rPr>
                    <w:rFonts w:ascii="Cambria Math" w:hAnsi="Cambria Math"/>
                    <w:lang w:val="es-NI"/>
                  </w:rPr>
                  <m:t>+C</m:t>
                </m:r>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y</m:t>
                        </m:r>
                      </m:e>
                      <m:sub>
                        <m:r>
                          <w:rPr>
                            <w:rFonts w:ascii="Cambria Math" w:hAnsi="Cambria Math"/>
                            <w:lang w:val="es-NI"/>
                          </w:rPr>
                          <m:t>k</m:t>
                        </m:r>
                      </m:sub>
                    </m:sSub>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e>
                </m:d>
              </m:oMath>
            </m:oMathPara>
          </w:p>
          <w:p w14:paraId="27C52905" w14:textId="51C35FC9" w:rsidR="00853395" w:rsidRPr="00244FE9" w:rsidRDefault="00853395" w:rsidP="00853395">
            <w:pPr>
              <w:pStyle w:val="TLXDMHBullet1"/>
              <w:rPr>
                <w:lang w:val="es-NI"/>
              </w:rPr>
            </w:pPr>
            <w:r>
              <w:rPr>
                <w:lang w:val="es-NI"/>
              </w:rPr>
              <w:t xml:space="preserve">Quá trình quy nạp ngược được thực hiện từ bước </w:t>
            </w:r>
            <m:oMath>
              <m:r>
                <w:rPr>
                  <w:rFonts w:ascii="Cambria Math" w:hAnsi="Cambria Math"/>
                  <w:lang w:val="es-NI"/>
                </w:rPr>
                <m:t>N-1</m:t>
              </m:r>
            </m:oMath>
            <w:r>
              <w:rPr>
                <w:lang w:val="es-NI"/>
              </w:rPr>
              <w:t xml:space="preserve"> về bước </w:t>
            </w:r>
            <m:oMath>
              <m:r>
                <w:rPr>
                  <w:rFonts w:ascii="Cambria Math" w:hAnsi="Cambria Math"/>
                  <w:lang w:val="es-NI"/>
                </w:rPr>
                <m:t>0</m:t>
              </m:r>
            </m:oMath>
            <w:r>
              <w:rPr>
                <w:lang w:val="es-NI"/>
              </w:rPr>
              <w:t xml:space="preserve">. Giá trị trái phiếu tại thời điểm định giá là giá trị </w:t>
            </w:r>
            <m:oMath>
              <m:sSup>
                <m:sSupPr>
                  <m:ctrlPr>
                    <w:rPr>
                      <w:rFonts w:ascii="Cambria Math" w:hAnsi="Cambria Math"/>
                      <w:i/>
                      <w:lang w:val="es-NI"/>
                    </w:rPr>
                  </m:ctrlPr>
                </m:sSupPr>
                <m:e>
                  <m:r>
                    <w:rPr>
                      <w:rFonts w:ascii="Cambria Math" w:hAnsi="Cambria Math"/>
                      <w:lang w:val="es-NI"/>
                    </w:rPr>
                    <m:t>V</m:t>
                  </m:r>
                </m:e>
                <m:sup>
                  <m:r>
                    <w:rPr>
                      <w:rFonts w:ascii="Cambria Math" w:hAnsi="Cambria Math"/>
                      <w:lang w:val="es-NI"/>
                    </w:rPr>
                    <m:t>jk</m:t>
                  </m:r>
                </m:sup>
              </m:sSup>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oMath>
            <w:r>
              <w:rPr>
                <w:lang w:val="es-NI"/>
              </w:rPr>
              <w:t xml:space="preserve"> với </w:t>
            </w:r>
            <m:oMath>
              <m:r>
                <w:rPr>
                  <w:rFonts w:ascii="Cambria Math" w:hAnsi="Cambria Math"/>
                  <w:lang w:val="es-NI"/>
                </w:rPr>
                <m:t>i=j=k=0</m:t>
              </m:r>
            </m:oMath>
            <w:r>
              <w:rPr>
                <w:lang w:val="es-NI"/>
              </w:rPr>
              <w:t>.</w:t>
            </w:r>
          </w:p>
          <w:p w14:paraId="419B06D6" w14:textId="212292F1" w:rsidR="00C83F57" w:rsidRDefault="00C83F57" w:rsidP="00B37F22">
            <w:pPr>
              <w:pStyle w:val="TLXDMHBullet1"/>
              <w:numPr>
                <w:ilvl w:val="0"/>
                <w:numId w:val="0"/>
              </w:numPr>
              <w:rPr>
                <w:lang w:val="es-NI"/>
              </w:rPr>
            </w:pPr>
            <w:r>
              <w:rPr>
                <w:lang w:val="es-NI"/>
              </w:rPr>
              <w:t>Trong đó:</w:t>
            </w:r>
          </w:p>
          <w:tbl>
            <w:tblPr>
              <w:tblStyle w:val="TLXDMHTable0"/>
              <w:tblW w:w="9147" w:type="dxa"/>
              <w:tblLayout w:type="fixed"/>
              <w:tblLook w:val="04A0" w:firstRow="1" w:lastRow="0" w:firstColumn="1" w:lastColumn="0" w:noHBand="0" w:noVBand="1"/>
              <w:tblPrChange w:id="838" w:author="Quant Department - HO" w:date="2026-08-28T15:18:00Z" w16du:dateUtc="2026-08-28T08:18:00Z">
                <w:tblPr>
                  <w:tblStyle w:val="TLXDMHTable0"/>
                  <w:tblW w:w="9147" w:type="dxa"/>
                  <w:tblLook w:val="04A0" w:firstRow="1" w:lastRow="0" w:firstColumn="1" w:lastColumn="0" w:noHBand="0" w:noVBand="1"/>
                </w:tblPr>
              </w:tblPrChange>
            </w:tblPr>
            <w:tblGrid>
              <w:gridCol w:w="1191"/>
              <w:gridCol w:w="7956"/>
              <w:tblGridChange w:id="839">
                <w:tblGrid>
                  <w:gridCol w:w="1191"/>
                  <w:gridCol w:w="7956"/>
                </w:tblGrid>
              </w:tblGridChange>
            </w:tblGrid>
            <w:tr w:rsidR="00B37F22" w14:paraId="495A3323" w14:textId="77777777" w:rsidTr="0008007D">
              <w:tc>
                <w:tcPr>
                  <w:tcW w:w="651" w:type="pct"/>
                  <w:tcPrChange w:id="840" w:author="Quant Department - HO" w:date="2026-08-28T15:18:00Z" w16du:dateUtc="2026-08-28T08:18:00Z">
                    <w:tcPr>
                      <w:tcW w:w="651" w:type="pct"/>
                    </w:tcPr>
                  </w:tcPrChange>
                </w:tcPr>
                <w:p w14:paraId="655BEE6B" w14:textId="77777777" w:rsidR="00B37F22" w:rsidRDefault="00000000" w:rsidP="00B37F22">
                  <w:pPr>
                    <w:rPr>
                      <w:rFonts w:eastAsia="Calibri" w:cs="Arial"/>
                      <w:lang w:val="es-NI"/>
                    </w:rPr>
                  </w:pPr>
                  <m:oMathPara>
                    <m:oMath>
                      <m:sSup>
                        <m:sSupPr>
                          <m:ctrlPr>
                            <w:rPr>
                              <w:rFonts w:ascii="Cambria Math" w:hAnsi="Cambria Math"/>
                              <w:i/>
                              <w:lang w:val="es-NI"/>
                            </w:rPr>
                          </m:ctrlPr>
                        </m:sSupPr>
                        <m:e>
                          <m:r>
                            <w:rPr>
                              <w:rFonts w:ascii="Cambria Math" w:hAnsi="Cambria Math"/>
                              <w:lang w:val="es-NI"/>
                            </w:rPr>
                            <m:t>V</m:t>
                          </m:r>
                        </m:e>
                        <m:sup>
                          <m:r>
                            <w:rPr>
                              <w:rFonts w:ascii="Cambria Math" w:hAnsi="Cambria Math"/>
                              <w:lang w:val="es-NI"/>
                            </w:rPr>
                            <m:t>jk</m:t>
                          </m:r>
                        </m:sup>
                      </m:sSup>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oMath>
                  </m:oMathPara>
                </w:p>
              </w:tc>
              <w:tc>
                <w:tcPr>
                  <w:tcW w:w="4349" w:type="pct"/>
                  <w:tcPrChange w:id="841" w:author="Quant Department - HO" w:date="2026-08-28T15:18:00Z" w16du:dateUtc="2026-08-28T08:18:00Z">
                    <w:tcPr>
                      <w:tcW w:w="4349" w:type="pct"/>
                    </w:tcPr>
                  </w:tcPrChange>
                </w:tcPr>
                <w:p w14:paraId="12D67BDB" w14:textId="5C1E8C83" w:rsidR="00B37F22" w:rsidRDefault="00B37F22" w:rsidP="00B37F22">
                  <w:pPr>
                    <w:rPr>
                      <w:lang w:val="es-NI"/>
                    </w:rPr>
                  </w:pPr>
                  <w:r>
                    <w:rPr>
                      <w:lang w:val="es-NI"/>
                    </w:rPr>
                    <w:t xml:space="preserve">Giá trị trái phiếu tại nút </w:t>
                  </w:r>
                  <m:oMath>
                    <m:r>
                      <w:rPr>
                        <w:rFonts w:ascii="Cambria Math" w:hAnsi="Cambria Math"/>
                        <w:lang w:val="es-NI"/>
                      </w:rPr>
                      <m:t>(i, j, k)</m:t>
                    </m:r>
                  </m:oMath>
                  <w:r>
                    <w:rPr>
                      <w:rFonts w:eastAsiaTheme="minorEastAsia"/>
                      <w:lang w:val="es-NI"/>
                    </w:rPr>
                    <w:t xml:space="preserve"> </w:t>
                  </w:r>
                  <w:r w:rsidR="00C92CB2">
                    <w:rPr>
                      <w:rFonts w:eastAsiaTheme="minorEastAsia"/>
                      <w:lang w:val="es-NI"/>
                    </w:rPr>
                    <w:t>(</w:t>
                  </w:r>
                  <w:r>
                    <w:rPr>
                      <w:rFonts w:eastAsiaTheme="minorEastAsia"/>
                      <w:lang w:val="es-NI"/>
                    </w:rPr>
                    <w:t>đã bao gồm quyền chọn call/put</w:t>
                  </w:r>
                  <w:ins w:id="842" w:author="Quant Department - HO" w:date="2026-09-04T08:49:00Z" w16du:dateUtc="2026-09-04T01:49:00Z">
                    <w:r w:rsidR="007D1314">
                      <w:rPr>
                        <w:rFonts w:eastAsiaTheme="minorEastAsia"/>
                        <w:lang w:val="es-NI"/>
                      </w:rPr>
                      <w:t xml:space="preserve"> (nếu có)</w:t>
                    </w:r>
                  </w:ins>
                  <w:r w:rsidR="00C92CB2">
                    <w:rPr>
                      <w:rFonts w:eastAsiaTheme="minorEastAsia"/>
                      <w:lang w:val="es-NI"/>
                    </w:rPr>
                    <w:t>)</w:t>
                  </w:r>
                </w:p>
              </w:tc>
            </w:tr>
            <w:tr w:rsidR="00B37F22" w14:paraId="23D60FAF" w14:textId="77777777" w:rsidTr="0008007D">
              <w:tc>
                <w:tcPr>
                  <w:tcW w:w="651" w:type="pct"/>
                  <w:tcPrChange w:id="843" w:author="Quant Department - HO" w:date="2026-08-28T15:18:00Z" w16du:dateUtc="2026-08-28T08:18:00Z">
                    <w:tcPr>
                      <w:tcW w:w="651" w:type="pct"/>
                    </w:tcPr>
                  </w:tcPrChange>
                </w:tcPr>
                <w:p w14:paraId="6B6249DC" w14:textId="57FB1A20" w:rsidR="00B37F22" w:rsidRDefault="00027EF5" w:rsidP="00B37F22">
                  <w:pPr>
                    <w:rPr>
                      <w:rFonts w:eastAsia="Calibri" w:cs="Arial"/>
                      <w:lang w:val="es-NI"/>
                    </w:rPr>
                  </w:pPr>
                  <m:oMathPara>
                    <m:oMath>
                      <m:r>
                        <w:rPr>
                          <w:rFonts w:ascii="Cambria Math" w:eastAsia="Calibri" w:hAnsi="Cambria Math" w:cs="Arial"/>
                          <w:lang w:val="es-NI"/>
                        </w:rPr>
                        <m:t>P</m:t>
                      </m:r>
                    </m:oMath>
                  </m:oMathPara>
                </w:p>
              </w:tc>
              <w:tc>
                <w:tcPr>
                  <w:tcW w:w="4349" w:type="pct"/>
                  <w:tcPrChange w:id="844" w:author="Quant Department - HO" w:date="2026-08-28T15:18:00Z" w16du:dateUtc="2026-08-28T08:18:00Z">
                    <w:tcPr>
                      <w:tcW w:w="4349" w:type="pct"/>
                    </w:tcPr>
                  </w:tcPrChange>
                </w:tcPr>
                <w:p w14:paraId="34B877BB" w14:textId="79383D95" w:rsidR="00B37F22" w:rsidRDefault="00B37F22" w:rsidP="00B37F22">
                  <w:pPr>
                    <w:rPr>
                      <w:lang w:val="es-NI"/>
                    </w:rPr>
                  </w:pPr>
                  <w:r>
                    <w:rPr>
                      <w:lang w:val="es-NI"/>
                    </w:rPr>
                    <w:t>Mệnh giá trái phiếu</w:t>
                  </w:r>
                </w:p>
              </w:tc>
            </w:tr>
            <w:tr w:rsidR="00B37F22" w14:paraId="5C795B09" w14:textId="77777777" w:rsidTr="0008007D">
              <w:tc>
                <w:tcPr>
                  <w:tcW w:w="651" w:type="pct"/>
                  <w:tcPrChange w:id="845" w:author="Quant Department - HO" w:date="2026-08-28T15:18:00Z" w16du:dateUtc="2026-08-28T08:18:00Z">
                    <w:tcPr>
                      <w:tcW w:w="651" w:type="pct"/>
                    </w:tcPr>
                  </w:tcPrChange>
                </w:tcPr>
                <w:p w14:paraId="1FAADCAD" w14:textId="07F8351B" w:rsidR="00B37F22" w:rsidRDefault="00027EF5" w:rsidP="00B37F22">
                  <w:pPr>
                    <w:rPr>
                      <w:rFonts w:eastAsia="Calibri" w:cs="Arial"/>
                      <w:lang w:val="es-NI"/>
                    </w:rPr>
                  </w:pPr>
                  <m:oMathPara>
                    <m:oMath>
                      <m:r>
                        <w:rPr>
                          <w:rFonts w:ascii="Cambria Math" w:hAnsi="Cambria Math"/>
                          <w:lang w:val="es-NI"/>
                        </w:rPr>
                        <m:t>C</m:t>
                      </m:r>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y</m:t>
                              </m:r>
                            </m:e>
                            <m:sub>
                              <m:r>
                                <w:rPr>
                                  <w:rFonts w:ascii="Cambria Math" w:hAnsi="Cambria Math"/>
                                  <w:lang w:val="es-NI"/>
                                </w:rPr>
                                <m:t>k</m:t>
                              </m:r>
                            </m:sub>
                          </m:sSub>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e>
                      </m:d>
                    </m:oMath>
                  </m:oMathPara>
                </w:p>
              </w:tc>
              <w:tc>
                <w:tcPr>
                  <w:tcW w:w="4349" w:type="pct"/>
                  <w:tcPrChange w:id="846" w:author="Quant Department - HO" w:date="2026-08-28T15:18:00Z" w16du:dateUtc="2026-08-28T08:18:00Z">
                    <w:tcPr>
                      <w:tcW w:w="4349" w:type="pct"/>
                    </w:tcPr>
                  </w:tcPrChange>
                </w:tcPr>
                <w:p w14:paraId="78E0A07A" w14:textId="476B156F" w:rsidR="00B37F22" w:rsidRDefault="00B37F22" w:rsidP="00B37F22">
                  <w:pPr>
                    <w:rPr>
                      <w:lang w:val="es-NI"/>
                    </w:rPr>
                  </w:pPr>
                  <w:r>
                    <w:rPr>
                      <w:rFonts w:eastAsiaTheme="minorEastAsia"/>
                      <w:lang w:val="es-NI"/>
                    </w:rPr>
                    <w:t xml:space="preserve">Giá trị dòng tiền coupon của trái phiếu tại bước thứ </w:t>
                  </w:r>
                  <m:oMath>
                    <m:r>
                      <w:rPr>
                        <w:rFonts w:ascii="Cambria Math" w:eastAsiaTheme="minorEastAsia" w:hAnsi="Cambria Math"/>
                        <w:lang w:val="es-NI"/>
                      </w:rPr>
                      <m:t>i</m:t>
                    </m:r>
                  </m:oMath>
                  <w:r>
                    <w:rPr>
                      <w:rFonts w:eastAsiaTheme="minorEastAsia"/>
                      <w:lang w:val="es-NI"/>
                    </w:rPr>
                    <w:t xml:space="preserve"> </w:t>
                  </w:r>
                  <w:ins w:id="847" w:author="Quant Department - HO" w:date="2026-09-04T09:54:00Z" w16du:dateUtc="2026-09-04T02:54:00Z">
                    <w:r w:rsidR="00D2655B">
                      <w:rPr>
                        <w:rFonts w:eastAsiaTheme="minorEastAsia"/>
                        <w:lang w:val="es-NI"/>
                      </w:rPr>
                      <w:t xml:space="preserve">(nếu có) </w:t>
                    </w:r>
                  </w:ins>
                  <w:r>
                    <w:rPr>
                      <w:rFonts w:eastAsiaTheme="minorEastAsia"/>
                      <w:lang w:val="es-NI"/>
                    </w:rPr>
                    <w:t xml:space="preserve">tính theo </w:t>
                  </w:r>
                  <m:oMath>
                    <m:sSub>
                      <m:sSubPr>
                        <m:ctrlPr>
                          <w:rPr>
                            <w:rFonts w:ascii="Cambria Math" w:eastAsiaTheme="minorEastAsia" w:hAnsi="Cambria Math"/>
                            <w:i/>
                            <w:lang w:val="es-NI"/>
                          </w:rPr>
                        </m:ctrlPr>
                      </m:sSubPr>
                      <m:e>
                        <m:r>
                          <w:rPr>
                            <w:rFonts w:ascii="Cambria Math" w:eastAsiaTheme="minorEastAsia" w:hAnsi="Cambria Math"/>
                            <w:lang w:val="es-NI"/>
                          </w:rPr>
                          <m:t>y</m:t>
                        </m:r>
                      </m:e>
                      <m:sub>
                        <m:r>
                          <w:rPr>
                            <w:rFonts w:ascii="Cambria Math" w:eastAsiaTheme="minorEastAsia" w:hAnsi="Cambria Math"/>
                            <w:lang w:val="es-NI"/>
                          </w:rPr>
                          <m:t>k</m:t>
                        </m:r>
                      </m:sub>
                    </m:sSub>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r>
                      <w:rPr>
                        <w:rFonts w:ascii="Cambria Math" w:eastAsiaTheme="minorEastAsia" w:hAnsi="Cambria Math"/>
                        <w:lang w:val="es-NI"/>
                      </w:rPr>
                      <m:t>)</m:t>
                    </m:r>
                  </m:oMath>
                </w:p>
              </w:tc>
            </w:tr>
            <w:tr w:rsidR="00B37F22" w14:paraId="173D741B" w14:textId="77777777" w:rsidTr="00372FDF">
              <w:tc>
                <w:tcPr>
                  <w:tcW w:w="651" w:type="pct"/>
                  <w:vAlign w:val="top"/>
                  <w:tcPrChange w:id="848" w:author="Quant Department - HO" w:date="2026-08-28T15:21:00Z" w16du:dateUtc="2026-08-28T08:21:00Z">
                    <w:tcPr>
                      <w:tcW w:w="651" w:type="pct"/>
                    </w:tcPr>
                  </w:tcPrChange>
                </w:tcPr>
                <w:p w14:paraId="2468907F" w14:textId="6E53BE87" w:rsidR="00B37F22" w:rsidRDefault="005B731F">
                  <w:pPr>
                    <w:jc w:val="center"/>
                    <w:rPr>
                      <w:lang w:val="es-NI"/>
                    </w:rPr>
                    <w:pPrChange w:id="849" w:author="Quant Department - HO" w:date="2026-08-28T15:21:00Z" w16du:dateUtc="2026-08-28T08:21:00Z">
                      <w:pPr/>
                    </w:pPrChange>
                  </w:pPr>
                  <m:oMathPara>
                    <m:oMath>
                      <m:r>
                        <w:rPr>
                          <w:rFonts w:ascii="Cambria Math" w:hAnsi="Cambria Math"/>
                          <w:lang w:val="es-NI"/>
                        </w:rPr>
                        <m:t>con</m:t>
                      </m:r>
                      <m:sSup>
                        <m:sSupPr>
                          <m:ctrlPr>
                            <w:rPr>
                              <w:rFonts w:ascii="Cambria Math" w:hAnsi="Cambria Math"/>
                              <w:i/>
                              <w:lang w:val="es-NI"/>
                            </w:rPr>
                          </m:ctrlPr>
                        </m:sSupPr>
                        <m:e>
                          <m:r>
                            <w:rPr>
                              <w:rFonts w:ascii="Cambria Math" w:hAnsi="Cambria Math"/>
                              <w:lang w:val="es-NI"/>
                            </w:rPr>
                            <m:t>t</m:t>
                          </m:r>
                        </m:e>
                        <m:sup>
                          <m:r>
                            <w:rPr>
                              <w:rFonts w:ascii="Cambria Math" w:hAnsi="Cambria Math"/>
                              <w:lang w:val="es-NI"/>
                            </w:rPr>
                            <m:t>jk</m:t>
                          </m:r>
                        </m:sup>
                      </m:sSup>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oMath>
                  </m:oMathPara>
                </w:p>
              </w:tc>
              <w:tc>
                <w:tcPr>
                  <w:tcW w:w="4349" w:type="pct"/>
                  <w:tcPrChange w:id="850" w:author="Quant Department - HO" w:date="2026-08-28T15:21:00Z" w16du:dateUtc="2026-08-28T08:21:00Z">
                    <w:tcPr>
                      <w:tcW w:w="4349" w:type="pct"/>
                    </w:tcPr>
                  </w:tcPrChange>
                </w:tcPr>
                <w:p w14:paraId="5A7C1640" w14:textId="2C8E2E84" w:rsidR="00B37F22" w:rsidRDefault="00B37F22" w:rsidP="00B37F22">
                  <w:pPr>
                    <w:rPr>
                      <w:rFonts w:eastAsiaTheme="minorEastAsia"/>
                      <w:lang w:val="es-NI"/>
                    </w:rPr>
                  </w:pPr>
                  <w:r>
                    <w:rPr>
                      <w:lang w:val="es-NI"/>
                    </w:rPr>
                    <w:t xml:space="preserve">Giá trị trái phiếu tại nút </w:t>
                  </w:r>
                  <m:oMath>
                    <m:r>
                      <w:rPr>
                        <w:rFonts w:ascii="Cambria Math" w:hAnsi="Cambria Math"/>
                        <w:lang w:val="es-NI"/>
                      </w:rPr>
                      <m:t>(i, j, k)</m:t>
                    </m:r>
                  </m:oMath>
                  <w:r>
                    <w:rPr>
                      <w:rFonts w:eastAsiaTheme="minorEastAsia"/>
                      <w:lang w:val="es-NI"/>
                    </w:rPr>
                    <w:t xml:space="preserve"> trong trường hợp </w:t>
                  </w:r>
                  <w:r>
                    <w:rPr>
                      <w:lang w:val="es-NI"/>
                    </w:rPr>
                    <w:t xml:space="preserve">tiếp tục nắm giữ trái phiếu (không thực hiện quyền chọn call/put), được xác </w:t>
                  </w:r>
                  <w:r>
                    <w:rPr>
                      <w:rFonts w:eastAsiaTheme="minorEastAsia"/>
                      <w:lang w:val="es-NI"/>
                    </w:rPr>
                    <w:t>định bằng</w:t>
                  </w:r>
                  <w:r w:rsidR="004C6D44">
                    <w:rPr>
                      <w:rFonts w:eastAsiaTheme="minorEastAsia"/>
                      <w:lang w:val="es-NI"/>
                    </w:rPr>
                    <w:t xml:space="preserve"> giá trị </w:t>
                  </w:r>
                  <w:r>
                    <w:rPr>
                      <w:rFonts w:eastAsiaTheme="minorEastAsia"/>
                      <w:lang w:val="es-NI"/>
                    </w:rPr>
                    <w:t xml:space="preserve">kỳ vọng của tổ hợp các nhánh biến động của cả 2 nhân tố </w:t>
                  </w:r>
                  <m:oMath>
                    <m:r>
                      <w:rPr>
                        <w:rFonts w:ascii="Cambria Math" w:eastAsiaTheme="minorEastAsia" w:hAnsi="Cambria Math"/>
                        <w:lang w:val="es-NI"/>
                      </w:rPr>
                      <m:t>x(t)</m:t>
                    </m:r>
                  </m:oMath>
                  <w:r>
                    <w:rPr>
                      <w:rFonts w:eastAsiaTheme="minorEastAsia"/>
                      <w:lang w:val="es-NI"/>
                    </w:rPr>
                    <w:t xml:space="preserve"> và </w:t>
                  </w:r>
                  <m:oMath>
                    <m:r>
                      <w:rPr>
                        <w:rFonts w:ascii="Cambria Math" w:eastAsiaTheme="minorEastAsia" w:hAnsi="Cambria Math"/>
                        <w:lang w:val="es-NI"/>
                      </w:rPr>
                      <m:t>y(t)</m:t>
                    </m:r>
                  </m:oMath>
                  <w:r>
                    <w:rPr>
                      <w:rFonts w:eastAsiaTheme="minorEastAsia"/>
                      <w:lang w:val="es-NI"/>
                    </w:rPr>
                    <w:t xml:space="preserve"> như sau:</w:t>
                  </w:r>
                </w:p>
                <w:p w14:paraId="656E8557" w14:textId="4329955B" w:rsidR="00B37F22" w:rsidRPr="00593A94" w:rsidRDefault="005B731F" w:rsidP="00B37F22">
                  <w:pPr>
                    <w:rPr>
                      <w:rFonts w:eastAsiaTheme="minorEastAsia"/>
                      <w:lang w:val="es-NI"/>
                    </w:rPr>
                  </w:pPr>
                  <m:oMathPara>
                    <m:oMath>
                      <m:r>
                        <w:rPr>
                          <w:rFonts w:ascii="Cambria Math" w:hAnsi="Cambria Math"/>
                          <w:lang w:val="es-NI"/>
                        </w:rPr>
                        <m:t>con</m:t>
                      </m:r>
                      <m:sSup>
                        <m:sSupPr>
                          <m:ctrlPr>
                            <w:rPr>
                              <w:rFonts w:ascii="Cambria Math" w:hAnsi="Cambria Math"/>
                              <w:i/>
                              <w:lang w:val="es-NI"/>
                            </w:rPr>
                          </m:ctrlPr>
                        </m:sSupPr>
                        <m:e>
                          <m:r>
                            <w:rPr>
                              <w:rFonts w:ascii="Cambria Math" w:hAnsi="Cambria Math"/>
                              <w:lang w:val="es-NI"/>
                            </w:rPr>
                            <m:t>t</m:t>
                          </m:r>
                        </m:e>
                        <m:sup>
                          <m:r>
                            <w:rPr>
                              <w:rFonts w:ascii="Cambria Math" w:hAnsi="Cambria Math"/>
                              <w:lang w:val="es-NI"/>
                            </w:rPr>
                            <m:t>jk</m:t>
                          </m:r>
                        </m:sup>
                      </m:sSup>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m:t>
                              </m:r>
                            </m:sub>
                          </m:sSub>
                        </m:e>
                      </m:d>
                      <m:r>
                        <w:rPr>
                          <w:rFonts w:ascii="Cambria Math" w:hAnsi="Cambria Math"/>
                          <w:lang w:val="es-NI"/>
                        </w:rPr>
                        <m:t>=</m:t>
                      </m:r>
                      <m:r>
                        <w:rPr>
                          <w:rFonts w:ascii="Cambria Math" w:eastAsiaTheme="minorEastAsia" w:hAnsi="Cambria Math"/>
                          <w:lang w:val="es-NI"/>
                        </w:rPr>
                        <m:t>D</m:t>
                      </m:r>
                      <m:d>
                        <m:dPr>
                          <m:ctrlPr>
                            <w:rPr>
                              <w:rFonts w:ascii="Cambria Math" w:eastAsiaTheme="minorEastAsia"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x</m:t>
                              </m:r>
                            </m:e>
                            <m:sub>
                              <m:r>
                                <w:rPr>
                                  <w:rFonts w:ascii="Cambria Math" w:eastAsiaTheme="minorEastAsia" w:hAnsi="Cambria Math"/>
                                  <w:lang w:val="es-NI"/>
                                </w:rPr>
                                <m:t>j</m:t>
                              </m:r>
                            </m:sub>
                          </m:sSub>
                          <m:d>
                            <m:dPr>
                              <m:ctrlPr>
                                <w:rPr>
                                  <w:rFonts w:ascii="Cambria Math" w:eastAsiaTheme="minorEastAsia"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e>
                          </m:d>
                        </m:e>
                      </m:d>
                      <m:nary>
                        <m:naryPr>
                          <m:chr m:val="∑"/>
                          <m:limLoc m:val="undOvr"/>
                          <m:ctrlPr>
                            <w:rPr>
                              <w:rFonts w:ascii="Cambria Math" w:hAnsi="Cambria Math"/>
                              <w:i/>
                              <w:lang w:val="es-NI"/>
                            </w:rPr>
                          </m:ctrlPr>
                        </m:naryPr>
                        <m:sub>
                          <m:r>
                            <w:rPr>
                              <w:rFonts w:ascii="Cambria Math" w:hAnsi="Cambria Math"/>
                              <w:lang w:val="es-NI"/>
                            </w:rPr>
                            <m:t>a=1</m:t>
                          </m:r>
                        </m:sub>
                        <m:sup>
                          <m:r>
                            <w:rPr>
                              <w:rFonts w:ascii="Cambria Math" w:hAnsi="Cambria Math"/>
                              <w:lang w:val="es-NI"/>
                            </w:rPr>
                            <m:t>3</m:t>
                          </m:r>
                        </m:sup>
                        <m:e>
                          <m:nary>
                            <m:naryPr>
                              <m:chr m:val="∑"/>
                              <m:limLoc m:val="undOvr"/>
                              <m:ctrlPr>
                                <w:rPr>
                                  <w:rFonts w:ascii="Cambria Math" w:hAnsi="Cambria Math"/>
                                  <w:i/>
                                  <w:lang w:val="es-NI"/>
                                </w:rPr>
                              </m:ctrlPr>
                            </m:naryPr>
                            <m:sub>
                              <m:r>
                                <w:rPr>
                                  <w:rFonts w:ascii="Cambria Math" w:hAnsi="Cambria Math"/>
                                  <w:lang w:val="es-NI"/>
                                </w:rPr>
                                <m:t>b=1</m:t>
                              </m:r>
                            </m:sub>
                            <m:sup>
                              <m:r>
                                <w:rPr>
                                  <w:rFonts w:ascii="Cambria Math" w:hAnsi="Cambria Math"/>
                                  <w:lang w:val="es-NI"/>
                                </w:rPr>
                                <m:t>3</m:t>
                              </m:r>
                            </m:sup>
                            <m:e>
                              <m:sSubSup>
                                <m:sSubSupPr>
                                  <m:ctrlPr>
                                    <w:rPr>
                                      <w:rFonts w:ascii="Cambria Math" w:hAnsi="Cambria Math"/>
                                      <w:i/>
                                      <w:lang w:val="es-NI"/>
                                    </w:rPr>
                                  </m:ctrlPr>
                                </m:sSubSupPr>
                                <m:e>
                                  <m:r>
                                    <w:rPr>
                                      <w:rFonts w:ascii="Cambria Math" w:hAnsi="Cambria Math"/>
                                      <w:lang w:val="es-NI"/>
                                    </w:rPr>
                                    <m:t>p</m:t>
                                  </m:r>
                                </m:e>
                                <m:sub>
                                  <m:r>
                                    <w:rPr>
                                      <w:rFonts w:ascii="Cambria Math" w:hAnsi="Cambria Math"/>
                                      <w:lang w:val="es-NI"/>
                                    </w:rPr>
                                    <m:t>ab</m:t>
                                  </m:r>
                                </m:sub>
                                <m:sup>
                                  <m:r>
                                    <w:rPr>
                                      <w:rFonts w:ascii="Cambria Math" w:hAnsi="Cambria Math"/>
                                      <w:lang w:val="es-NI"/>
                                    </w:rPr>
                                    <m:t>jk</m:t>
                                  </m:r>
                                </m:sup>
                              </m:sSubSup>
                              <m:r>
                                <w:rPr>
                                  <w:rFonts w:ascii="Cambria Math" w:hAnsi="Cambria Math"/>
                                  <w:lang w:val="es-NI"/>
                                </w:rPr>
                                <m:t>∙</m:t>
                              </m:r>
                              <m:sSubSup>
                                <m:sSubSupPr>
                                  <m:ctrlPr>
                                    <w:rPr>
                                      <w:rFonts w:ascii="Cambria Math" w:hAnsi="Cambria Math"/>
                                      <w:i/>
                                      <w:lang w:val="es-NI"/>
                                    </w:rPr>
                                  </m:ctrlPr>
                                </m:sSubSupPr>
                                <m:e>
                                  <m:r>
                                    <w:rPr>
                                      <w:rFonts w:ascii="Cambria Math" w:hAnsi="Cambria Math"/>
                                      <w:lang w:val="es-NI"/>
                                    </w:rPr>
                                    <m:t>V</m:t>
                                  </m:r>
                                </m:e>
                                <m:sub>
                                  <m:r>
                                    <w:rPr>
                                      <w:rFonts w:ascii="Cambria Math" w:hAnsi="Cambria Math"/>
                                      <w:lang w:val="es-NI"/>
                                    </w:rPr>
                                    <m:t>ab</m:t>
                                  </m:r>
                                </m:sub>
                                <m:sup>
                                  <m:r>
                                    <w:rPr>
                                      <w:rFonts w:ascii="Cambria Math" w:hAnsi="Cambria Math"/>
                                      <w:lang w:val="es-NI"/>
                                    </w:rPr>
                                    <m:t>jk</m:t>
                                  </m:r>
                                </m:sup>
                              </m:sSubSup>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i+1</m:t>
                                      </m:r>
                                    </m:sub>
                                  </m:sSub>
                                </m:e>
                              </m:d>
                            </m:e>
                          </m:nary>
                        </m:e>
                      </m:nary>
                    </m:oMath>
                  </m:oMathPara>
                </w:p>
                <w:p w14:paraId="5BFE509E" w14:textId="77777777" w:rsidR="00B37F22" w:rsidRDefault="00B37F22" w:rsidP="00B37F22">
                  <w:pPr>
                    <w:rPr>
                      <w:rFonts w:eastAsiaTheme="minorEastAsia"/>
                      <w:lang w:val="es-NI"/>
                    </w:rPr>
                  </w:pPr>
                  <w:r>
                    <w:rPr>
                      <w:rFonts w:eastAsiaTheme="minorEastAsia"/>
                      <w:lang w:val="es-NI"/>
                    </w:rPr>
                    <w:t>Trong đó:</w:t>
                  </w:r>
                </w:p>
                <w:tbl>
                  <w:tblPr>
                    <w:tblStyle w:val="TLXDMHTable0"/>
                    <w:tblW w:w="5000" w:type="pct"/>
                    <w:tblLayout w:type="fixed"/>
                    <w:tblLook w:val="04A0" w:firstRow="1" w:lastRow="0" w:firstColumn="1" w:lastColumn="0" w:noHBand="0" w:noVBand="1"/>
                    <w:tblPrChange w:id="851" w:author="Quant Department - HO" w:date="2026-08-28T15:18:00Z" w16du:dateUtc="2026-08-28T08:18:00Z">
                      <w:tblPr>
                        <w:tblStyle w:val="TLXDMHTable0"/>
                        <w:tblW w:w="5000" w:type="pct"/>
                        <w:tblLook w:val="04A0" w:firstRow="1" w:lastRow="0" w:firstColumn="1" w:lastColumn="0" w:noHBand="0" w:noVBand="1"/>
                      </w:tblPr>
                    </w:tblPrChange>
                  </w:tblPr>
                  <w:tblGrid>
                    <w:gridCol w:w="912"/>
                    <w:gridCol w:w="6828"/>
                    <w:tblGridChange w:id="852">
                      <w:tblGrid>
                        <w:gridCol w:w="912"/>
                        <w:gridCol w:w="191"/>
                        <w:gridCol w:w="6637"/>
                      </w:tblGrid>
                    </w:tblGridChange>
                  </w:tblGrid>
                  <w:tr w:rsidR="00B37F22" w14:paraId="25291E12" w14:textId="77777777" w:rsidTr="0008007D">
                    <w:tc>
                      <w:tcPr>
                        <w:tcW w:w="589" w:type="pct"/>
                        <w:tcPrChange w:id="853" w:author="Quant Department - HO" w:date="2026-08-28T15:18:00Z" w16du:dateUtc="2026-08-28T08:18:00Z">
                          <w:tcPr>
                            <w:tcW w:w="589" w:type="pct"/>
                            <w:gridSpan w:val="2"/>
                          </w:tcPr>
                        </w:tcPrChange>
                      </w:tcPr>
                      <w:p w14:paraId="46679A76" w14:textId="77777777" w:rsidR="00B37F22" w:rsidRDefault="00000000" w:rsidP="00B37F22">
                        <w:pPr>
                          <w:rPr>
                            <w:lang w:val="es-NI"/>
                          </w:rPr>
                        </w:pPr>
                        <m:oMathPara>
                          <m:oMath>
                            <m:sSubSup>
                              <m:sSubSupPr>
                                <m:ctrlPr>
                                  <w:rPr>
                                    <w:rFonts w:ascii="Cambria Math" w:eastAsiaTheme="minorEastAsia" w:hAnsi="Cambria Math"/>
                                    <w:i/>
                                    <w:lang w:val="es-NI"/>
                                  </w:rPr>
                                </m:ctrlPr>
                              </m:sSubSupPr>
                              <m:e>
                                <m:r>
                                  <w:rPr>
                                    <w:rFonts w:ascii="Cambria Math" w:eastAsiaTheme="minorEastAsia" w:hAnsi="Cambria Math"/>
                                    <w:lang w:val="es-NI"/>
                                  </w:rPr>
                                  <m:t>p</m:t>
                                </m:r>
                              </m:e>
                              <m:sub>
                                <m:r>
                                  <w:rPr>
                                    <w:rFonts w:ascii="Cambria Math" w:eastAsiaTheme="minorEastAsia" w:hAnsi="Cambria Math"/>
                                    <w:lang w:val="es-NI"/>
                                  </w:rPr>
                                  <m:t>ab</m:t>
                                </m:r>
                              </m:sub>
                              <m:sup>
                                <m:r>
                                  <w:rPr>
                                    <w:rFonts w:ascii="Cambria Math" w:eastAsiaTheme="minorEastAsia" w:hAnsi="Cambria Math"/>
                                    <w:lang w:val="es-NI"/>
                                  </w:rPr>
                                  <m:t>jk</m:t>
                                </m:r>
                              </m:sup>
                            </m:sSubSup>
                          </m:oMath>
                        </m:oMathPara>
                      </w:p>
                    </w:tc>
                    <w:tc>
                      <w:tcPr>
                        <w:tcW w:w="4411" w:type="pct"/>
                        <w:tcPrChange w:id="854" w:author="Quant Department - HO" w:date="2026-08-28T15:18:00Z" w16du:dateUtc="2026-08-28T08:18:00Z">
                          <w:tcPr>
                            <w:tcW w:w="4411" w:type="pct"/>
                          </w:tcPr>
                        </w:tcPrChange>
                      </w:tcPr>
                      <w:p w14:paraId="0F9D6B46" w14:textId="77777777" w:rsidR="00B37F22" w:rsidRDefault="00B37F22" w:rsidP="00B37F22">
                        <w:pPr>
                          <w:rPr>
                            <w:lang w:val="es-NI"/>
                          </w:rPr>
                        </w:pPr>
                        <w:r>
                          <w:rPr>
                            <w:rFonts w:eastAsiaTheme="minorEastAsia"/>
                            <w:lang w:val="es-NI"/>
                          </w:rPr>
                          <w:t xml:space="preserve">Xác suất biến động của </w:t>
                        </w:r>
                        <m:oMath>
                          <m:sSub>
                            <m:sSubPr>
                              <m:ctrlPr>
                                <w:rPr>
                                  <w:rFonts w:ascii="Cambria Math" w:eastAsiaTheme="minorEastAsia" w:hAnsi="Cambria Math"/>
                                  <w:i/>
                                  <w:lang w:val="es-NI"/>
                                </w:rPr>
                              </m:ctrlPr>
                            </m:sSubPr>
                            <m:e>
                              <m:r>
                                <w:rPr>
                                  <w:rFonts w:ascii="Cambria Math" w:eastAsiaTheme="minorEastAsia" w:hAnsi="Cambria Math"/>
                                  <w:lang w:val="es-NI"/>
                                </w:rPr>
                                <m:t>x</m:t>
                              </m:r>
                            </m:e>
                            <m:sub>
                              <m:r>
                                <w:rPr>
                                  <w:rFonts w:ascii="Cambria Math" w:eastAsiaTheme="minorEastAsia" w:hAnsi="Cambria Math"/>
                                  <w:lang w:val="es-NI"/>
                                </w:rPr>
                                <m:t>j</m:t>
                              </m:r>
                            </m:sub>
                          </m:sSub>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r>
                            <w:rPr>
                              <w:rFonts w:ascii="Cambria Math" w:eastAsiaTheme="minorEastAsia" w:hAnsi="Cambria Math"/>
                              <w:lang w:val="es-NI"/>
                            </w:rPr>
                            <m:t>)</m:t>
                          </m:r>
                        </m:oMath>
                        <w:r>
                          <w:rPr>
                            <w:rFonts w:eastAsiaTheme="minorEastAsia"/>
                            <w:lang w:val="es-NI"/>
                          </w:rPr>
                          <w:t xml:space="preserve"> và </w:t>
                        </w:r>
                        <m:oMath>
                          <m:sSub>
                            <m:sSubPr>
                              <m:ctrlPr>
                                <w:rPr>
                                  <w:rFonts w:ascii="Cambria Math" w:eastAsiaTheme="minorEastAsia" w:hAnsi="Cambria Math"/>
                                  <w:i/>
                                  <w:lang w:val="es-NI"/>
                                </w:rPr>
                              </m:ctrlPr>
                            </m:sSubPr>
                            <m:e>
                              <m:r>
                                <w:rPr>
                                  <w:rFonts w:ascii="Cambria Math" w:eastAsiaTheme="minorEastAsia" w:hAnsi="Cambria Math"/>
                                  <w:lang w:val="es-NI"/>
                                </w:rPr>
                                <m:t>y</m:t>
                              </m:r>
                            </m:e>
                            <m:sub>
                              <m:r>
                                <w:rPr>
                                  <w:rFonts w:ascii="Cambria Math" w:eastAsiaTheme="minorEastAsia" w:hAnsi="Cambria Math"/>
                                  <w:lang w:val="es-NI"/>
                                </w:rPr>
                                <m:t>k</m:t>
                              </m:r>
                            </m:sub>
                          </m:sSub>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r>
                            <w:rPr>
                              <w:rFonts w:ascii="Cambria Math" w:eastAsiaTheme="minorEastAsia" w:hAnsi="Cambria Math"/>
                              <w:lang w:val="es-NI"/>
                            </w:rPr>
                            <m:t>)</m:t>
                          </m:r>
                        </m:oMath>
                        <w:r>
                          <w:rPr>
                            <w:rFonts w:eastAsiaTheme="minorEastAsia"/>
                            <w:lang w:val="es-NI"/>
                          </w:rPr>
                          <w:t xml:space="preserve"> với </w:t>
                        </w:r>
                        <m:oMath>
                          <m:r>
                            <w:rPr>
                              <w:rFonts w:ascii="Cambria Math" w:eastAsiaTheme="minorEastAsia" w:hAnsi="Cambria Math"/>
                              <w:lang w:val="es-NI"/>
                            </w:rPr>
                            <m:t>a, b</m:t>
                          </m:r>
                        </m:oMath>
                        <w:r>
                          <w:rPr>
                            <w:rFonts w:eastAsiaTheme="minorEastAsia"/>
                            <w:lang w:val="es-NI"/>
                          </w:rPr>
                          <w:t xml:space="preserve"> lần lượt là chiều biến động của </w:t>
                        </w:r>
                        <m:oMath>
                          <m:r>
                            <w:rPr>
                              <w:rFonts w:ascii="Cambria Math" w:eastAsiaTheme="minorEastAsia" w:hAnsi="Cambria Math"/>
                              <w:lang w:val="es-NI"/>
                            </w:rPr>
                            <m:t>x, y</m:t>
                          </m:r>
                        </m:oMath>
                      </w:p>
                    </w:tc>
                  </w:tr>
                  <w:tr w:rsidR="00B37F22" w14:paraId="0FF70175" w14:textId="77777777" w:rsidTr="0008007D">
                    <w:tc>
                      <w:tcPr>
                        <w:tcW w:w="589" w:type="pct"/>
                        <w:tcPrChange w:id="855" w:author="Quant Department - HO" w:date="2026-08-28T15:18:00Z" w16du:dateUtc="2026-08-28T08:18:00Z">
                          <w:tcPr>
                            <w:tcW w:w="589" w:type="pct"/>
                            <w:gridSpan w:val="2"/>
                          </w:tcPr>
                        </w:tcPrChange>
                      </w:tcPr>
                      <w:p w14:paraId="35735083" w14:textId="77777777" w:rsidR="00B37F22" w:rsidRDefault="00000000" w:rsidP="00B37F22">
                        <w:pPr>
                          <w:rPr>
                            <w:lang w:val="es-NI"/>
                          </w:rPr>
                        </w:pPr>
                        <m:oMathPara>
                          <m:oMath>
                            <m:sSubSup>
                              <m:sSubSupPr>
                                <m:ctrlPr>
                                  <w:rPr>
                                    <w:rFonts w:ascii="Cambria Math" w:hAnsi="Cambria Math"/>
                                    <w:i/>
                                    <w:lang w:val="es-NI"/>
                                  </w:rPr>
                                </m:ctrlPr>
                              </m:sSubSupPr>
                              <m:e>
                                <m:r>
                                  <w:rPr>
                                    <w:rFonts w:ascii="Cambria Math" w:hAnsi="Cambria Math"/>
                                    <w:lang w:val="es-NI"/>
                                  </w:rPr>
                                  <m:t>V</m:t>
                                </m:r>
                              </m:e>
                              <m:sub>
                                <m:r>
                                  <w:rPr>
                                    <w:rFonts w:ascii="Cambria Math" w:hAnsi="Cambria Math"/>
                                    <w:lang w:val="es-NI"/>
                                  </w:rPr>
                                  <m:t>ab</m:t>
                                </m:r>
                              </m:sub>
                              <m:sup>
                                <m:r>
                                  <w:rPr>
                                    <w:rFonts w:ascii="Cambria Math" w:hAnsi="Cambria Math"/>
                                    <w:lang w:val="es-NI"/>
                                  </w:rPr>
                                  <m:t>jk</m:t>
                                </m:r>
                              </m:sup>
                            </m:sSubSup>
                            <m:d>
                              <m:dPr>
                                <m:ctrlPr>
                                  <w:rPr>
                                    <w:rFonts w:ascii="Cambria Math" w:hAnsi="Cambria Math"/>
                                    <w:i/>
                                    <w:lang w:val="es-NI"/>
                                  </w:rPr>
                                </m:ctrlPr>
                              </m:dPr>
                              <m:e>
                                <m:sSub>
                                  <m:sSubPr>
                                    <m:ctrlPr>
                                      <w:rPr>
                                        <w:rFonts w:ascii="Cambria Math" w:hAnsi="Cambria Math"/>
                                        <w:i/>
                                        <w:lang w:val="es-NI"/>
                                      </w:rPr>
                                    </m:ctrlPr>
                                  </m:sSubPr>
                                  <m:e>
                                    <m:r>
                                      <w:rPr>
                                        <w:rFonts w:ascii="Cambria Math" w:hAnsi="Cambria Math"/>
                                        <w:lang w:val="es-NI"/>
                                      </w:rPr>
                                      <m:t>t</m:t>
                                    </m:r>
                                  </m:e>
                                  <m:sub>
                                    <m:r>
                                      <w:rPr>
                                        <w:rFonts w:ascii="Cambria Math" w:hAnsi="Cambria Math"/>
                                        <w:lang w:val="es-NI"/>
                                      </w:rPr>
                                      <m:t>i+1</m:t>
                                    </m:r>
                                  </m:sub>
                                </m:sSub>
                              </m:e>
                            </m:d>
                          </m:oMath>
                        </m:oMathPara>
                      </w:p>
                    </w:tc>
                    <w:tc>
                      <w:tcPr>
                        <w:tcW w:w="4411" w:type="pct"/>
                        <w:tcPrChange w:id="856" w:author="Quant Department - HO" w:date="2026-08-28T15:18:00Z" w16du:dateUtc="2026-08-28T08:18:00Z">
                          <w:tcPr>
                            <w:tcW w:w="4411" w:type="pct"/>
                          </w:tcPr>
                        </w:tcPrChange>
                      </w:tcPr>
                      <w:p w14:paraId="23E47F5E" w14:textId="77777777" w:rsidR="00B37F22" w:rsidRDefault="00B37F22" w:rsidP="00B37F22">
                        <w:pPr>
                          <w:rPr>
                            <w:lang w:val="es-NI"/>
                          </w:rPr>
                        </w:pPr>
                        <w:r>
                          <w:rPr>
                            <w:rFonts w:eastAsiaTheme="minorEastAsia"/>
                            <w:lang w:val="es-NI"/>
                          </w:rPr>
                          <w:t xml:space="preserve">Giá trị trái phiếu tại các nút của bước </w:t>
                        </w:r>
                        <m:oMath>
                          <m:r>
                            <w:rPr>
                              <w:rFonts w:ascii="Cambria Math" w:eastAsiaTheme="minorEastAsia" w:hAnsi="Cambria Math"/>
                              <w:lang w:val="es-NI"/>
                            </w:rPr>
                            <m:t>i+1</m:t>
                          </m:r>
                        </m:oMath>
                        <w:r>
                          <w:rPr>
                            <w:rFonts w:eastAsiaTheme="minorEastAsia"/>
                            <w:lang w:val="es-NI"/>
                          </w:rPr>
                          <w:t xml:space="preserve"> được sinh ra từ nút </w:t>
                        </w:r>
                        <m:oMath>
                          <m:r>
                            <w:rPr>
                              <w:rFonts w:ascii="Cambria Math" w:eastAsiaTheme="minorEastAsia" w:hAnsi="Cambria Math"/>
                              <w:lang w:val="es-NI"/>
                            </w:rPr>
                            <m:t>(i, j,k)</m:t>
                          </m:r>
                        </m:oMath>
                        <w:r>
                          <w:rPr>
                            <w:rFonts w:eastAsiaTheme="minorEastAsia"/>
                            <w:lang w:val="es-NI"/>
                          </w:rPr>
                          <w:t xml:space="preserve"> bởi chuyển động theo chiều </w:t>
                        </w:r>
                        <m:oMath>
                          <m:r>
                            <w:rPr>
                              <w:rFonts w:ascii="Cambria Math" w:eastAsiaTheme="minorEastAsia" w:hAnsi="Cambria Math"/>
                              <w:lang w:val="es-NI"/>
                            </w:rPr>
                            <m:t>a</m:t>
                          </m:r>
                        </m:oMath>
                        <w:r>
                          <w:rPr>
                            <w:rFonts w:eastAsiaTheme="minorEastAsia"/>
                            <w:lang w:val="es-NI"/>
                          </w:rPr>
                          <w:t xml:space="preserve"> của </w:t>
                        </w:r>
                        <m:oMath>
                          <m:sSub>
                            <m:sSubPr>
                              <m:ctrlPr>
                                <w:rPr>
                                  <w:rFonts w:ascii="Cambria Math" w:eastAsiaTheme="minorEastAsia" w:hAnsi="Cambria Math"/>
                                  <w:i/>
                                  <w:lang w:val="es-NI"/>
                                </w:rPr>
                              </m:ctrlPr>
                            </m:sSubPr>
                            <m:e>
                              <m:r>
                                <w:rPr>
                                  <w:rFonts w:ascii="Cambria Math" w:eastAsiaTheme="minorEastAsia" w:hAnsi="Cambria Math"/>
                                  <w:lang w:val="es-NI"/>
                                </w:rPr>
                                <m:t>x</m:t>
                              </m:r>
                            </m:e>
                            <m:sub>
                              <m:r>
                                <w:rPr>
                                  <w:rFonts w:ascii="Cambria Math" w:eastAsiaTheme="minorEastAsia" w:hAnsi="Cambria Math"/>
                                  <w:lang w:val="es-NI"/>
                                </w:rPr>
                                <m:t>j</m:t>
                              </m:r>
                            </m:sub>
                          </m:sSub>
                          <m:d>
                            <m:dPr>
                              <m:ctrlPr>
                                <w:rPr>
                                  <w:rFonts w:ascii="Cambria Math" w:eastAsiaTheme="minorEastAsia" w:hAnsi="Cambria Math"/>
                                  <w:i/>
                                  <w:lang w:val="es-NI"/>
                                </w:rPr>
                              </m:ctrlPr>
                            </m:dPr>
                            <m:e>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e>
                          </m:d>
                        </m:oMath>
                        <w:r>
                          <w:rPr>
                            <w:rFonts w:eastAsiaTheme="minorEastAsia"/>
                            <w:lang w:val="es-NI"/>
                          </w:rPr>
                          <w:t xml:space="preserve"> và chuyển động theo chiều </w:t>
                        </w:r>
                        <m:oMath>
                          <m:r>
                            <w:rPr>
                              <w:rFonts w:ascii="Cambria Math" w:eastAsiaTheme="minorEastAsia" w:hAnsi="Cambria Math"/>
                              <w:lang w:val="es-NI"/>
                            </w:rPr>
                            <m:t>b</m:t>
                          </m:r>
                        </m:oMath>
                        <w:r>
                          <w:rPr>
                            <w:rFonts w:eastAsiaTheme="minorEastAsia"/>
                            <w:lang w:val="es-NI"/>
                          </w:rPr>
                          <w:t xml:space="preserve"> của </w:t>
                        </w:r>
                        <m:oMath>
                          <m:sSub>
                            <m:sSubPr>
                              <m:ctrlPr>
                                <w:rPr>
                                  <w:rFonts w:ascii="Cambria Math" w:eastAsiaTheme="minorEastAsia" w:hAnsi="Cambria Math"/>
                                  <w:i/>
                                  <w:lang w:val="es-NI"/>
                                </w:rPr>
                              </m:ctrlPr>
                            </m:sSubPr>
                            <m:e>
                              <m:r>
                                <w:rPr>
                                  <w:rFonts w:ascii="Cambria Math" w:eastAsiaTheme="minorEastAsia" w:hAnsi="Cambria Math"/>
                                  <w:lang w:val="es-NI"/>
                                </w:rPr>
                                <m:t>y</m:t>
                              </m:r>
                            </m:e>
                            <m:sub>
                              <m:r>
                                <w:rPr>
                                  <w:rFonts w:ascii="Cambria Math" w:eastAsiaTheme="minorEastAsia" w:hAnsi="Cambria Math"/>
                                  <w:lang w:val="es-NI"/>
                                </w:rPr>
                                <m:t>k</m:t>
                              </m:r>
                            </m:sub>
                          </m:sSub>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t</m:t>
                              </m:r>
                            </m:e>
                            <m:sub>
                              <m:r>
                                <w:rPr>
                                  <w:rFonts w:ascii="Cambria Math" w:eastAsiaTheme="minorEastAsia" w:hAnsi="Cambria Math"/>
                                  <w:lang w:val="es-NI"/>
                                </w:rPr>
                                <m:t>i</m:t>
                              </m:r>
                            </m:sub>
                          </m:sSub>
                          <m:r>
                            <w:rPr>
                              <w:rFonts w:ascii="Cambria Math" w:eastAsiaTheme="minorEastAsia" w:hAnsi="Cambria Math"/>
                              <w:lang w:val="es-NI"/>
                            </w:rPr>
                            <m:t>)</m:t>
                          </m:r>
                        </m:oMath>
                      </w:p>
                    </w:tc>
                  </w:tr>
                </w:tbl>
                <w:p w14:paraId="11FFA3D9" w14:textId="77777777" w:rsidR="00B37F22" w:rsidRDefault="00B37F22" w:rsidP="00B37F22">
                  <w:pPr>
                    <w:rPr>
                      <w:lang w:val="es-NI"/>
                    </w:rPr>
                  </w:pPr>
                </w:p>
              </w:tc>
            </w:tr>
            <w:tr w:rsidR="00B37F22" w14:paraId="0E872D20" w14:textId="77777777" w:rsidTr="00372FDF">
              <w:tc>
                <w:tcPr>
                  <w:tcW w:w="651" w:type="pct"/>
                  <w:vAlign w:val="top"/>
                  <w:tcPrChange w:id="857" w:author="Quant Department - HO" w:date="2026-08-28T15:21:00Z" w16du:dateUtc="2026-08-28T08:21:00Z">
                    <w:tcPr>
                      <w:tcW w:w="651" w:type="pct"/>
                    </w:tcPr>
                  </w:tcPrChange>
                </w:tcPr>
                <w:p w14:paraId="2B9BF319" w14:textId="77777777" w:rsidR="00B37F22" w:rsidRDefault="00000000">
                  <w:pPr>
                    <w:jc w:val="center"/>
                    <w:rPr>
                      <w:lang w:val="es-NI"/>
                    </w:rPr>
                    <w:pPrChange w:id="858" w:author="Quant Department - HO" w:date="2026-08-28T15:21:00Z" w16du:dateUtc="2026-08-28T08:21:00Z">
                      <w:pPr/>
                    </w:pPrChange>
                  </w:pPr>
                  <m:oMathPara>
                    <m:oMath>
                      <m:sSub>
                        <m:sSubPr>
                          <m:ctrlPr>
                            <w:rPr>
                              <w:rFonts w:ascii="Cambria Math" w:hAnsi="Cambria Math"/>
                              <w:i/>
                              <w:lang w:val="es-NI"/>
                            </w:rPr>
                          </m:ctrlPr>
                        </m:sSubPr>
                        <m:e>
                          <m:r>
                            <w:rPr>
                              <w:rFonts w:ascii="Cambria Math" w:hAnsi="Cambria Math"/>
                              <w:lang w:val="es-NI"/>
                            </w:rPr>
                            <m:t>K</m:t>
                          </m:r>
                        </m:e>
                        <m:sub>
                          <m:r>
                            <w:rPr>
                              <w:rFonts w:ascii="Cambria Math" w:hAnsi="Cambria Math"/>
                              <w:lang w:val="es-NI"/>
                            </w:rPr>
                            <m:t>call</m:t>
                          </m:r>
                        </m:sub>
                      </m:sSub>
                    </m:oMath>
                  </m:oMathPara>
                </w:p>
              </w:tc>
              <w:tc>
                <w:tcPr>
                  <w:tcW w:w="4349" w:type="pct"/>
                  <w:tcPrChange w:id="859" w:author="Quant Department - HO" w:date="2026-08-28T15:21:00Z" w16du:dateUtc="2026-08-28T08:21:00Z">
                    <w:tcPr>
                      <w:tcW w:w="4349" w:type="pct"/>
                    </w:tcPr>
                  </w:tcPrChange>
                </w:tcPr>
                <w:p w14:paraId="7DE0E7E5" w14:textId="412C4A33" w:rsidR="003A24F6" w:rsidRDefault="00000000" w:rsidP="00B37F22">
                  <w:pPr>
                    <w:rPr>
                      <w:ins w:id="860" w:author="Quant Department - HO" w:date="2026-09-04T09:58:00Z" w16du:dateUtc="2026-09-04T02:58:00Z"/>
                      <w:rFonts w:eastAsiaTheme="minorEastAsia"/>
                      <w:lang w:val="es-NI"/>
                    </w:rPr>
                  </w:pPr>
                  <m:oMath>
                    <m:sSub>
                      <m:sSubPr>
                        <m:ctrlPr>
                          <w:ins w:id="861" w:author="Quant Department - HO" w:date="2026-09-04T09:59:00Z" w16du:dateUtc="2026-09-04T02:59:00Z">
                            <w:rPr>
                              <w:rFonts w:ascii="Cambria Math" w:hAnsi="Cambria Math"/>
                              <w:i/>
                              <w:lang w:val="es-NI"/>
                            </w:rPr>
                          </w:ins>
                        </m:ctrlPr>
                      </m:sSubPr>
                      <m:e>
                        <m:r>
                          <w:ins w:id="862" w:author="Quant Department - HO" w:date="2026-09-04T09:59:00Z" w16du:dateUtc="2026-09-04T02:59:00Z">
                            <w:rPr>
                              <w:rFonts w:ascii="Cambria Math" w:hAnsi="Cambria Math"/>
                              <w:lang w:val="es-NI"/>
                            </w:rPr>
                            <m:t>K</m:t>
                          </w:ins>
                        </m:r>
                      </m:e>
                      <m:sub>
                        <m:r>
                          <w:ins w:id="863" w:author="Quant Department - HO" w:date="2026-09-04T09:59:00Z" w16du:dateUtc="2026-09-04T02:59:00Z">
                            <w:rPr>
                              <w:rFonts w:ascii="Cambria Math" w:hAnsi="Cambria Math"/>
                              <w:lang w:val="es-NI"/>
                            </w:rPr>
                            <m:t>call</m:t>
                          </w:ins>
                        </m:r>
                      </m:sub>
                    </m:sSub>
                  </m:oMath>
                  <w:ins w:id="864" w:author="Quant Department - HO" w:date="2026-09-04T09:59:00Z" w16du:dateUtc="2026-09-04T02:59:00Z">
                    <w:r w:rsidR="00C00E6D">
                      <w:rPr>
                        <w:rFonts w:eastAsiaTheme="minorEastAsia"/>
                        <w:lang w:val="es-NI"/>
                      </w:rPr>
                      <w:t xml:space="preserve"> là </w:t>
                    </w:r>
                  </w:ins>
                  <w:del w:id="865" w:author="Quant Department - HO" w:date="2026-09-04T09:59:00Z" w16du:dateUtc="2026-09-04T02:59:00Z">
                    <w:r w:rsidR="00B37F22" w:rsidDel="00C00E6D">
                      <w:rPr>
                        <w:lang w:val="es-NI"/>
                      </w:rPr>
                      <w:delText>G</w:delText>
                    </w:r>
                  </w:del>
                  <w:ins w:id="866" w:author="Quant Department - HO" w:date="2026-09-04T09:59:00Z" w16du:dateUtc="2026-09-04T02:59:00Z">
                    <w:r w:rsidR="00C00E6D">
                      <w:rPr>
                        <w:lang w:val="es-NI"/>
                      </w:rPr>
                      <w:t>g</w:t>
                    </w:r>
                  </w:ins>
                  <w:r w:rsidR="00B37F22">
                    <w:rPr>
                      <w:lang w:val="es-NI"/>
                    </w:rPr>
                    <w:t>iá thực hiện của quyền chọn mua trái phiếu</w:t>
                  </w:r>
                  <w:ins w:id="867" w:author="Quant Department - HO" w:date="2026-09-04T08:42:00Z" w16du:dateUtc="2026-09-04T01:42:00Z">
                    <w:r w:rsidR="003F21E2">
                      <w:rPr>
                        <w:lang w:val="es-NI"/>
                      </w:rPr>
                      <w:t xml:space="preserve"> (nếu có)</w:t>
                    </w:r>
                  </w:ins>
                  <w:ins w:id="868" w:author="Quant Department - HO" w:date="2026-09-04T09:57:00Z" w16du:dateUtc="2026-09-04T02:57:00Z">
                    <w:r w:rsidR="00BB6E5D">
                      <w:rPr>
                        <w:lang w:val="es-NI"/>
                      </w:rPr>
                      <w:t xml:space="preserve">. Trong trường hợp ngày thực hiện quyền không rơi vào bước </w:t>
                    </w:r>
                  </w:ins>
                  <m:oMath>
                    <m:r>
                      <w:ins w:id="869" w:author="Quant Department - HO" w:date="2026-09-04T09:57:00Z" w16du:dateUtc="2026-09-04T02:57:00Z">
                        <w:rPr>
                          <w:rFonts w:ascii="Cambria Math" w:hAnsi="Cambria Math"/>
                          <w:lang w:val="es-NI"/>
                        </w:rPr>
                        <m:t>i</m:t>
                      </w:ins>
                    </m:r>
                  </m:oMath>
                  <w:ins w:id="870" w:author="Quant Department - HO" w:date="2026-09-04T09:58:00Z" w16du:dateUtc="2026-09-04T02:58:00Z">
                    <w:r w:rsidR="003A24F6">
                      <w:rPr>
                        <w:rFonts w:eastAsiaTheme="minorEastAsia"/>
                        <w:lang w:val="es-NI"/>
                      </w:rPr>
                      <w:t>:</w:t>
                    </w:r>
                  </w:ins>
                </w:p>
                <w:p w14:paraId="18C9BDE8" w14:textId="4A6AA45E" w:rsidR="00B37F22" w:rsidRDefault="00000000" w:rsidP="00B37F22">
                  <w:pPr>
                    <w:rPr>
                      <w:lang w:val="es-NI"/>
                    </w:rPr>
                  </w:pPr>
                  <m:oMathPara>
                    <m:oMath>
                      <m:func>
                        <m:funcPr>
                          <m:ctrlPr>
                            <w:ins w:id="871" w:author="Quant Department - HO" w:date="2026-09-04T09:57:00Z" w16du:dateUtc="2026-09-04T02:57:00Z">
                              <w:rPr>
                                <w:rFonts w:ascii="Cambria Math" w:hAnsi="Cambria Math"/>
                                <w:i/>
                                <w:lang w:val="es-NI"/>
                              </w:rPr>
                            </w:ins>
                          </m:ctrlPr>
                        </m:funcPr>
                        <m:fName>
                          <m:r>
                            <w:ins w:id="872" w:author="Quant Department - HO" w:date="2026-09-04T09:57:00Z" w16du:dateUtc="2026-09-04T02:57:00Z">
                              <m:rPr>
                                <m:sty m:val="p"/>
                              </m:rPr>
                              <w:rPr>
                                <w:rFonts w:ascii="Cambria Math" w:hAnsi="Cambria Math"/>
                                <w:lang w:val="es-NI"/>
                              </w:rPr>
                              <m:t>min</m:t>
                            </w:ins>
                          </m:r>
                        </m:fName>
                        <m:e>
                          <m:d>
                            <m:dPr>
                              <m:ctrlPr>
                                <w:ins w:id="873" w:author="Quant Department - HO" w:date="2026-09-04T09:57:00Z" w16du:dateUtc="2026-09-04T02:57:00Z">
                                  <w:rPr>
                                    <w:rFonts w:ascii="Cambria Math" w:hAnsi="Cambria Math"/>
                                    <w:i/>
                                    <w:lang w:val="es-NI"/>
                                  </w:rPr>
                                </w:ins>
                              </m:ctrlPr>
                            </m:dPr>
                            <m:e>
                              <m:r>
                                <w:ins w:id="874" w:author="Quant Department - HO" w:date="2026-09-04T09:57:00Z" w16du:dateUtc="2026-09-04T02:57:00Z">
                                  <w:rPr>
                                    <w:rFonts w:ascii="Cambria Math" w:hAnsi="Cambria Math"/>
                                    <w:lang w:val="es-NI"/>
                                  </w:rPr>
                                  <m:t>cont</m:t>
                                </w:ins>
                              </m:r>
                              <m:d>
                                <m:dPr>
                                  <m:ctrlPr>
                                    <w:ins w:id="875" w:author="Quant Department - HO" w:date="2026-09-04T09:57:00Z" w16du:dateUtc="2026-09-04T02:57:00Z">
                                      <w:rPr>
                                        <w:rFonts w:ascii="Cambria Math" w:hAnsi="Cambria Math"/>
                                        <w:i/>
                                        <w:lang w:val="es-NI"/>
                                      </w:rPr>
                                    </w:ins>
                                  </m:ctrlPr>
                                </m:dPr>
                                <m:e>
                                  <m:r>
                                    <w:ins w:id="876" w:author="Quant Department - HO" w:date="2026-09-04T09:57:00Z" w16du:dateUtc="2026-09-04T02:57:00Z">
                                      <w:rPr>
                                        <w:rFonts w:ascii="Cambria Math" w:hAnsi="Cambria Math"/>
                                        <w:lang w:val="es-NI"/>
                                      </w:rPr>
                                      <m:t>i, j, k</m:t>
                                    </w:ins>
                                  </m:r>
                                </m:e>
                              </m:d>
                              <m:r>
                                <w:ins w:id="877" w:author="Quant Department - HO" w:date="2026-09-04T09:57:00Z" w16du:dateUtc="2026-09-04T02:57:00Z">
                                  <w:rPr>
                                    <w:rFonts w:ascii="Cambria Math" w:hAnsi="Cambria Math"/>
                                    <w:lang w:val="es-NI"/>
                                  </w:rPr>
                                  <m:t xml:space="preserve">, </m:t>
                                </w:ins>
                              </m:r>
                              <m:sSub>
                                <m:sSubPr>
                                  <m:ctrlPr>
                                    <w:ins w:id="878" w:author="Quant Department - HO" w:date="2026-09-04T09:57:00Z" w16du:dateUtc="2026-09-04T02:57:00Z">
                                      <w:rPr>
                                        <w:rFonts w:ascii="Cambria Math" w:hAnsi="Cambria Math"/>
                                        <w:i/>
                                        <w:lang w:val="es-NI"/>
                                      </w:rPr>
                                    </w:ins>
                                  </m:ctrlPr>
                                </m:sSubPr>
                                <m:e>
                                  <m:r>
                                    <w:ins w:id="879" w:author="Quant Department - HO" w:date="2026-09-04T09:57:00Z" w16du:dateUtc="2026-09-04T02:57:00Z">
                                      <w:rPr>
                                        <w:rFonts w:ascii="Cambria Math" w:hAnsi="Cambria Math"/>
                                        <w:lang w:val="es-NI"/>
                                      </w:rPr>
                                      <m:t>K</m:t>
                                    </w:ins>
                                  </m:r>
                                </m:e>
                                <m:sub>
                                  <m:r>
                                    <w:ins w:id="880" w:author="Quant Department - HO" w:date="2026-09-04T09:57:00Z" w16du:dateUtc="2026-09-04T02:57:00Z">
                                      <w:rPr>
                                        <w:rFonts w:ascii="Cambria Math" w:hAnsi="Cambria Math"/>
                                        <w:lang w:val="es-NI"/>
                                      </w:rPr>
                                      <m:t>call</m:t>
                                    </w:ins>
                                  </m:r>
                                </m:sub>
                              </m:sSub>
                            </m:e>
                          </m:d>
                        </m:e>
                      </m:func>
                      <m:r>
                        <w:ins w:id="881" w:author="Quant Department - HO" w:date="2026-09-04T09:57:00Z" w16du:dateUtc="2026-09-04T02:57:00Z">
                          <w:rPr>
                            <w:rFonts w:ascii="Cambria Math" w:hAnsi="Cambria Math"/>
                            <w:lang w:val="es-NI"/>
                          </w:rPr>
                          <m:t>=cont</m:t>
                        </w:ins>
                      </m:r>
                      <m:d>
                        <m:dPr>
                          <m:ctrlPr>
                            <w:ins w:id="882" w:author="Quant Department - HO" w:date="2026-09-04T09:57:00Z" w16du:dateUtc="2026-09-04T02:57:00Z">
                              <w:rPr>
                                <w:rFonts w:ascii="Cambria Math" w:hAnsi="Cambria Math"/>
                                <w:i/>
                                <w:lang w:val="es-NI"/>
                              </w:rPr>
                            </w:ins>
                          </m:ctrlPr>
                        </m:dPr>
                        <m:e>
                          <m:r>
                            <w:ins w:id="883" w:author="Quant Department - HO" w:date="2026-09-04T09:57:00Z" w16du:dateUtc="2026-09-04T02:57:00Z">
                              <w:rPr>
                                <w:rFonts w:ascii="Cambria Math" w:hAnsi="Cambria Math"/>
                                <w:lang w:val="es-NI"/>
                              </w:rPr>
                              <m:t>i, j, k</m:t>
                            </w:ins>
                          </m:r>
                        </m:e>
                      </m:d>
                    </m:oMath>
                  </m:oMathPara>
                </w:p>
              </w:tc>
            </w:tr>
            <w:tr w:rsidR="00B37F22" w14:paraId="687E20FE" w14:textId="77777777" w:rsidTr="00372FDF">
              <w:tc>
                <w:tcPr>
                  <w:tcW w:w="651" w:type="pct"/>
                  <w:vAlign w:val="top"/>
                  <w:tcPrChange w:id="884" w:author="Quant Department - HO" w:date="2026-08-28T15:21:00Z" w16du:dateUtc="2026-08-28T08:21:00Z">
                    <w:tcPr>
                      <w:tcW w:w="651" w:type="pct"/>
                    </w:tcPr>
                  </w:tcPrChange>
                </w:tcPr>
                <w:p w14:paraId="72DACECF" w14:textId="77777777" w:rsidR="00B37F22" w:rsidRDefault="00000000">
                  <w:pPr>
                    <w:jc w:val="center"/>
                    <w:rPr>
                      <w:lang w:val="es-NI"/>
                    </w:rPr>
                    <w:pPrChange w:id="885" w:author="Quant Department - HO" w:date="2026-08-28T15:21:00Z" w16du:dateUtc="2026-08-28T08:21:00Z">
                      <w:pPr/>
                    </w:pPrChange>
                  </w:pPr>
                  <m:oMathPara>
                    <m:oMath>
                      <m:sSub>
                        <m:sSubPr>
                          <m:ctrlPr>
                            <w:rPr>
                              <w:rFonts w:ascii="Cambria Math" w:hAnsi="Cambria Math"/>
                              <w:i/>
                              <w:lang w:val="es-NI"/>
                            </w:rPr>
                          </m:ctrlPr>
                        </m:sSubPr>
                        <m:e>
                          <m:r>
                            <w:rPr>
                              <w:rFonts w:ascii="Cambria Math" w:hAnsi="Cambria Math"/>
                              <w:lang w:val="es-NI"/>
                            </w:rPr>
                            <m:t>K</m:t>
                          </m:r>
                        </m:e>
                        <m:sub>
                          <m:r>
                            <w:rPr>
                              <w:rFonts w:ascii="Cambria Math" w:hAnsi="Cambria Math"/>
                              <w:lang w:val="es-NI"/>
                            </w:rPr>
                            <m:t>put</m:t>
                          </m:r>
                        </m:sub>
                      </m:sSub>
                    </m:oMath>
                  </m:oMathPara>
                </w:p>
              </w:tc>
              <w:tc>
                <w:tcPr>
                  <w:tcW w:w="4349" w:type="pct"/>
                  <w:tcPrChange w:id="886" w:author="Quant Department - HO" w:date="2026-08-28T15:21:00Z" w16du:dateUtc="2026-08-28T08:21:00Z">
                    <w:tcPr>
                      <w:tcW w:w="4349" w:type="pct"/>
                    </w:tcPr>
                  </w:tcPrChange>
                </w:tcPr>
                <w:p w14:paraId="5DE0AC9C" w14:textId="6D6CDF00" w:rsidR="003A24F6" w:rsidRDefault="00000000" w:rsidP="00B37F22">
                  <w:pPr>
                    <w:rPr>
                      <w:ins w:id="887" w:author="Quant Department - HO" w:date="2026-09-04T09:58:00Z" w16du:dateUtc="2026-09-04T02:58:00Z"/>
                      <w:rFonts w:eastAsiaTheme="minorEastAsia"/>
                      <w:lang w:val="es-NI"/>
                    </w:rPr>
                  </w:pPr>
                  <m:oMath>
                    <m:sSub>
                      <m:sSubPr>
                        <m:ctrlPr>
                          <w:ins w:id="888" w:author="Quant Department - HO" w:date="2026-09-04T09:59:00Z" w16du:dateUtc="2026-09-04T02:59:00Z">
                            <w:rPr>
                              <w:rFonts w:ascii="Cambria Math" w:hAnsi="Cambria Math"/>
                              <w:i/>
                              <w:lang w:val="es-NI"/>
                            </w:rPr>
                          </w:ins>
                        </m:ctrlPr>
                      </m:sSubPr>
                      <m:e>
                        <m:r>
                          <w:ins w:id="889" w:author="Quant Department - HO" w:date="2026-09-04T09:59:00Z" w16du:dateUtc="2026-09-04T02:59:00Z">
                            <w:rPr>
                              <w:rFonts w:ascii="Cambria Math" w:hAnsi="Cambria Math"/>
                              <w:lang w:val="es-NI"/>
                            </w:rPr>
                            <m:t>K</m:t>
                          </w:ins>
                        </m:r>
                      </m:e>
                      <m:sub>
                        <m:r>
                          <w:ins w:id="890" w:author="Quant Department - HO" w:date="2026-09-04T09:59:00Z" w16du:dateUtc="2026-09-04T02:59:00Z">
                            <w:rPr>
                              <w:rFonts w:ascii="Cambria Math" w:hAnsi="Cambria Math"/>
                              <w:lang w:val="es-NI"/>
                            </w:rPr>
                            <m:t>put</m:t>
                          </w:ins>
                        </m:r>
                      </m:sub>
                    </m:sSub>
                  </m:oMath>
                  <w:ins w:id="891" w:author="Quant Department - HO" w:date="2026-09-04T09:59:00Z" w16du:dateUtc="2026-09-04T02:59:00Z">
                    <w:r w:rsidR="00C00E6D">
                      <w:rPr>
                        <w:rFonts w:eastAsiaTheme="minorEastAsia"/>
                        <w:lang w:val="es-NI"/>
                      </w:rPr>
                      <w:t xml:space="preserve"> là </w:t>
                    </w:r>
                  </w:ins>
                  <w:del w:id="892" w:author="Quant Department - HO" w:date="2026-09-04T09:59:00Z" w16du:dateUtc="2026-09-04T02:59:00Z">
                    <w:r w:rsidR="00B37F22" w:rsidDel="00C00E6D">
                      <w:rPr>
                        <w:lang w:val="es-NI"/>
                      </w:rPr>
                      <w:delText>G</w:delText>
                    </w:r>
                  </w:del>
                  <w:ins w:id="893" w:author="Quant Department - HO" w:date="2026-09-04T09:59:00Z" w16du:dateUtc="2026-09-04T02:59:00Z">
                    <w:r w:rsidR="00C00E6D">
                      <w:rPr>
                        <w:lang w:val="es-NI"/>
                      </w:rPr>
                      <w:t>g</w:t>
                    </w:r>
                  </w:ins>
                  <w:r w:rsidR="00B37F22">
                    <w:rPr>
                      <w:lang w:val="es-NI"/>
                    </w:rPr>
                    <w:t>iá thực hiện của quyền chọn bán trái phiếu</w:t>
                  </w:r>
                  <w:ins w:id="894" w:author="Quant Department - HO" w:date="2026-09-04T08:42:00Z" w16du:dateUtc="2026-09-04T01:42:00Z">
                    <w:r w:rsidR="003F21E2">
                      <w:rPr>
                        <w:lang w:val="es-NI"/>
                      </w:rPr>
                      <w:t xml:space="preserve"> (nếu có)</w:t>
                    </w:r>
                  </w:ins>
                  <w:ins w:id="895" w:author="Quant Department - HO" w:date="2026-09-04T09:57:00Z" w16du:dateUtc="2026-09-04T02:57:00Z">
                    <w:r w:rsidR="00B3442B">
                      <w:rPr>
                        <w:lang w:val="es-NI"/>
                      </w:rPr>
                      <w:t xml:space="preserve">. </w:t>
                    </w:r>
                  </w:ins>
                  <w:ins w:id="896" w:author="Quant Department - HO" w:date="2026-09-04T09:58:00Z" w16du:dateUtc="2026-09-04T02:58:00Z">
                    <w:r w:rsidR="003A24F6">
                      <w:rPr>
                        <w:lang w:val="es-NI"/>
                      </w:rPr>
                      <w:t xml:space="preserve">Trong trường hợp ngày thực hiện quyền không rơi vào bước thứ </w:t>
                    </w:r>
                  </w:ins>
                  <m:oMath>
                    <m:r>
                      <w:ins w:id="897" w:author="Quant Department - HO" w:date="2026-09-04T09:58:00Z" w16du:dateUtc="2026-09-04T02:58:00Z">
                        <w:rPr>
                          <w:rFonts w:ascii="Cambria Math" w:hAnsi="Cambria Math"/>
                          <w:lang w:val="es-NI"/>
                        </w:rPr>
                        <m:t>i</m:t>
                      </w:ins>
                    </m:r>
                  </m:oMath>
                  <w:ins w:id="898" w:author="Quant Department - HO" w:date="2026-09-04T09:58:00Z" w16du:dateUtc="2026-09-04T02:58:00Z">
                    <w:r w:rsidR="003A24F6">
                      <w:rPr>
                        <w:rFonts w:eastAsiaTheme="minorEastAsia"/>
                        <w:lang w:val="es-NI"/>
                      </w:rPr>
                      <w:t>:</w:t>
                    </w:r>
                  </w:ins>
                </w:p>
                <w:p w14:paraId="4F3CBF27" w14:textId="6A857B07" w:rsidR="00B37F22" w:rsidRDefault="00000000" w:rsidP="00B37F22">
                  <w:pPr>
                    <w:rPr>
                      <w:lang w:val="es-NI"/>
                    </w:rPr>
                  </w:pPr>
                  <m:oMathPara>
                    <m:oMath>
                      <m:func>
                        <m:funcPr>
                          <m:ctrlPr>
                            <w:ins w:id="899" w:author="Quant Department - HO" w:date="2026-09-04T09:58:00Z" w16du:dateUtc="2026-09-04T02:58:00Z">
                              <w:rPr>
                                <w:rFonts w:ascii="Cambria Math" w:hAnsi="Cambria Math"/>
                                <w:i/>
                                <w:lang w:val="es-NI"/>
                              </w:rPr>
                            </w:ins>
                          </m:ctrlPr>
                        </m:funcPr>
                        <m:fName>
                          <m:r>
                            <w:ins w:id="900" w:author="Quant Department - HO" w:date="2026-09-04T09:58:00Z" w16du:dateUtc="2026-09-04T02:58:00Z">
                              <m:rPr>
                                <m:sty m:val="p"/>
                              </m:rPr>
                              <w:rPr>
                                <w:rFonts w:ascii="Cambria Math" w:hAnsi="Cambria Math"/>
                                <w:lang w:val="es-NI"/>
                              </w:rPr>
                              <m:t>max</m:t>
                            </w:ins>
                          </m:r>
                        </m:fName>
                        <m:e>
                          <m:d>
                            <m:dPr>
                              <m:ctrlPr>
                                <w:ins w:id="901" w:author="Quant Department - HO" w:date="2026-09-04T09:58:00Z" w16du:dateUtc="2026-09-04T02:58:00Z">
                                  <w:rPr>
                                    <w:rFonts w:ascii="Cambria Math" w:hAnsi="Cambria Math"/>
                                    <w:i/>
                                    <w:lang w:val="es-NI"/>
                                  </w:rPr>
                                </w:ins>
                              </m:ctrlPr>
                            </m:dPr>
                            <m:e>
                              <m:func>
                                <m:funcPr>
                                  <m:ctrlPr>
                                    <w:ins w:id="902" w:author="Quant Department - HO" w:date="2026-09-04T09:58:00Z" w16du:dateUtc="2026-09-04T02:58:00Z">
                                      <w:rPr>
                                        <w:rFonts w:ascii="Cambria Math" w:hAnsi="Cambria Math"/>
                                        <w:i/>
                                        <w:lang w:val="es-NI"/>
                                      </w:rPr>
                                    </w:ins>
                                  </m:ctrlPr>
                                </m:funcPr>
                                <m:fName>
                                  <m:r>
                                    <w:ins w:id="903" w:author="Quant Department - HO" w:date="2026-09-04T09:58:00Z" w16du:dateUtc="2026-09-04T02:58:00Z">
                                      <m:rPr>
                                        <m:sty m:val="p"/>
                                      </m:rPr>
                                      <w:rPr>
                                        <w:rFonts w:ascii="Cambria Math" w:hAnsi="Cambria Math"/>
                                        <w:lang w:val="es-NI"/>
                                      </w:rPr>
                                      <m:t>min</m:t>
                                    </w:ins>
                                  </m:r>
                                </m:fName>
                                <m:e>
                                  <m:d>
                                    <m:dPr>
                                      <m:ctrlPr>
                                        <w:ins w:id="904" w:author="Quant Department - HO" w:date="2026-09-04T09:58:00Z" w16du:dateUtc="2026-09-04T02:58:00Z">
                                          <w:rPr>
                                            <w:rFonts w:ascii="Cambria Math" w:hAnsi="Cambria Math"/>
                                            <w:i/>
                                            <w:lang w:val="es-NI"/>
                                          </w:rPr>
                                        </w:ins>
                                      </m:ctrlPr>
                                    </m:dPr>
                                    <m:e>
                                      <m:r>
                                        <w:ins w:id="905" w:author="Quant Department - HO" w:date="2026-09-04T09:58:00Z" w16du:dateUtc="2026-09-04T02:58:00Z">
                                          <w:rPr>
                                            <w:rFonts w:ascii="Cambria Math" w:hAnsi="Cambria Math"/>
                                            <w:lang w:val="es-NI"/>
                                          </w:rPr>
                                          <m:t>cont</m:t>
                                        </w:ins>
                                      </m:r>
                                      <m:d>
                                        <m:dPr>
                                          <m:ctrlPr>
                                            <w:ins w:id="906" w:author="Quant Department - HO" w:date="2026-09-04T09:58:00Z" w16du:dateUtc="2026-09-04T02:58:00Z">
                                              <w:rPr>
                                                <w:rFonts w:ascii="Cambria Math" w:hAnsi="Cambria Math"/>
                                                <w:i/>
                                                <w:lang w:val="es-NI"/>
                                              </w:rPr>
                                            </w:ins>
                                          </m:ctrlPr>
                                        </m:dPr>
                                        <m:e>
                                          <m:r>
                                            <w:ins w:id="907" w:author="Quant Department - HO" w:date="2026-09-04T09:58:00Z" w16du:dateUtc="2026-09-04T02:58:00Z">
                                              <w:rPr>
                                                <w:rFonts w:ascii="Cambria Math" w:hAnsi="Cambria Math"/>
                                                <w:lang w:val="es-NI"/>
                                              </w:rPr>
                                              <m:t>i, j, k</m:t>
                                            </w:ins>
                                          </m:r>
                                        </m:e>
                                      </m:d>
                                      <m:r>
                                        <w:ins w:id="908" w:author="Quant Department - HO" w:date="2026-09-04T09:58:00Z" w16du:dateUtc="2026-09-04T02:58:00Z">
                                          <w:rPr>
                                            <w:rFonts w:ascii="Cambria Math" w:hAnsi="Cambria Math"/>
                                            <w:lang w:val="es-NI"/>
                                          </w:rPr>
                                          <m:t xml:space="preserve">, </m:t>
                                        </w:ins>
                                      </m:r>
                                      <m:sSub>
                                        <m:sSubPr>
                                          <m:ctrlPr>
                                            <w:ins w:id="909" w:author="Quant Department - HO" w:date="2026-09-04T09:58:00Z" w16du:dateUtc="2026-09-04T02:58:00Z">
                                              <w:rPr>
                                                <w:rFonts w:ascii="Cambria Math" w:hAnsi="Cambria Math"/>
                                                <w:i/>
                                                <w:lang w:val="es-NI"/>
                                              </w:rPr>
                                            </w:ins>
                                          </m:ctrlPr>
                                        </m:sSubPr>
                                        <m:e>
                                          <m:r>
                                            <w:ins w:id="910" w:author="Quant Department - HO" w:date="2026-09-04T09:58:00Z" w16du:dateUtc="2026-09-04T02:58:00Z">
                                              <w:rPr>
                                                <w:rFonts w:ascii="Cambria Math" w:hAnsi="Cambria Math"/>
                                                <w:lang w:val="es-NI"/>
                                              </w:rPr>
                                              <m:t>K</m:t>
                                            </w:ins>
                                          </m:r>
                                        </m:e>
                                        <m:sub>
                                          <m:r>
                                            <w:ins w:id="911" w:author="Quant Department - HO" w:date="2026-09-04T09:58:00Z" w16du:dateUtc="2026-09-04T02:58:00Z">
                                              <w:rPr>
                                                <w:rFonts w:ascii="Cambria Math" w:hAnsi="Cambria Math"/>
                                                <w:lang w:val="es-NI"/>
                                              </w:rPr>
                                              <m:t>call</m:t>
                                            </w:ins>
                                          </m:r>
                                        </m:sub>
                                      </m:sSub>
                                    </m:e>
                                  </m:d>
                                </m:e>
                              </m:func>
                              <m:r>
                                <w:ins w:id="912" w:author="Quant Department - HO" w:date="2026-09-04T09:58:00Z" w16du:dateUtc="2026-09-04T02:58:00Z">
                                  <w:rPr>
                                    <w:rFonts w:ascii="Cambria Math" w:hAnsi="Cambria Math"/>
                                    <w:lang w:val="es-NI"/>
                                  </w:rPr>
                                  <m:t xml:space="preserve">, </m:t>
                                </w:ins>
                              </m:r>
                              <m:sSub>
                                <m:sSubPr>
                                  <m:ctrlPr>
                                    <w:ins w:id="913" w:author="Quant Department - HO" w:date="2026-09-04T09:58:00Z" w16du:dateUtc="2026-09-04T02:58:00Z">
                                      <w:rPr>
                                        <w:rFonts w:ascii="Cambria Math" w:hAnsi="Cambria Math"/>
                                        <w:i/>
                                        <w:lang w:val="es-NI"/>
                                      </w:rPr>
                                    </w:ins>
                                  </m:ctrlPr>
                                </m:sSubPr>
                                <m:e>
                                  <m:r>
                                    <w:ins w:id="914" w:author="Quant Department - HO" w:date="2026-09-04T09:58:00Z" w16du:dateUtc="2026-09-04T02:58:00Z">
                                      <w:rPr>
                                        <w:rFonts w:ascii="Cambria Math" w:hAnsi="Cambria Math"/>
                                        <w:lang w:val="es-NI"/>
                                      </w:rPr>
                                      <m:t>K</m:t>
                                    </w:ins>
                                  </m:r>
                                </m:e>
                                <m:sub>
                                  <m:r>
                                    <w:ins w:id="915" w:author="Quant Department - HO" w:date="2026-09-04T09:58:00Z" w16du:dateUtc="2026-09-04T02:58:00Z">
                                      <w:rPr>
                                        <w:rFonts w:ascii="Cambria Math" w:hAnsi="Cambria Math"/>
                                        <w:lang w:val="es-NI"/>
                                      </w:rPr>
                                      <m:t>put</m:t>
                                    </w:ins>
                                  </m:r>
                                </m:sub>
                              </m:sSub>
                            </m:e>
                          </m:d>
                        </m:e>
                      </m:func>
                      <m:r>
                        <w:ins w:id="916" w:author="Quant Department - HO" w:date="2026-09-04T09:58:00Z" w16du:dateUtc="2026-09-04T02:58:00Z">
                          <w:rPr>
                            <w:rFonts w:ascii="Cambria Math" w:hAnsi="Cambria Math"/>
                            <w:lang w:val="es-NI"/>
                          </w:rPr>
                          <m:t>=</m:t>
                        </w:ins>
                      </m:r>
                      <m:func>
                        <m:funcPr>
                          <m:ctrlPr>
                            <w:ins w:id="917" w:author="Quant Department - HO" w:date="2026-09-04T09:58:00Z" w16du:dateUtc="2026-09-04T02:58:00Z">
                              <w:rPr>
                                <w:rFonts w:ascii="Cambria Math" w:hAnsi="Cambria Math"/>
                                <w:i/>
                                <w:lang w:val="es-NI"/>
                              </w:rPr>
                            </w:ins>
                          </m:ctrlPr>
                        </m:funcPr>
                        <m:fName>
                          <m:r>
                            <w:ins w:id="918" w:author="Quant Department - HO" w:date="2026-09-04T09:58:00Z" w16du:dateUtc="2026-09-04T02:58:00Z">
                              <m:rPr>
                                <m:sty m:val="p"/>
                              </m:rPr>
                              <w:rPr>
                                <w:rFonts w:ascii="Cambria Math" w:hAnsi="Cambria Math"/>
                                <w:lang w:val="es-NI"/>
                              </w:rPr>
                              <m:t>min</m:t>
                            </w:ins>
                          </m:r>
                        </m:fName>
                        <m:e>
                          <m:d>
                            <m:dPr>
                              <m:ctrlPr>
                                <w:ins w:id="919" w:author="Quant Department - HO" w:date="2026-09-04T09:58:00Z" w16du:dateUtc="2026-09-04T02:58:00Z">
                                  <w:rPr>
                                    <w:rFonts w:ascii="Cambria Math" w:hAnsi="Cambria Math"/>
                                    <w:i/>
                                    <w:lang w:val="es-NI"/>
                                  </w:rPr>
                                </w:ins>
                              </m:ctrlPr>
                            </m:dPr>
                            <m:e>
                              <m:r>
                                <w:ins w:id="920" w:author="Quant Department - HO" w:date="2026-09-04T09:58:00Z" w16du:dateUtc="2026-09-04T02:58:00Z">
                                  <w:rPr>
                                    <w:rFonts w:ascii="Cambria Math" w:hAnsi="Cambria Math"/>
                                    <w:lang w:val="es-NI"/>
                                  </w:rPr>
                                  <m:t>cont</m:t>
                                </w:ins>
                              </m:r>
                              <m:d>
                                <m:dPr>
                                  <m:ctrlPr>
                                    <w:ins w:id="921" w:author="Quant Department - HO" w:date="2026-09-04T09:58:00Z" w16du:dateUtc="2026-09-04T02:58:00Z">
                                      <w:rPr>
                                        <w:rFonts w:ascii="Cambria Math" w:hAnsi="Cambria Math"/>
                                        <w:i/>
                                        <w:lang w:val="es-NI"/>
                                      </w:rPr>
                                    </w:ins>
                                  </m:ctrlPr>
                                </m:dPr>
                                <m:e>
                                  <m:r>
                                    <w:ins w:id="922" w:author="Quant Department - HO" w:date="2026-09-04T09:58:00Z" w16du:dateUtc="2026-09-04T02:58:00Z">
                                      <w:rPr>
                                        <w:rFonts w:ascii="Cambria Math" w:hAnsi="Cambria Math"/>
                                        <w:lang w:val="es-NI"/>
                                      </w:rPr>
                                      <m:t>i, j, k</m:t>
                                    </w:ins>
                                  </m:r>
                                </m:e>
                              </m:d>
                              <m:r>
                                <w:ins w:id="923" w:author="Quant Department - HO" w:date="2026-09-04T09:58:00Z" w16du:dateUtc="2026-09-04T02:58:00Z">
                                  <w:rPr>
                                    <w:rFonts w:ascii="Cambria Math" w:hAnsi="Cambria Math"/>
                                    <w:lang w:val="es-NI"/>
                                  </w:rPr>
                                  <m:t xml:space="preserve">, </m:t>
                                </w:ins>
                              </m:r>
                              <m:sSub>
                                <m:sSubPr>
                                  <m:ctrlPr>
                                    <w:ins w:id="924" w:author="Quant Department - HO" w:date="2026-09-04T09:58:00Z" w16du:dateUtc="2026-09-04T02:58:00Z">
                                      <w:rPr>
                                        <w:rFonts w:ascii="Cambria Math" w:hAnsi="Cambria Math"/>
                                        <w:i/>
                                        <w:lang w:val="es-NI"/>
                                      </w:rPr>
                                    </w:ins>
                                  </m:ctrlPr>
                                </m:sSubPr>
                                <m:e>
                                  <m:r>
                                    <w:ins w:id="925" w:author="Quant Department - HO" w:date="2026-09-04T09:58:00Z" w16du:dateUtc="2026-09-04T02:58:00Z">
                                      <w:rPr>
                                        <w:rFonts w:ascii="Cambria Math" w:hAnsi="Cambria Math"/>
                                        <w:lang w:val="es-NI"/>
                                      </w:rPr>
                                      <m:t>K</m:t>
                                    </w:ins>
                                  </m:r>
                                </m:e>
                                <m:sub>
                                  <m:r>
                                    <w:ins w:id="926" w:author="Quant Department - HO" w:date="2026-09-04T09:58:00Z" w16du:dateUtc="2026-09-04T02:58:00Z">
                                      <w:rPr>
                                        <w:rFonts w:ascii="Cambria Math" w:hAnsi="Cambria Math"/>
                                        <w:lang w:val="es-NI"/>
                                      </w:rPr>
                                      <m:t>call</m:t>
                                    </w:ins>
                                  </m:r>
                                </m:sub>
                              </m:sSub>
                            </m:e>
                          </m:d>
                        </m:e>
                      </m:func>
                    </m:oMath>
                  </m:oMathPara>
                </w:p>
              </w:tc>
            </w:tr>
          </w:tbl>
          <w:p w14:paraId="383514C2" w14:textId="576F0856" w:rsidR="00C83F57" w:rsidRPr="00C83F57" w:rsidRDefault="00C83F57" w:rsidP="00853395">
            <w:pPr>
              <w:pStyle w:val="TLXDMHBullet1"/>
              <w:numPr>
                <w:ilvl w:val="0"/>
                <w:numId w:val="0"/>
              </w:numPr>
              <w:rPr>
                <w:lang w:val="es-NI"/>
              </w:rPr>
            </w:pPr>
          </w:p>
        </w:tc>
      </w:tr>
      <w:tr w:rsidR="00957187" w14:paraId="4692FC5D" w14:textId="77777777" w:rsidTr="0008007D">
        <w:tc>
          <w:tcPr>
            <w:tcW w:w="1126" w:type="dxa"/>
            <w:vAlign w:val="top"/>
            <w:tcPrChange w:id="927" w:author="Quant Department - HO" w:date="2026-08-28T15:18:00Z" w16du:dateUtc="2026-08-28T08:18:00Z">
              <w:tcPr>
                <w:tcW w:w="1126" w:type="dxa"/>
                <w:vAlign w:val="top"/>
              </w:tcPr>
            </w:tcPrChange>
          </w:tcPr>
          <w:p w14:paraId="6F237335" w14:textId="5637472A" w:rsidR="00957187" w:rsidRDefault="00B671F3" w:rsidP="00900ADD">
            <w:pPr>
              <w:jc w:val="left"/>
              <w:rPr>
                <w:lang w:val="es-NI"/>
              </w:rPr>
            </w:pPr>
            <w:r>
              <w:rPr>
                <w:lang w:val="es-NI"/>
              </w:rPr>
              <w:lastRenderedPageBreak/>
              <w:t>(</w:t>
            </w:r>
            <w:r w:rsidR="0028208A">
              <w:rPr>
                <w:lang w:val="es-NI"/>
              </w:rPr>
              <w:t>5</w:t>
            </w:r>
            <w:r>
              <w:rPr>
                <w:lang w:val="es-NI"/>
              </w:rPr>
              <w:t xml:space="preserve">) </w:t>
            </w:r>
            <w:r w:rsidR="00CC35B2">
              <w:rPr>
                <w:lang w:val="es-NI"/>
              </w:rPr>
              <w:t xml:space="preserve">Xác định giá trị </w:t>
            </w:r>
            <w:r w:rsidR="004C6D44">
              <w:rPr>
                <w:lang w:val="es-NI"/>
              </w:rPr>
              <w:t>quyền chọn</w:t>
            </w:r>
          </w:p>
        </w:tc>
        <w:tc>
          <w:tcPr>
            <w:tcW w:w="9363" w:type="dxa"/>
            <w:tcPrChange w:id="928" w:author="Quant Department - HO" w:date="2026-08-28T15:18:00Z" w16du:dateUtc="2026-08-28T08:18:00Z">
              <w:tcPr>
                <w:tcW w:w="9363" w:type="dxa"/>
              </w:tcPr>
            </w:tcPrChange>
          </w:tcPr>
          <w:p w14:paraId="71E723F1" w14:textId="1D07211C" w:rsidR="00C545EC" w:rsidRPr="00046592" w:rsidRDefault="00220CD7" w:rsidP="00046592">
            <w:pPr>
              <w:rPr>
                <w:rFonts w:eastAsiaTheme="minorEastAsia"/>
                <w:lang w:val="es-NI"/>
              </w:rPr>
            </w:pPr>
            <w:r>
              <w:rPr>
                <w:rFonts w:eastAsiaTheme="minorEastAsia"/>
                <w:lang w:val="es-NI"/>
              </w:rPr>
              <w:t xml:space="preserve">Giá trị </w:t>
            </w:r>
            <w:r w:rsidR="00C545EC">
              <w:rPr>
                <w:rFonts w:eastAsiaTheme="minorEastAsia"/>
                <w:lang w:val="es-NI"/>
              </w:rPr>
              <w:t xml:space="preserve">quyền chọn </w:t>
            </w:r>
            <w:del w:id="929" w:author="Quant Department - HO" w:date="2026-09-16T09:06:00Z" w16du:dateUtc="2026-09-16T02:06:00Z">
              <w:r w:rsidR="00C545EC" w:rsidDel="00ED1D57">
                <w:rPr>
                  <w:rFonts w:eastAsiaTheme="minorEastAsia"/>
                  <w:lang w:val="es-NI"/>
                </w:rPr>
                <w:delText>nhúng</w:delText>
              </w:r>
            </w:del>
            <w:ins w:id="930" w:author="Quant Department - HO" w:date="2026-09-16T09:06:00Z" w16du:dateUtc="2026-09-16T02:06:00Z">
              <w:r w:rsidR="00ED1D57">
                <w:rPr>
                  <w:rFonts w:eastAsiaTheme="minorEastAsia"/>
                  <w:lang w:val="es-NI"/>
                </w:rPr>
                <w:t>đính kèm</w:t>
              </w:r>
            </w:ins>
            <w:r w:rsidR="00AF4930">
              <w:rPr>
                <w:rFonts w:eastAsiaTheme="minorEastAsia"/>
                <w:lang w:val="es-NI"/>
              </w:rPr>
              <w:t xml:space="preserve"> </w:t>
            </w:r>
            <m:oMath>
              <m:d>
                <m:dPr>
                  <m:ctrlPr>
                    <w:rPr>
                      <w:rFonts w:ascii="Cambria Math" w:eastAsiaTheme="minorEastAsia" w:hAnsi="Cambria Math"/>
                      <w:i/>
                      <w:lang w:val="es-NI"/>
                    </w:rPr>
                  </m:ctrlPr>
                </m:dPr>
                <m:e>
                  <m:r>
                    <w:rPr>
                      <w:rFonts w:ascii="Cambria Math" w:eastAsiaTheme="minorEastAsia" w:hAnsi="Cambria Math"/>
                      <w:lang w:val="es-NI"/>
                    </w:rPr>
                    <m:t>Opt</m:t>
                  </m:r>
                </m:e>
              </m:d>
            </m:oMath>
            <w:r w:rsidR="00C545EC">
              <w:rPr>
                <w:rFonts w:eastAsiaTheme="minorEastAsia"/>
                <w:lang w:val="es-NI"/>
              </w:rPr>
              <w:t xml:space="preserve"> được xác định như sau:</w:t>
            </w:r>
          </w:p>
          <w:p w14:paraId="146C4A93" w14:textId="77777777" w:rsidR="00046592" w:rsidRDefault="00027EF5" w:rsidP="00046592">
            <w:pPr>
              <w:rPr>
                <w:rFonts w:eastAsiaTheme="minorEastAsia"/>
                <w:lang w:val="es-NI"/>
              </w:rPr>
            </w:pPr>
            <m:oMathPara>
              <m:oMath>
                <m:r>
                  <w:rPr>
                    <w:rFonts w:ascii="Cambria Math" w:eastAsiaTheme="minorEastAsia" w:hAnsi="Cambria Math"/>
                    <w:lang w:val="es-NI"/>
                  </w:rPr>
                  <m:t>Opt=</m:t>
                </m:r>
                <m:sSub>
                  <m:sSubPr>
                    <m:ctrlPr>
                      <w:rPr>
                        <w:rFonts w:ascii="Cambria Math" w:eastAsiaTheme="minorEastAsia" w:hAnsi="Cambria Math"/>
                        <w:i/>
                        <w:lang w:val="es-NI"/>
                      </w:rPr>
                    </m:ctrlPr>
                  </m:sSubPr>
                  <m:e>
                    <m:r>
                      <w:rPr>
                        <w:rFonts w:ascii="Cambria Math" w:eastAsiaTheme="minorEastAsia" w:hAnsi="Cambria Math"/>
                        <w:lang w:val="es-NI"/>
                      </w:rPr>
                      <m:t>V</m:t>
                    </m:r>
                  </m:e>
                  <m:sub>
                    <m:r>
                      <w:rPr>
                        <w:rFonts w:ascii="Cambria Math" w:eastAsiaTheme="minorEastAsia" w:hAnsi="Cambria Math"/>
                        <w:lang w:val="es-NI"/>
                      </w:rPr>
                      <m:t>Opt</m:t>
                    </m:r>
                  </m:sub>
                </m:sSub>
                <m:r>
                  <w:rPr>
                    <w:rFonts w:ascii="Cambria Math" w:eastAsiaTheme="minorEastAsia" w:hAnsi="Cambria Math"/>
                    <w:lang w:val="es-NI"/>
                  </w:rPr>
                  <m:t>-</m:t>
                </m:r>
                <m:sSub>
                  <m:sSubPr>
                    <m:ctrlPr>
                      <w:rPr>
                        <w:rFonts w:ascii="Cambria Math" w:eastAsiaTheme="minorEastAsia" w:hAnsi="Cambria Math"/>
                        <w:i/>
                        <w:lang w:val="es-NI"/>
                      </w:rPr>
                    </m:ctrlPr>
                  </m:sSubPr>
                  <m:e>
                    <m:r>
                      <w:rPr>
                        <w:rFonts w:ascii="Cambria Math" w:eastAsiaTheme="minorEastAsia" w:hAnsi="Cambria Math"/>
                        <w:lang w:val="es-NI"/>
                      </w:rPr>
                      <m:t>V</m:t>
                    </m:r>
                  </m:e>
                  <m:sub>
                    <m:r>
                      <w:rPr>
                        <w:rFonts w:ascii="Cambria Math" w:eastAsiaTheme="minorEastAsia" w:hAnsi="Cambria Math"/>
                        <w:lang w:val="es-NI"/>
                      </w:rPr>
                      <m:t>0</m:t>
                    </m:r>
                  </m:sub>
                </m:sSub>
              </m:oMath>
            </m:oMathPara>
          </w:p>
          <w:p w14:paraId="1975A952" w14:textId="77777777" w:rsidR="009C1CF0" w:rsidRDefault="00C6443C" w:rsidP="00046592">
            <w:pPr>
              <w:pStyle w:val="TLXDMHBullet2"/>
              <w:numPr>
                <w:ilvl w:val="0"/>
                <w:numId w:val="0"/>
              </w:numPr>
              <w:rPr>
                <w:lang w:val="es-NI"/>
              </w:rPr>
            </w:pPr>
            <w:r>
              <w:rPr>
                <w:lang w:val="es-NI"/>
              </w:rPr>
              <w:t>Trong đó:</w:t>
            </w:r>
          </w:p>
          <w:tbl>
            <w:tblPr>
              <w:tblStyle w:val="TableGrid"/>
              <w:tblW w:w="5000" w:type="pct"/>
              <w:tblInd w:w="0" w:type="dxa"/>
              <w:tblLayout w:type="fixed"/>
              <w:tblLook w:val="04A0" w:firstRow="1" w:lastRow="0" w:firstColumn="1" w:lastColumn="0" w:noHBand="0" w:noVBand="1"/>
              <w:tblPrChange w:id="931" w:author="Quant Department - HO" w:date="2026-08-28T15:18:00Z" w16du:dateUtc="2026-08-28T08:18:00Z">
                <w:tblPr>
                  <w:tblStyle w:val="TableGrid"/>
                  <w:tblW w:w="5000" w:type="pct"/>
                  <w:tblInd w:w="0" w:type="dxa"/>
                  <w:tblLook w:val="04A0" w:firstRow="1" w:lastRow="0" w:firstColumn="1" w:lastColumn="0" w:noHBand="0" w:noVBand="1"/>
                </w:tblPr>
              </w:tblPrChange>
            </w:tblPr>
            <w:tblGrid>
              <w:gridCol w:w="1171"/>
              <w:gridCol w:w="7976"/>
              <w:tblGridChange w:id="932">
                <w:tblGrid>
                  <w:gridCol w:w="1171"/>
                  <w:gridCol w:w="7976"/>
                </w:tblGrid>
              </w:tblGridChange>
            </w:tblGrid>
            <w:tr w:rsidR="00046592" w14:paraId="541FC3DB" w14:textId="77777777" w:rsidTr="0008007D">
              <w:tc>
                <w:tcPr>
                  <w:tcW w:w="640" w:type="pct"/>
                  <w:vAlign w:val="center"/>
                  <w:tcPrChange w:id="933" w:author="Quant Department - HO" w:date="2026-08-28T15:18:00Z" w16du:dateUtc="2026-08-28T08:18:00Z">
                    <w:tcPr>
                      <w:tcW w:w="640" w:type="pct"/>
                      <w:vAlign w:val="center"/>
                    </w:tcPr>
                  </w:tcPrChange>
                </w:tcPr>
                <w:p w14:paraId="2C6390A5" w14:textId="77777777" w:rsidR="00046592" w:rsidRDefault="00000000" w:rsidP="00AF4930">
                  <w:pPr>
                    <w:jc w:val="both"/>
                    <w:rPr>
                      <w:lang w:val="es-NI"/>
                    </w:rPr>
                  </w:pPr>
                  <m:oMathPara>
                    <m:oMath>
                      <m:sSub>
                        <m:sSubPr>
                          <m:ctrlPr>
                            <w:rPr>
                              <w:rFonts w:ascii="Cambria Math" w:eastAsiaTheme="minorEastAsia" w:hAnsi="Cambria Math"/>
                              <w:i/>
                              <w:lang w:val="es-NI"/>
                            </w:rPr>
                          </m:ctrlPr>
                        </m:sSubPr>
                        <m:e>
                          <m:r>
                            <w:rPr>
                              <w:rFonts w:ascii="Cambria Math" w:eastAsiaTheme="minorEastAsia" w:hAnsi="Cambria Math"/>
                              <w:lang w:val="es-NI"/>
                            </w:rPr>
                            <m:t>V</m:t>
                          </m:r>
                        </m:e>
                        <m:sub>
                          <m:r>
                            <w:rPr>
                              <w:rFonts w:ascii="Cambria Math" w:eastAsiaTheme="minorEastAsia" w:hAnsi="Cambria Math"/>
                              <w:lang w:val="es-NI"/>
                            </w:rPr>
                            <m:t>Opt</m:t>
                          </m:r>
                        </m:sub>
                      </m:sSub>
                    </m:oMath>
                  </m:oMathPara>
                </w:p>
              </w:tc>
              <w:tc>
                <w:tcPr>
                  <w:tcW w:w="4360" w:type="pct"/>
                  <w:tcPrChange w:id="934" w:author="Quant Department - HO" w:date="2026-08-28T15:18:00Z" w16du:dateUtc="2026-08-28T08:18:00Z">
                    <w:tcPr>
                      <w:tcW w:w="4360" w:type="pct"/>
                    </w:tcPr>
                  </w:tcPrChange>
                </w:tcPr>
                <w:p w14:paraId="02B0CFC7" w14:textId="2D9FF223" w:rsidR="00046592" w:rsidRDefault="00046592" w:rsidP="00046592">
                  <w:pPr>
                    <w:rPr>
                      <w:lang w:val="es-NI"/>
                    </w:rPr>
                  </w:pPr>
                  <w:r>
                    <w:rPr>
                      <w:lang w:val="es-NI"/>
                    </w:rPr>
                    <w:t xml:space="preserve">Giá trị trái phiếu đã bao gồm quyền chọn </w:t>
                  </w:r>
                  <w:del w:id="935" w:author="Quant Department - HO" w:date="2026-09-16T09:06:00Z" w16du:dateUtc="2026-09-16T02:06:00Z">
                    <w:r w:rsidDel="00ED1D57">
                      <w:rPr>
                        <w:lang w:val="es-NI"/>
                      </w:rPr>
                      <w:delText>nhúng</w:delText>
                    </w:r>
                  </w:del>
                  <w:ins w:id="936" w:author="Quant Department - HO" w:date="2026-09-16T09:06:00Z" w16du:dateUtc="2026-09-16T02:06:00Z">
                    <w:r w:rsidR="00ED1D57">
                      <w:rPr>
                        <w:lang w:val="es-NI"/>
                      </w:rPr>
                      <w:t>đính kèm</w:t>
                    </w:r>
                  </w:ins>
                  <w:r>
                    <w:rPr>
                      <w:lang w:val="es-NI"/>
                    </w:rPr>
                    <w:t>, được xác định bằng cách</w:t>
                  </w:r>
                  <w:r w:rsidR="001C0F83">
                    <w:rPr>
                      <w:lang w:val="es-NI"/>
                    </w:rPr>
                    <w:t xml:space="preserve"> </w:t>
                  </w:r>
                  <w:r w:rsidR="00CD5CA2">
                    <w:rPr>
                      <w:lang w:val="es-NI"/>
                    </w:rPr>
                    <w:t xml:space="preserve">xây dựng cây </w:t>
                  </w:r>
                  <w:r w:rsidR="00D42C1E">
                    <w:rPr>
                      <w:lang w:val="es-NI"/>
                    </w:rPr>
                    <w:t xml:space="preserve">lãi suất ba chiều đã bao gồm đầy đủ các quyền chọn </w:t>
                  </w:r>
                  <w:del w:id="937" w:author="Quant Department - HO" w:date="2026-09-16T09:06:00Z" w16du:dateUtc="2026-09-16T02:06:00Z">
                    <w:r w:rsidR="00D42C1E" w:rsidDel="00ED1D57">
                      <w:rPr>
                        <w:lang w:val="es-NI"/>
                      </w:rPr>
                      <w:delText>nhúng</w:delText>
                    </w:r>
                  </w:del>
                  <w:ins w:id="938" w:author="Quant Department - HO" w:date="2026-09-16T09:06:00Z" w16du:dateUtc="2026-09-16T02:06:00Z">
                    <w:r w:rsidR="00ED1D57">
                      <w:rPr>
                        <w:lang w:val="es-NI"/>
                      </w:rPr>
                      <w:t>đính kèm</w:t>
                    </w:r>
                  </w:ins>
                  <w:r w:rsidR="00A80A1F">
                    <w:rPr>
                      <w:lang w:val="es-NI"/>
                    </w:rPr>
                    <w:t xml:space="preserve"> tương ứng với từng trái phiếu</w:t>
                  </w:r>
                </w:p>
              </w:tc>
            </w:tr>
            <w:tr w:rsidR="00046592" w14:paraId="351595C1" w14:textId="77777777" w:rsidTr="0008007D">
              <w:tc>
                <w:tcPr>
                  <w:tcW w:w="640" w:type="pct"/>
                  <w:vAlign w:val="center"/>
                  <w:tcPrChange w:id="939" w:author="Quant Department - HO" w:date="2026-08-28T15:18:00Z" w16du:dateUtc="2026-08-28T08:18:00Z">
                    <w:tcPr>
                      <w:tcW w:w="640" w:type="pct"/>
                      <w:vAlign w:val="center"/>
                    </w:tcPr>
                  </w:tcPrChange>
                </w:tcPr>
                <w:p w14:paraId="61A99C19" w14:textId="77777777" w:rsidR="00046592" w:rsidRDefault="00000000" w:rsidP="00AF4930">
                  <w:pPr>
                    <w:jc w:val="both"/>
                    <w:rPr>
                      <w:rFonts w:eastAsia="Calibri" w:cs="Arial"/>
                      <w:lang w:val="es-NI"/>
                    </w:rPr>
                  </w:pPr>
                  <m:oMathPara>
                    <m:oMath>
                      <m:sSub>
                        <m:sSubPr>
                          <m:ctrlPr>
                            <w:rPr>
                              <w:rFonts w:ascii="Cambria Math" w:eastAsia="Calibri" w:hAnsi="Cambria Math" w:cs="Arial"/>
                              <w:i/>
                              <w:lang w:val="es-NI"/>
                            </w:rPr>
                          </m:ctrlPr>
                        </m:sSubPr>
                        <m:e>
                          <m:r>
                            <w:rPr>
                              <w:rFonts w:ascii="Cambria Math" w:eastAsia="Calibri" w:hAnsi="Cambria Math" w:cs="Arial"/>
                              <w:lang w:val="es-NI"/>
                            </w:rPr>
                            <m:t>V</m:t>
                          </m:r>
                        </m:e>
                        <m:sub>
                          <m:r>
                            <w:rPr>
                              <w:rFonts w:ascii="Cambria Math" w:eastAsia="Calibri" w:hAnsi="Cambria Math" w:cs="Arial"/>
                              <w:lang w:val="es-NI"/>
                            </w:rPr>
                            <m:t>0</m:t>
                          </m:r>
                        </m:sub>
                      </m:sSub>
                    </m:oMath>
                  </m:oMathPara>
                </w:p>
              </w:tc>
              <w:tc>
                <w:tcPr>
                  <w:tcW w:w="4360" w:type="pct"/>
                  <w:tcPrChange w:id="940" w:author="Quant Department - HO" w:date="2026-08-28T15:18:00Z" w16du:dateUtc="2026-08-28T08:18:00Z">
                    <w:tcPr>
                      <w:tcW w:w="4360" w:type="pct"/>
                    </w:tcPr>
                  </w:tcPrChange>
                </w:tcPr>
                <w:p w14:paraId="42D65F5F" w14:textId="2BB1A7D1" w:rsidR="00046592" w:rsidRDefault="00046592" w:rsidP="00046592">
                  <w:pPr>
                    <w:rPr>
                      <w:lang w:val="es-NI"/>
                    </w:rPr>
                  </w:pPr>
                  <w:r>
                    <w:rPr>
                      <w:lang w:val="es-NI"/>
                    </w:rPr>
                    <w:t>Giá trị trái phiếu</w:t>
                  </w:r>
                  <w:r w:rsidR="00E13BD8">
                    <w:rPr>
                      <w:lang w:val="es-NI"/>
                    </w:rPr>
                    <w:t xml:space="preserve"> trơn</w:t>
                  </w:r>
                  <w:r>
                    <w:rPr>
                      <w:lang w:val="es-NI"/>
                    </w:rPr>
                    <w:t xml:space="preserve"> </w:t>
                  </w:r>
                  <w:ins w:id="941" w:author="Quant Department - HO" w:date="2026-09-04T10:01:00Z" w16du:dateUtc="2026-09-04T03:01:00Z">
                    <w:r w:rsidR="00985D88">
                      <w:rPr>
                        <w:lang w:val="es-NI"/>
                      </w:rPr>
                      <w:t>(</w:t>
                    </w:r>
                  </w:ins>
                  <w:r>
                    <w:rPr>
                      <w:lang w:val="es-NI"/>
                    </w:rPr>
                    <w:t xml:space="preserve">không chứa quyền chọn </w:t>
                  </w:r>
                  <w:del w:id="942" w:author="Quant Department - HO" w:date="2026-09-16T09:06:00Z" w16du:dateUtc="2026-09-16T02:06:00Z">
                    <w:r w:rsidDel="00ED1D57">
                      <w:rPr>
                        <w:lang w:val="es-NI"/>
                      </w:rPr>
                      <w:delText>nhúng</w:delText>
                    </w:r>
                  </w:del>
                  <w:ins w:id="943" w:author="Quant Department - HO" w:date="2026-09-16T09:06:00Z" w16du:dateUtc="2026-09-16T02:06:00Z">
                    <w:r w:rsidR="00ED1D57">
                      <w:rPr>
                        <w:lang w:val="es-NI"/>
                      </w:rPr>
                      <w:t>đính kèm</w:t>
                    </w:r>
                  </w:ins>
                  <w:ins w:id="944" w:author="Quant Department - HO" w:date="2026-09-04T10:01:00Z" w16du:dateUtc="2026-09-04T03:01:00Z">
                    <w:r w:rsidR="00985D88">
                      <w:rPr>
                        <w:lang w:val="es-NI"/>
                      </w:rPr>
                      <w:t>)</w:t>
                    </w:r>
                  </w:ins>
                  <w:r w:rsidR="00EC6587">
                    <w:rPr>
                      <w:lang w:val="es-NI"/>
                    </w:rPr>
                    <w:t xml:space="preserve">, được xác định từ cây lãi suất ba chiều có cùng cấu trúc với cây lãi suất được sử dụng để xác định </w:t>
                  </w:r>
                  <m:oMath>
                    <m:sSub>
                      <m:sSubPr>
                        <m:ctrlPr>
                          <w:rPr>
                            <w:rFonts w:ascii="Cambria Math" w:hAnsi="Cambria Math"/>
                            <w:i/>
                            <w:lang w:val="es-NI"/>
                          </w:rPr>
                        </m:ctrlPr>
                      </m:sSubPr>
                      <m:e>
                        <m:r>
                          <w:rPr>
                            <w:rFonts w:ascii="Cambria Math" w:hAnsi="Cambria Math"/>
                            <w:lang w:val="es-NI"/>
                          </w:rPr>
                          <m:t>V</m:t>
                        </m:r>
                      </m:e>
                      <m:sub>
                        <m:r>
                          <w:rPr>
                            <w:rFonts w:ascii="Cambria Math" w:hAnsi="Cambria Math"/>
                            <w:lang w:val="es-NI"/>
                          </w:rPr>
                          <m:t>Opt</m:t>
                        </m:r>
                      </m:sub>
                    </m:sSub>
                  </m:oMath>
                  <w:r w:rsidR="00EC6587">
                    <w:rPr>
                      <w:lang w:val="es-NI"/>
                    </w:rPr>
                    <w:t xml:space="preserve"> nhưng không bao gồm quyền chọn</w:t>
                  </w:r>
                  <w:r w:rsidR="00346213">
                    <w:rPr>
                      <w:lang w:val="es-NI"/>
                    </w:rPr>
                    <w:t xml:space="preserve"> </w:t>
                  </w:r>
                  <w:del w:id="945" w:author="Quant Department - HO" w:date="2026-09-16T09:06:00Z" w16du:dateUtc="2026-09-16T02:06:00Z">
                    <w:r w:rsidR="00346213" w:rsidDel="00ED1D57">
                      <w:rPr>
                        <w:lang w:val="es-NI"/>
                      </w:rPr>
                      <w:delText>nhúng</w:delText>
                    </w:r>
                  </w:del>
                  <w:ins w:id="946" w:author="Quant Department - HO" w:date="2026-09-16T09:06:00Z" w16du:dateUtc="2026-09-16T02:06:00Z">
                    <w:r w:rsidR="00ED1D57">
                      <w:rPr>
                        <w:lang w:val="es-NI"/>
                      </w:rPr>
                      <w:t>đính kèm</w:t>
                    </w:r>
                  </w:ins>
                  <w:ins w:id="947" w:author="Quant Department - HO" w:date="2026-09-04T10:02:00Z" w16du:dateUtc="2026-09-04T03:02:00Z">
                    <w:r w:rsidR="00944688">
                      <w:rPr>
                        <w:lang w:val="es-NI"/>
                      </w:rPr>
                      <w:t>.</w:t>
                    </w:r>
                  </w:ins>
                </w:p>
              </w:tc>
            </w:tr>
          </w:tbl>
          <w:p w14:paraId="3E07A6B3" w14:textId="3EFB8AE5" w:rsidR="00C6443C" w:rsidRPr="009C1CF0" w:rsidRDefault="00C6443C" w:rsidP="00AF4728">
            <w:pPr>
              <w:rPr>
                <w:rFonts w:eastAsiaTheme="minorEastAsia"/>
                <w:lang w:val="es-NI"/>
              </w:rPr>
            </w:pPr>
          </w:p>
        </w:tc>
      </w:tr>
    </w:tbl>
    <w:p w14:paraId="11124D70" w14:textId="77777777" w:rsidR="00DB1701" w:rsidRDefault="00000000">
      <w:pPr>
        <w:pStyle w:val="TLXDMHHeading30"/>
      </w:pPr>
      <w:r>
        <w:t>Dẫn dắt công thức và chứng minh cho cây lãi suất ba chiều</w:t>
      </w:r>
    </w:p>
    <w:p w14:paraId="06317850" w14:textId="77777777" w:rsidR="00DB1701" w:rsidRDefault="00000000">
      <w:r>
        <w:t xml:space="preserve">Mục 2.3.1 tóm tắt năm bước dựng cây. Mục này trình bày đầy đủ phần dẫn dắt và chứng minh của từng bước, để người đọc kiểm chứng được mọi công thức mà không phải tra cứu ngoài tài liệu. Ký hiệu dùng thống nhất: </w:t>
      </w:r>
      <m:oMath>
        <m:r>
          <w:rPr>
            <w:rFonts w:ascii="Cambria Math" w:hAnsi="Cambria Math"/>
          </w:rPr>
          <m:t>a</m:t>
        </m:r>
      </m:oMath>
      <w:r>
        <w:t xml:space="preserve"> là tốc độ hồi quy về trung bình, </w:t>
      </w:r>
      <m:oMath>
        <m:r>
          <w:rPr>
            <w:rFonts w:ascii="Cambria Math" w:hAnsi="Cambria Math"/>
          </w:rPr>
          <m:t>σ</m:t>
        </m:r>
      </m:oMath>
      <w:r>
        <w:t xml:space="preserve"> là độ biến động tức thời, </w:t>
      </w:r>
      <m:oMath>
        <m:r>
          <w:rPr>
            <w:rFonts w:ascii="Cambria Math" w:hAnsi="Cambria Math"/>
          </w:rPr>
          <m:t>τ=T-t</m:t>
        </m:r>
      </m:oMath>
      <w:r>
        <w:t xml:space="preserve"> là kỳ hạn còn lại, </w:t>
      </w:r>
      <m:oMath>
        <m:sSup>
          <m:sSupPr>
            <m:ctrlPr>
              <w:rPr>
                <w:rFonts w:ascii="Cambria Math" w:hAnsi="Cambria Math"/>
              </w:rPr>
            </m:ctrlPr>
          </m:sSupPr>
          <m:e>
            <m:r>
              <w:rPr>
                <w:rFonts w:ascii="Cambria Math" w:hAnsi="Cambria Math"/>
              </w:rPr>
              <m:t>P</m:t>
            </m:r>
          </m:e>
          <m:sup>
            <m:r>
              <w:rPr>
                <w:rFonts w:ascii="Cambria Math" w:hAnsi="Cambria Math"/>
              </w:rPr>
              <m:t>mkt</m:t>
            </m:r>
          </m:sup>
        </m:sSup>
        <m:r>
          <w:rPr>
            <w:rFonts w:ascii="Cambria Math" w:hAnsi="Cambria Math"/>
          </w:rPr>
          <m:t>(0,T)</m:t>
        </m:r>
      </m:oMath>
      <w:r>
        <w:t xml:space="preserve"> là giá trái phiếu không coupon đọc từ đường cong LSCK đầu vào.</w:t>
      </w:r>
    </w:p>
    <w:p w14:paraId="18833EF6" w14:textId="77777777" w:rsidR="00DB1701" w:rsidRDefault="00000000">
      <w:pPr>
        <w:spacing w:after="80"/>
      </w:pPr>
      <w:r>
        <w:rPr>
          <w:b/>
        </w:rPr>
        <w:t>a) Tách lãi suất tức thời thành phần tất định và phần ngẫu nhiên</w:t>
      </w:r>
    </w:p>
    <w:p w14:paraId="7E131FD5" w14:textId="77777777" w:rsidR="00DB1701" w:rsidRDefault="00000000">
      <w:r>
        <w:t xml:space="preserve">Mô hình Hull–White một nhân tố mô tả lãi suất tức thời </w:t>
      </w:r>
      <m:oMath>
        <m:r>
          <w:rPr>
            <w:rFonts w:ascii="Cambria Math" w:hAnsi="Cambria Math"/>
          </w:rPr>
          <m:t>r(t)</m:t>
        </m:r>
      </m:oMath>
      <w:r>
        <w:t xml:space="preserve"> bằng phương trình vi phân ngẫu nhiên</w:t>
      </w:r>
    </w:p>
    <w:p w14:paraId="3EB91E9F" w14:textId="77777777" w:rsidR="00DB1701" w:rsidRDefault="00000000">
      <w:pPr>
        <w:tabs>
          <w:tab w:val="center" w:pos="4500"/>
          <w:tab w:val="right" w:pos="9000"/>
        </w:tabs>
      </w:pPr>
      <w:r>
        <w:tab/>
      </w:r>
      <m:oMath>
        <m:r>
          <w:rPr>
            <w:rFonts w:ascii="Cambria Math" w:hAnsi="Cambria Math"/>
          </w:rPr>
          <m:t>dr(t)=</m:t>
        </m:r>
        <m:d>
          <m:dPr>
            <m:begChr m:val="["/>
            <m:endChr m:val="]"/>
            <m:ctrlPr>
              <w:rPr>
                <w:rFonts w:ascii="Cambria Math" w:hAnsi="Cambria Math"/>
              </w:rPr>
            </m:ctrlPr>
          </m:dPr>
          <m:e>
            <m:r>
              <w:rPr>
                <w:rFonts w:ascii="Cambria Math" w:hAnsi="Cambria Math"/>
              </w:rPr>
              <m:t>θ(t)-ar(t)</m:t>
            </m:r>
          </m:e>
        </m:d>
        <m:r>
          <w:rPr>
            <w:rFonts w:ascii="Cambria Math" w:hAnsi="Cambria Math"/>
          </w:rPr>
          <m:t>dt+σdW(t)</m:t>
        </m:r>
      </m:oMath>
      <w:r>
        <w:tab/>
        <w:t>(CT-1)</w:t>
      </w:r>
    </w:p>
    <w:p w14:paraId="6F26B826" w14:textId="77777777" w:rsidR="00DB1701" w:rsidRDefault="00000000">
      <w:r>
        <w:t xml:space="preserve">trong đó </w:t>
      </w:r>
      <m:oMath>
        <m:r>
          <w:rPr>
            <w:rFonts w:ascii="Cambria Math" w:hAnsi="Cambria Math"/>
          </w:rPr>
          <m:t>θ(t)</m:t>
        </m:r>
      </m:oMath>
      <w:r>
        <w:t xml:space="preserve"> là hàm tất định được chọn sao cho mô hình tái tạo đúng đường cong LSCK đầu vào. Vì </w:t>
      </w:r>
      <m:oMath>
        <m:r>
          <w:rPr>
            <w:rFonts w:ascii="Cambria Math" w:hAnsi="Cambria Math"/>
          </w:rPr>
          <m:t>θ(t)</m:t>
        </m:r>
      </m:oMath>
      <w:r>
        <w:t xml:space="preserve"> chỉ dịch mức chứ không đổi hình dạng ngẫu nhiên, ta tách</w:t>
      </w:r>
    </w:p>
    <w:p w14:paraId="3B73849D" w14:textId="77777777" w:rsidR="00DB1701" w:rsidRDefault="00000000">
      <w:pPr>
        <w:tabs>
          <w:tab w:val="center" w:pos="4500"/>
          <w:tab w:val="right" w:pos="9000"/>
        </w:tabs>
      </w:pPr>
      <w:r>
        <w:tab/>
      </w:r>
      <m:oMath>
        <m:r>
          <w:rPr>
            <w:rFonts w:ascii="Cambria Math" w:hAnsi="Cambria Math"/>
          </w:rPr>
          <m:t>x(t)=r(t)-α(t),α(t)=</m:t>
        </m:r>
        <m:r>
          <m:rPr>
            <m:scr m:val="double-struck"/>
          </m:rPr>
          <w:rPr>
            <w:rFonts w:ascii="Cambria Math" w:hAnsi="Cambria Math"/>
          </w:rPr>
          <m:t>E</m:t>
        </m:r>
        <m:d>
          <m:dPr>
            <m:begChr m:val="["/>
            <m:endChr m:val="]"/>
            <m:ctrlPr>
              <w:rPr>
                <w:rFonts w:ascii="Cambria Math" w:hAnsi="Cambria Math"/>
              </w:rPr>
            </m:ctrlPr>
          </m:dPr>
          <m:e>
            <m:r>
              <w:rPr>
                <w:rFonts w:ascii="Cambria Math" w:hAnsi="Cambria Math"/>
              </w:rPr>
              <m:t>r(t)</m:t>
            </m:r>
          </m:e>
        </m:d>
      </m:oMath>
      <w:r>
        <w:tab/>
        <w:t>(CT-2)</w:t>
      </w:r>
    </w:p>
    <w:p w14:paraId="3D7E85F7" w14:textId="77777777" w:rsidR="00DB1701" w:rsidRDefault="00000000">
      <w:r>
        <w:t xml:space="preserve">Thay CT-2 vào CT-1 và khử phần tất định, </w:t>
      </w:r>
      <m:oMath>
        <m:r>
          <w:rPr>
            <w:rFonts w:ascii="Cambria Math" w:hAnsi="Cambria Math"/>
          </w:rPr>
          <m:t>x(t)</m:t>
        </m:r>
      </m:oMath>
      <w:r>
        <w:t xml:space="preserve"> thoả phương trình Ornstein–Uhlenbeck </w:t>
      </w:r>
      <w:r>
        <w:rPr>
          <w:b/>
        </w:rPr>
        <w:t>thuần nhất</w:t>
      </w:r>
      <w:r>
        <w:t xml:space="preserve">, không còn </w:t>
      </w:r>
      <m:oMath>
        <m:r>
          <w:rPr>
            <w:rFonts w:ascii="Cambria Math" w:hAnsi="Cambria Math"/>
          </w:rPr>
          <m:t>θ</m:t>
        </m:r>
      </m:oMath>
      <w:r>
        <w:t>:</w:t>
      </w:r>
    </w:p>
    <w:p w14:paraId="39E636F6" w14:textId="77777777" w:rsidR="00DB1701" w:rsidRDefault="00000000">
      <w:pPr>
        <w:tabs>
          <w:tab w:val="center" w:pos="4500"/>
          <w:tab w:val="right" w:pos="9000"/>
        </w:tabs>
      </w:pPr>
      <w:r>
        <w:tab/>
      </w:r>
      <m:oMath>
        <m:r>
          <w:rPr>
            <w:rFonts w:ascii="Cambria Math" w:hAnsi="Cambria Math"/>
          </w:rPr>
          <m:t>dx(t)=-ax(t)dt+σdW(t),x(0)=0</m:t>
        </m:r>
      </m:oMath>
      <w:r>
        <w:tab/>
        <w:t>(CT-3)</w:t>
      </w:r>
    </w:p>
    <w:p w14:paraId="4FD75A3A" w14:textId="77777777" w:rsidR="00DB1701" w:rsidRDefault="00000000">
      <w:r>
        <w:rPr>
          <w:b/>
        </w:rPr>
        <w:t>Chứng minh nghiệm của CT-3.</w:t>
      </w:r>
      <w:r>
        <w:t xml:space="preserve"> Xét </w:t>
      </w:r>
      <m:oMath>
        <m:r>
          <w:rPr>
            <w:rFonts w:ascii="Cambria Math" w:hAnsi="Cambria Math"/>
          </w:rPr>
          <m:t>Y(t)=</m:t>
        </m:r>
        <m:sSup>
          <m:sSupPr>
            <m:ctrlPr>
              <w:rPr>
                <w:rFonts w:ascii="Cambria Math" w:hAnsi="Cambria Math"/>
              </w:rPr>
            </m:ctrlPr>
          </m:sSupPr>
          <m:e>
            <m:r>
              <w:rPr>
                <w:rFonts w:ascii="Cambria Math" w:hAnsi="Cambria Math"/>
              </w:rPr>
              <m:t>e</m:t>
            </m:r>
          </m:e>
          <m:sup>
            <m:r>
              <w:rPr>
                <w:rFonts w:ascii="Cambria Math" w:hAnsi="Cambria Math"/>
              </w:rPr>
              <m:t>at</m:t>
            </m:r>
          </m:sup>
        </m:sSup>
        <m:r>
          <w:rPr>
            <w:rFonts w:ascii="Cambria Math" w:hAnsi="Cambria Math"/>
          </w:rPr>
          <m:t>x(t)</m:t>
        </m:r>
      </m:oMath>
      <w:r>
        <w:t>. Theo bổ đề Itô,</w:t>
      </w:r>
    </w:p>
    <w:p w14:paraId="3C1525AC" w14:textId="77777777" w:rsidR="00DB1701" w:rsidRDefault="00000000">
      <w:pPr>
        <w:tabs>
          <w:tab w:val="center" w:pos="4500"/>
          <w:tab w:val="right" w:pos="9000"/>
        </w:tabs>
      </w:pPr>
      <w:r>
        <w:lastRenderedPageBreak/>
        <w:tab/>
      </w:r>
      <m:oMath>
        <m:r>
          <w:rPr>
            <w:rFonts w:ascii="Cambria Math" w:hAnsi="Cambria Math"/>
          </w:rPr>
          <m:t>dY(t)=a</m:t>
        </m:r>
        <m:sSup>
          <m:sSupPr>
            <m:ctrlPr>
              <w:rPr>
                <w:rFonts w:ascii="Cambria Math" w:hAnsi="Cambria Math"/>
              </w:rPr>
            </m:ctrlPr>
          </m:sSupPr>
          <m:e>
            <m:r>
              <w:rPr>
                <w:rFonts w:ascii="Cambria Math" w:hAnsi="Cambria Math"/>
              </w:rPr>
              <m:t>e</m:t>
            </m:r>
          </m:e>
          <m:sup>
            <m:r>
              <w:rPr>
                <w:rFonts w:ascii="Cambria Math" w:hAnsi="Cambria Math"/>
              </w:rPr>
              <m:t>at</m:t>
            </m:r>
          </m:sup>
        </m:sSup>
        <m:r>
          <w:rPr>
            <w:rFonts w:ascii="Cambria Math" w:hAnsi="Cambria Math"/>
          </w:rPr>
          <m:t>xdt+</m:t>
        </m:r>
        <m:sSup>
          <m:sSupPr>
            <m:ctrlPr>
              <w:rPr>
                <w:rFonts w:ascii="Cambria Math" w:hAnsi="Cambria Math"/>
              </w:rPr>
            </m:ctrlPr>
          </m:sSupPr>
          <m:e>
            <m:r>
              <w:rPr>
                <w:rFonts w:ascii="Cambria Math" w:hAnsi="Cambria Math"/>
              </w:rPr>
              <m:t>e</m:t>
            </m:r>
          </m:e>
          <m:sup>
            <m:r>
              <w:rPr>
                <w:rFonts w:ascii="Cambria Math" w:hAnsi="Cambria Math"/>
              </w:rPr>
              <m:t>at</m:t>
            </m:r>
          </m:sup>
        </m:sSup>
        <m:d>
          <m:dPr>
            <m:ctrlPr>
              <w:rPr>
                <w:rFonts w:ascii="Cambria Math" w:hAnsi="Cambria Math"/>
              </w:rPr>
            </m:ctrlPr>
          </m:dPr>
          <m:e>
            <m:r>
              <w:rPr>
                <w:rFonts w:ascii="Cambria Math" w:hAnsi="Cambria Math"/>
              </w:rPr>
              <m:t>-axdt+σdW</m:t>
            </m:r>
          </m:e>
        </m:d>
        <m:r>
          <w:rPr>
            <w:rFonts w:ascii="Cambria Math" w:hAnsi="Cambria Math"/>
          </w:rPr>
          <m:t>=σ</m:t>
        </m:r>
        <m:sSup>
          <m:sSupPr>
            <m:ctrlPr>
              <w:rPr>
                <w:rFonts w:ascii="Cambria Math" w:hAnsi="Cambria Math"/>
              </w:rPr>
            </m:ctrlPr>
          </m:sSupPr>
          <m:e>
            <m:r>
              <w:rPr>
                <w:rFonts w:ascii="Cambria Math" w:hAnsi="Cambria Math"/>
              </w:rPr>
              <m:t>e</m:t>
            </m:r>
          </m:e>
          <m:sup>
            <m:r>
              <w:rPr>
                <w:rFonts w:ascii="Cambria Math" w:hAnsi="Cambria Math"/>
              </w:rPr>
              <m:t>at</m:t>
            </m:r>
          </m:sup>
        </m:sSup>
        <m:r>
          <w:rPr>
            <w:rFonts w:ascii="Cambria Math" w:hAnsi="Cambria Math"/>
          </w:rPr>
          <m:t>dW(t)</m:t>
        </m:r>
      </m:oMath>
      <w:r>
        <w:tab/>
        <w:t>(CT-4)</w:t>
      </w:r>
    </w:p>
    <w:p w14:paraId="42260B54" w14:textId="77777777" w:rsidR="00DB1701" w:rsidRDefault="00000000">
      <w:r>
        <w:t xml:space="preserve">Hai số hạng chứa </w:t>
      </w:r>
      <m:oMath>
        <m:r>
          <w:rPr>
            <w:rFonts w:ascii="Cambria Math" w:hAnsi="Cambria Math"/>
          </w:rPr>
          <m:t>ax</m:t>
        </m:r>
      </m:oMath>
      <w:r>
        <w:t xml:space="preserve"> triệt tiêu nên </w:t>
      </w:r>
      <m:oMath>
        <m:r>
          <w:rPr>
            <w:rFonts w:ascii="Cambria Math" w:hAnsi="Cambria Math"/>
          </w:rPr>
          <m:t>Y</m:t>
        </m:r>
      </m:oMath>
      <w:r>
        <w:t xml:space="preserve"> không còn thành phần trôi. Lấy tích phân từ </w:t>
      </w:r>
      <m:oMath>
        <m:r>
          <w:rPr>
            <w:rFonts w:ascii="Cambria Math" w:hAnsi="Cambria Math"/>
          </w:rPr>
          <m:t>0</m:t>
        </m:r>
      </m:oMath>
      <w:r>
        <w:t xml:space="preserve"> đến </w:t>
      </w:r>
      <m:oMath>
        <m:r>
          <w:rPr>
            <w:rFonts w:ascii="Cambria Math" w:hAnsi="Cambria Math"/>
          </w:rPr>
          <m:t>t</m:t>
        </m:r>
      </m:oMath>
      <w:r>
        <w:t xml:space="preserve"> với </w:t>
      </w:r>
      <m:oMath>
        <m:r>
          <w:rPr>
            <w:rFonts w:ascii="Cambria Math" w:hAnsi="Cambria Math"/>
          </w:rPr>
          <m:t>Y(0)=x(0)=0</m:t>
        </m:r>
      </m:oMath>
      <w:r>
        <w:t xml:space="preserve"> rồi nhân lại </w:t>
      </w:r>
      <m:oMath>
        <m:sSup>
          <m:sSupPr>
            <m:ctrlPr>
              <w:rPr>
                <w:rFonts w:ascii="Cambria Math" w:hAnsi="Cambria Math"/>
              </w:rPr>
            </m:ctrlPr>
          </m:sSupPr>
          <m:e>
            <m:r>
              <w:rPr>
                <w:rFonts w:ascii="Cambria Math" w:hAnsi="Cambria Math"/>
              </w:rPr>
              <m:t>e</m:t>
            </m:r>
          </m:e>
          <m:sup>
            <m:r>
              <w:rPr>
                <w:rFonts w:ascii="Cambria Math" w:hAnsi="Cambria Math"/>
              </w:rPr>
              <m:t>-at</m:t>
            </m:r>
          </m:sup>
        </m:sSup>
      </m:oMath>
      <w:r>
        <w:t>:</w:t>
      </w:r>
    </w:p>
    <w:p w14:paraId="49888BFC" w14:textId="77777777" w:rsidR="00DB1701" w:rsidRDefault="00000000">
      <w:pPr>
        <w:tabs>
          <w:tab w:val="center" w:pos="4500"/>
          <w:tab w:val="right" w:pos="9000"/>
        </w:tabs>
      </w:pPr>
      <w:r>
        <w:tab/>
      </w:r>
      <m:oMath>
        <m:r>
          <w:rPr>
            <w:rFonts w:ascii="Cambria Math" w:hAnsi="Cambria Math"/>
          </w:rPr>
          <m:t>x(t)=σ</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w:rPr>
                    <w:rFonts w:ascii="Cambria Math" w:hAnsi="Cambria Math"/>
                  </w:rPr>
                  <m:t>-a(t-u)</m:t>
                </m:r>
              </m:sup>
            </m:sSup>
          </m:e>
        </m:nary>
        <m:r>
          <w:rPr>
            <w:rFonts w:ascii="Cambria Math" w:hAnsi="Cambria Math"/>
          </w:rPr>
          <m:t>dW(u)</m:t>
        </m:r>
      </m:oMath>
      <w:r>
        <w:tab/>
        <w:t>(CT-5)</w:t>
      </w:r>
    </w:p>
    <w:p w14:paraId="6B34817C" w14:textId="77777777" w:rsidR="00DB1701" w:rsidRDefault="00000000">
      <w:r>
        <w:t xml:space="preserve">Vế phải là tích phân Itô của một hàm </w:t>
      </w:r>
      <w:r>
        <w:rPr>
          <w:b/>
        </w:rPr>
        <w:t>tất định</w:t>
      </w:r>
      <w:r>
        <w:t xml:space="preserve">, nên </w:t>
      </w:r>
      <m:oMath>
        <m:r>
          <w:rPr>
            <w:rFonts w:ascii="Cambria Math" w:hAnsi="Cambria Math"/>
          </w:rPr>
          <m:t>x(t)</m:t>
        </m:r>
      </m:oMath>
      <w:r>
        <w:t xml:space="preserve"> có phân phối chuẩn với kỳ vọng bằng </w:t>
      </w:r>
      <m:oMath>
        <m:r>
          <w:rPr>
            <w:rFonts w:ascii="Cambria Math" w:hAnsi="Cambria Math"/>
          </w:rPr>
          <m:t>0</m:t>
        </m:r>
      </m:oMath>
      <w:r>
        <w:t>. Phương sai tính bằng đẳng cự Itô:</w:t>
      </w:r>
    </w:p>
    <w:p w14:paraId="585862AA" w14:textId="77777777" w:rsidR="00DB1701" w:rsidRDefault="00000000">
      <w:pPr>
        <w:tabs>
          <w:tab w:val="center" w:pos="4500"/>
          <w:tab w:val="right" w:pos="9000"/>
        </w:tabs>
      </w:pPr>
      <w:r>
        <w:tab/>
      </w:r>
      <m:oMath>
        <m:r>
          <w:rPr>
            <w:rFonts w:ascii="Cambria Math" w:hAnsi="Cambria Math"/>
          </w:rPr>
          <m:t>V(t)=</m:t>
        </m:r>
        <m:r>
          <m:rPr>
            <m:sty m:val="p"/>
          </m:rPr>
          <w:rPr>
            <w:rFonts w:ascii="Cambria Math" w:hAnsi="Cambria Math"/>
          </w:rPr>
          <m:t>Var</m:t>
        </m:r>
        <m:d>
          <m:dPr>
            <m:begChr m:val="["/>
            <m:endChr m:val="]"/>
            <m:ctrlPr>
              <w:rPr>
                <w:rFonts w:ascii="Cambria Math" w:hAnsi="Cambria Math"/>
              </w:rPr>
            </m:ctrlPr>
          </m:dPr>
          <m:e>
            <m:r>
              <w:rPr>
                <w:rFonts w:ascii="Cambria Math" w:hAnsi="Cambria Math"/>
              </w:rPr>
              <m:t>x(t)</m:t>
            </m:r>
          </m:e>
        </m:d>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w:rPr>
                    <w:rFonts w:ascii="Cambria Math" w:hAnsi="Cambria Math"/>
                  </w:rPr>
                  <m:t>-2a(t-u)</m:t>
                </m:r>
              </m:sup>
            </m:sSup>
          </m:e>
        </m:nary>
        <m:r>
          <w:rPr>
            <w:rFonts w:ascii="Cambria Math" w:hAnsi="Cambria Math"/>
          </w:rPr>
          <m:t>du=</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2a</m:t>
            </m:r>
          </m:den>
        </m:f>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e</m:t>
                </m:r>
              </m:e>
              <m:sup>
                <m:r>
                  <w:rPr>
                    <w:rFonts w:ascii="Cambria Math" w:hAnsi="Cambria Math"/>
                  </w:rPr>
                  <m:t>-2at</m:t>
                </m:r>
              </m:sup>
            </m:sSup>
          </m:e>
        </m:d>
      </m:oMath>
      <w:r>
        <w:tab/>
        <w:t>(CT-6)</w:t>
      </w:r>
    </w:p>
    <w:p w14:paraId="26879594" w14:textId="77777777" w:rsidR="00DB1701" w:rsidRDefault="00000000">
      <w:r>
        <w:t xml:space="preserve">Kết quả này được dùng lại ở mọi bước sau: </w:t>
      </w:r>
      <m:oMath>
        <m:r>
          <w:rPr>
            <w:rFonts w:ascii="Cambria Math" w:hAnsi="Cambria Math"/>
          </w:rPr>
          <m:t>x</m:t>
        </m:r>
      </m:oMath>
      <w:r>
        <w:t xml:space="preserve"> là biến chuẩn, tâm </w:t>
      </w:r>
      <m:oMath>
        <m:r>
          <w:rPr>
            <w:rFonts w:ascii="Cambria Math" w:hAnsi="Cambria Math"/>
          </w:rPr>
          <m:t>0</m:t>
        </m:r>
      </m:oMath>
      <w:r>
        <w:t xml:space="preserve">, phương sai </w:t>
      </w:r>
      <w:r>
        <w:rPr>
          <w:b/>
        </w:rPr>
        <w:t>bão hoà</w:t>
      </w:r>
      <w:r>
        <w:t xml:space="preserve"> về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/(2a)</m:t>
        </m:r>
      </m:oMath>
      <w:r>
        <w:t xml:space="preserve"> khi </w:t>
      </w:r>
      <m:oMath>
        <m:r>
          <w:rPr>
            <w:rFonts w:ascii="Cambria Math" w:hAnsi="Cambria Math"/>
          </w:rPr>
          <m:t>t</m:t>
        </m:r>
      </m:oMath>
      <w:r>
        <w:t xml:space="preserve"> lớn. Chính tính bão hoà đó khiến cây không nở rộng vô hạn theo thời gian.</w:t>
      </w:r>
    </w:p>
    <w:p w14:paraId="353C4F62" w14:textId="77777777" w:rsidR="00DB1701" w:rsidRDefault="00000000">
      <w:pPr>
        <w:spacing w:after="80"/>
      </w:pPr>
      <w:r>
        <w:rPr>
          <w:b/>
        </w:rPr>
        <w:t>b) Từ biến trạng thái ra lãi suất kỳ hạn</w:t>
      </w:r>
    </w:p>
    <w:p w14:paraId="65BE3B3D" w14:textId="77777777" w:rsidR="00DB1701" w:rsidRDefault="00000000">
      <w:r>
        <w:t xml:space="preserve">Cây lưu trữ </w:t>
      </w:r>
      <m:oMath>
        <m:r>
          <w:rPr>
            <w:rFonts w:ascii="Cambria Math" w:hAnsi="Cambria Math"/>
          </w:rPr>
          <m:t>x</m:t>
        </m:r>
      </m:oMath>
      <w:r>
        <w:t xml:space="preserve">, nhưng dòng tiền lại phụ thuộc lãi suất kỳ hạn </w:t>
      </w:r>
      <m:oMath>
        <m:r>
          <w:rPr>
            <w:rFonts w:ascii="Cambria Math" w:hAnsi="Cambria Math"/>
          </w:rPr>
          <m:t>R(t,T)</m:t>
        </m:r>
      </m:oMath>
      <w:r>
        <w:t>, nên cần công thức nối hai đại lượng. Giá trái phiếu không coupon là</w:t>
      </w:r>
    </w:p>
    <w:p w14:paraId="4DF38ECB" w14:textId="77777777" w:rsidR="00DB1701" w:rsidRDefault="00000000">
      <w:pPr>
        <w:tabs>
          <w:tab w:val="center" w:pos="4500"/>
          <w:tab w:val="right" w:pos="9000"/>
        </w:tabs>
      </w:pPr>
      <w:r>
        <w:tab/>
      </w:r>
      <m:oMath>
        <m:r>
          <w:rPr>
            <w:rFonts w:ascii="Cambria Math" w:hAnsi="Cambria Math"/>
          </w:rPr>
          <m:t>P(t,T)=</m:t>
        </m:r>
        <m:sSub>
          <m:sSubPr>
            <m:ctrlPr>
              <w:rPr>
                <w:rFonts w:ascii="Cambria Math" w:hAnsi="Cambria Math"/>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r>
                  <w:rPr>
                    <w:rFonts w:ascii="Cambria Math" w:hAnsi="Cambria Math"/>
                  </w:rPr>
                  <m:t>-</m:t>
                </m:r>
                <m:nary>
                  <m:naryPr>
                    <m:limLoc m:val="subSup"/>
                    <m:grow m:val="1"/>
                    <m:ctrlPr>
                      <w:rPr>
                        <w:rFonts w:ascii="Cambria Math" w:hAnsi="Cambria Math"/>
                      </w:rPr>
                    </m:ctrlPr>
                  </m:naryPr>
                  <m:sub>
                    <m:r>
                      <w:rPr>
                        <w:rFonts w:ascii="Cambria Math" w:hAnsi="Cambria Math"/>
                      </w:rPr>
                      <m:t>t</m:t>
                    </m:r>
                  </m:sub>
                  <m:sup>
                    <m:r>
                      <w:rPr>
                        <w:rFonts w:ascii="Cambria Math" w:hAnsi="Cambria Math"/>
                      </w:rPr>
                      <m:t>T</m:t>
                    </m:r>
                  </m:sup>
                  <m:e>
                    <m:r>
                      <w:rPr>
                        <w:rFonts w:ascii="Cambria Math" w:hAnsi="Cambria Math"/>
                      </w:rPr>
                      <m:t>r</m:t>
                    </m:r>
                  </m:e>
                </m:nary>
                <m:r>
                  <w:rPr>
                    <w:rFonts w:ascii="Cambria Math" w:hAnsi="Cambria Math"/>
                  </w:rPr>
                  <m:t>(s)ds</m:t>
                </m:r>
              </m:e>
            </m:d>
          </m:e>
        </m:d>
      </m:oMath>
      <w:r>
        <w:tab/>
        <w:t>(CT-7)</w:t>
      </w:r>
    </w:p>
    <w:p w14:paraId="57AE5428" w14:textId="77777777" w:rsidR="00DB1701" w:rsidRDefault="00000000">
      <w:r>
        <w:t xml:space="preserve">Vì </w:t>
      </w:r>
      <m:oMath>
        <m:r>
          <w:rPr>
            <w:rFonts w:ascii="Cambria Math" w:hAnsi="Cambria Math"/>
          </w:rPr>
          <m:t>r(s)=x(s)+α(s)</m:t>
        </m:r>
      </m:oMath>
      <w:r>
        <w:t xml:space="preserve"> và tích phân của một quá trình Gauss cũng là biến Gauss, ta dùng đẳng thức hàm sinh moment </w:t>
      </w:r>
      <m:oMath>
        <m:r>
          <m:rPr>
            <m:scr m:val="double-struck"/>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Z</m:t>
                </m:r>
              </m:sup>
            </m:sSup>
          </m:e>
        </m:d>
        <m:r>
          <w:rPr>
            <w:rFonts w:ascii="Cambria Math" w:hAnsi="Cambria Math"/>
          </w:rPr>
          <m:t>=</m:t>
        </m:r>
        <m:r>
          <m:rPr>
            <m:sty m:val="p"/>
          </m:rPr>
          <w:rPr>
            <w:rFonts w:ascii="Cambria Math" w:hAnsi="Cambria Math"/>
          </w:rPr>
          <m:t>exp</m:t>
        </m:r>
        <m:d>
          <m:dPr>
            <m:ctrlPr>
              <w:rPr>
                <w:rFonts w:ascii="Cambria Math" w:hAnsi="Cambria Math"/>
              </w:rPr>
            </m:ctrlPr>
          </m:dPr>
          <m:e>
            <m:r>
              <m:rPr>
                <m:scr m:val="double-struck"/>
              </m:rPr>
              <w:rPr>
                <w:rFonts w:ascii="Cambria Math" w:hAnsi="Cambria Math"/>
              </w:rPr>
              <m:t>E[</m:t>
            </m:r>
            <m:r>
              <w:rPr>
                <w:rFonts w:ascii="Cambria Math" w:hAnsi="Cambria Math"/>
              </w:rPr>
              <m:t>Z]+</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Var</m:t>
            </m:r>
            <m:r>
              <w:rPr>
                <w:rFonts w:ascii="Cambria Math" w:hAnsi="Cambria Math"/>
              </w:rPr>
              <m:t>[Z]</m:t>
            </m:r>
          </m:e>
        </m:d>
      </m:oMath>
      <w:r>
        <w:t xml:space="preserve"> cho </w:t>
      </w:r>
      <m:oMath>
        <m:r>
          <w:rPr>
            <w:rFonts w:ascii="Cambria Math" w:hAnsi="Cambria Math"/>
          </w:rPr>
          <m:t>Z=-</m:t>
        </m:r>
        <m:nary>
          <m:naryPr>
            <m:limLoc m:val="subSup"/>
            <m:grow m:val="1"/>
            <m:ctrlPr>
              <w:rPr>
                <w:rFonts w:ascii="Cambria Math" w:hAnsi="Cambria Math"/>
              </w:rPr>
            </m:ctrlPr>
          </m:naryPr>
          <m:sub>
            <m:r>
              <w:rPr>
                <w:rFonts w:ascii="Cambria Math" w:hAnsi="Cambria Math"/>
              </w:rPr>
              <m:t>t</m:t>
            </m:r>
          </m:sub>
          <m:sup>
            <m:r>
              <w:rPr>
                <w:rFonts w:ascii="Cambria Math" w:hAnsi="Cambria Math"/>
              </w:rPr>
              <m:t>T</m:t>
            </m:r>
          </m:sup>
          <m:e>
            <m:r>
              <w:rPr>
                <w:rFonts w:ascii="Cambria Math" w:hAnsi="Cambria Math"/>
              </w:rPr>
              <m:t>r(s)</m:t>
            </m:r>
          </m:e>
        </m:nary>
        <m:r>
          <w:rPr>
            <w:rFonts w:ascii="Cambria Math" w:hAnsi="Cambria Math"/>
          </w:rPr>
          <m:t>ds</m:t>
        </m:r>
      </m:oMath>
      <w:r>
        <w:t>.</w:t>
      </w:r>
    </w:p>
    <w:p w14:paraId="1948AEDE" w14:textId="77777777" w:rsidR="00DB1701" w:rsidRDefault="00000000">
      <w:r>
        <w:rPr>
          <w:b/>
        </w:rPr>
        <w:t>Bước 1 — kỳ vọng có điều kiện.</w:t>
      </w:r>
      <w:r>
        <w:t xml:space="preserve"> Viết lại CT-5 cho gốc </w:t>
      </w:r>
      <m:oMath>
        <m:r>
          <w:rPr>
            <w:rFonts w:ascii="Cambria Math" w:hAnsi="Cambria Math"/>
          </w:rPr>
          <m:t>t</m:t>
        </m:r>
      </m:oMath>
      <w:r>
        <w:t xml:space="preserve">: </w:t>
      </w:r>
      <m:oMath>
        <m:r>
          <w:rPr>
            <w:rFonts w:ascii="Cambria Math" w:hAnsi="Cambria Math"/>
          </w:rPr>
          <m:t>x(s)=x(t)</m:t>
        </m:r>
        <m:sSup>
          <m:sSupPr>
            <m:ctrlPr>
              <w:rPr>
                <w:rFonts w:ascii="Cambria Math" w:hAnsi="Cambria Math"/>
              </w:rPr>
            </m:ctrlPr>
          </m:sSupPr>
          <m:e>
            <m:r>
              <w:rPr>
                <w:rFonts w:ascii="Cambria Math" w:hAnsi="Cambria Math"/>
              </w:rPr>
              <m:t>e</m:t>
            </m:r>
          </m:e>
          <m:sup>
            <m:r>
              <w:rPr>
                <w:rFonts w:ascii="Cambria Math" w:hAnsi="Cambria Math"/>
              </w:rPr>
              <m:t>-a(s-t)</m:t>
            </m:r>
          </m:sup>
        </m:sSup>
        <m:r>
          <w:rPr>
            <w:rFonts w:ascii="Cambria Math" w:hAnsi="Cambria Math"/>
          </w:rPr>
          <m:t>+σ</m:t>
        </m:r>
        <m:nary>
          <m:naryPr>
            <m:limLoc m:val="subSup"/>
            <m:grow m:val="1"/>
            <m:ctrlPr>
              <w:rPr>
                <w:rFonts w:ascii="Cambria Math" w:hAnsi="Cambria Math"/>
              </w:rPr>
            </m:ctrlPr>
          </m:naryPr>
          <m:sub>
            <m:r>
              <w:rPr>
                <w:rFonts w:ascii="Cambria Math" w:hAnsi="Cambria Math"/>
              </w:rPr>
              <m:t>t</m:t>
            </m:r>
          </m:sub>
          <m:sup>
            <m:r>
              <w:rPr>
                <w:rFonts w:ascii="Cambria Math" w:hAnsi="Cambria Math"/>
              </w:rPr>
              <m:t>s</m:t>
            </m:r>
          </m:sup>
          <m:e>
            <m:sSup>
              <m:sSupPr>
                <m:ctrlPr>
                  <w:rPr>
                    <w:rFonts w:ascii="Cambria Math" w:hAnsi="Cambria Math"/>
                  </w:rPr>
                </m:ctrlPr>
              </m:sSupPr>
              <m:e>
                <m:r>
                  <w:rPr>
                    <w:rFonts w:ascii="Cambria Math" w:hAnsi="Cambria Math"/>
                  </w:rPr>
                  <m:t>e</m:t>
                </m:r>
              </m:e>
              <m:sup>
                <m:r>
                  <w:rPr>
                    <w:rFonts w:ascii="Cambria Math" w:hAnsi="Cambria Math"/>
                  </w:rPr>
                  <m:t>-a(s-u)</m:t>
                </m:r>
              </m:sup>
            </m:sSup>
          </m:e>
        </m:nary>
        <m:r>
          <w:rPr>
            <w:rFonts w:ascii="Cambria Math" w:hAnsi="Cambria Math"/>
          </w:rPr>
          <m:t>dW(u)</m:t>
        </m:r>
      </m:oMath>
      <w:r>
        <w:t>. Lấy kỳ vọng có điều kiện, số hạng tích phân Itô triệt tiêu, còn lại</w:t>
      </w:r>
    </w:p>
    <w:p w14:paraId="3EB75A34" w14:textId="77777777" w:rsidR="00DB1701" w:rsidRDefault="00000000">
      <w:pPr>
        <w:tabs>
          <w:tab w:val="center" w:pos="4500"/>
          <w:tab w:val="right" w:pos="9000"/>
        </w:tabs>
      </w:pPr>
      <w:r>
        <w:tab/>
      </w:r>
      <m:oMath>
        <m:sSub>
          <m:sSubPr>
            <m:ctrlPr>
              <w:rPr>
                <w:rFonts w:ascii="Cambria Math" w:hAnsi="Cambria Math"/>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rPr>
            </m:ctrlPr>
          </m:dPr>
          <m:e>
            <m:nary>
              <m:naryPr>
                <m:limLoc m:val="subSup"/>
                <m:grow m:val="1"/>
                <m:ctrlPr>
                  <w:rPr>
                    <w:rFonts w:ascii="Cambria Math" w:hAnsi="Cambria Math"/>
                  </w:rPr>
                </m:ctrlPr>
              </m:naryPr>
              <m:sub>
                <m:r>
                  <w:rPr>
                    <w:rFonts w:ascii="Cambria Math" w:hAnsi="Cambria Math"/>
                  </w:rPr>
                  <m:t>t</m:t>
                </m:r>
              </m:sub>
              <m:sup>
                <m:r>
                  <w:rPr>
                    <w:rFonts w:ascii="Cambria Math" w:hAnsi="Cambria Math"/>
                  </w:rPr>
                  <m:t>T</m:t>
                </m:r>
              </m:sup>
              <m:e>
                <m:r>
                  <w:rPr>
                    <w:rFonts w:ascii="Cambria Math" w:hAnsi="Cambria Math"/>
                  </w:rPr>
                  <m:t>x</m:t>
                </m:r>
              </m:e>
            </m:nary>
            <m:r>
              <w:rPr>
                <w:rFonts w:ascii="Cambria Math" w:hAnsi="Cambria Math"/>
              </w:rPr>
              <m:t>(s)ds</m:t>
            </m:r>
          </m:e>
        </m:d>
        <m:r>
          <w:rPr>
            <w:rFonts w:ascii="Cambria Math" w:hAnsi="Cambria Math"/>
          </w:rPr>
          <m:t>=x(t)</m:t>
        </m:r>
        <m:nary>
          <m:naryPr>
            <m:limLoc m:val="subSup"/>
            <m:grow m:val="1"/>
            <m:ctrlPr>
              <w:rPr>
                <w:rFonts w:ascii="Cambria Math" w:hAnsi="Cambria Math"/>
              </w:rPr>
            </m:ctrlPr>
          </m:naryPr>
          <m:sub>
            <m:r>
              <w:rPr>
                <w:rFonts w:ascii="Cambria Math" w:hAnsi="Cambria Math"/>
              </w:rPr>
              <m:t>t</m:t>
            </m:r>
          </m:sub>
          <m:sup>
            <m:r>
              <w:rPr>
                <w:rFonts w:ascii="Cambria Math" w:hAnsi="Cambria Math"/>
              </w:rPr>
              <m:t>T</m:t>
            </m:r>
          </m:sup>
          <m:e>
            <m:sSup>
              <m:sSupPr>
                <m:ctrlPr>
                  <w:rPr>
                    <w:rFonts w:ascii="Cambria Math" w:hAnsi="Cambria Math"/>
                  </w:rPr>
                </m:ctrlPr>
              </m:sSupPr>
              <m:e>
                <m:r>
                  <w:rPr>
                    <w:rFonts w:ascii="Cambria Math" w:hAnsi="Cambria Math"/>
                  </w:rPr>
                  <m:t>e</m:t>
                </m:r>
              </m:e>
              <m:sup>
                <m:r>
                  <w:rPr>
                    <w:rFonts w:ascii="Cambria Math" w:hAnsi="Cambria Math"/>
                  </w:rPr>
                  <m:t>-a(s-t)</m:t>
                </m:r>
              </m:sup>
            </m:sSup>
          </m:e>
        </m:nary>
        <m:r>
          <w:rPr>
            <w:rFonts w:ascii="Cambria Math" w:hAnsi="Cambria Math"/>
          </w:rPr>
          <m:t>ds=</m:t>
        </m:r>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(τ)x(t),</m:t>
        </m:r>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-aτ</m:t>
                </m:r>
              </m:sup>
            </m:sSup>
          </m:num>
          <m:den>
            <m:r>
              <w:rPr>
                <w:rFonts w:ascii="Cambria Math" w:hAnsi="Cambria Math"/>
              </w:rPr>
              <m:t>a</m:t>
            </m:r>
          </m:den>
        </m:f>
      </m:oMath>
      <w:r>
        <w:tab/>
        <w:t>(CT-8)</w:t>
      </w:r>
    </w:p>
    <w:p w14:paraId="6F95ABAE" w14:textId="77777777" w:rsidR="00DB1701" w:rsidRDefault="00000000">
      <w:r>
        <w:t xml:space="preserve">Hàm </w:t>
      </w:r>
      <m:oMath>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m:t>
        </m:r>
      </m:oMath>
      <w:r>
        <w:t xml:space="preserve"> là </w:t>
      </w:r>
      <w:r>
        <w:rPr>
          <w:b/>
        </w:rPr>
        <w:t>hệ số nhạy cảm tích luỹ</w:t>
      </w:r>
      <w:r>
        <w:t xml:space="preserve">: nó đo tổng ảnh hưởng của một cú dịch tức thời trong </w:t>
      </w:r>
      <m:oMath>
        <m:r>
          <w:rPr>
            <w:rFonts w:ascii="Cambria Math" w:hAnsi="Cambria Math"/>
          </w:rPr>
          <m:t>x</m:t>
        </m:r>
      </m:oMath>
      <w:r>
        <w:t xml:space="preserve"> lên toàn bộ quãng </w:t>
      </w:r>
      <m:oMath>
        <m:d>
          <m:dPr>
            <m:begChr m:val="["/>
            <m:sepChr m:val=","/>
            <m:endChr m:val="]"/>
            <m:ctrlPr>
              <w:rPr>
                <w:rFonts w:ascii="Cambria Math" w:hAnsi="Cambria Math"/>
              </w:rPr>
            </m:ctrlPr>
          </m:dPr>
          <m:e>
            <m:r>
              <w:rPr>
                <w:rFonts w:ascii="Cambria Math" w:hAnsi="Cambria Math"/>
              </w:rPr>
              <m:t>t</m:t>
            </m:r>
          </m:e>
          <m:e>
            <m:r>
              <w:rPr>
                <w:rFonts w:ascii="Cambria Math" w:hAnsi="Cambria Math"/>
              </w:rPr>
              <m:t>T</m:t>
            </m:r>
          </m:e>
        </m:d>
      </m:oMath>
      <w:r>
        <w:t xml:space="preserve">. Khi </w:t>
      </w:r>
      <m:oMath>
        <m:r>
          <w:rPr>
            <w:rFonts w:ascii="Cambria Math" w:hAnsi="Cambria Math"/>
          </w:rPr>
          <m:t>τ</m:t>
        </m:r>
      </m:oMath>
      <w:r>
        <w:t xml:space="preserve"> nhỏ thì </w:t>
      </w:r>
      <m:oMath>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(τ)≈τ</m:t>
        </m:r>
      </m:oMath>
      <w:r>
        <w:t xml:space="preserve">; khi </w:t>
      </w:r>
      <m:oMath>
        <m:r>
          <w:rPr>
            <w:rFonts w:ascii="Cambria Math" w:hAnsi="Cambria Math"/>
          </w:rPr>
          <m:t>τ</m:t>
        </m:r>
      </m:oMath>
      <w:r>
        <w:t xml:space="preserve"> lớn thì </w:t>
      </w:r>
      <m:oMath>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m:t>
        </m:r>
      </m:oMath>
      <w:r>
        <w:t xml:space="preserve"> tiến tới </w:t>
      </w:r>
      <m:oMath>
        <m:f>
          <m:fPr>
            <m:type m:val="lin"/>
            <m:ctrlPr>
              <w:rPr>
                <w:rFonts w:ascii="Cambria Math" w:hAnsi="Cambria Math"/>
              </w:rPr>
            </m:ctrlPr>
          </m:fPr>
          <m:num>
            <m:r>
              <w:rPr>
                <w:rFonts w:ascii="Cambria Math" w:hAnsi="Cambria Math"/>
              </w:rPr>
              <m:t>1</m:t>
            </m:r>
          </m:num>
          <m:den>
            <m:r>
              <w:rPr>
                <w:rFonts w:ascii="Cambria Math" w:hAnsi="Cambria Math"/>
              </w:rPr>
              <m:t>a</m:t>
            </m:r>
          </m:den>
        </m:f>
      </m:oMath>
      <w:r>
        <w:t xml:space="preserve"> — ảnh hưởng bị chặn trên vì cú dịch tắt dần theo tốc độ </w:t>
      </w:r>
      <m:oMath>
        <m:r>
          <w:rPr>
            <w:rFonts w:ascii="Cambria Math" w:hAnsi="Cambria Math"/>
          </w:rPr>
          <m:t>a</m:t>
        </m:r>
      </m:oMath>
      <w:r>
        <w:t>.</w:t>
      </w:r>
    </w:p>
    <w:p w14:paraId="76214FCD" w14:textId="77777777" w:rsidR="00DB1701" w:rsidRDefault="00000000">
      <w:r>
        <w:rPr>
          <w:b/>
        </w:rPr>
        <w:t>Bước 2 — phương sai có điều kiện.</w:t>
      </w:r>
      <w:r>
        <w:t xml:space="preserve"> Đổi thứ tự tích phân cho phần khuếch tán:</w:t>
      </w:r>
    </w:p>
    <w:p w14:paraId="76FF7124" w14:textId="77777777" w:rsidR="00DB1701" w:rsidRDefault="00000000">
      <w:pPr>
        <w:tabs>
          <w:tab w:val="center" w:pos="4500"/>
          <w:tab w:val="right" w:pos="9000"/>
        </w:tabs>
      </w:pPr>
      <w:r>
        <w:tab/>
      </w:r>
      <m:oMath>
        <m:nary>
          <m:naryPr>
            <m:limLoc m:val="subSup"/>
            <m:grow m:val="1"/>
            <m:ctrlPr>
              <w:rPr>
                <w:rFonts w:ascii="Cambria Math" w:hAnsi="Cambria Math"/>
              </w:rPr>
            </m:ctrlPr>
          </m:naryPr>
          <m:sub>
            <m:r>
              <w:rPr>
                <w:rFonts w:ascii="Cambria Math" w:hAnsi="Cambria Math"/>
              </w:rPr>
              <m:t>t</m:t>
            </m:r>
          </m:sub>
          <m:sup>
            <m:r>
              <w:rPr>
                <w:rFonts w:ascii="Cambria Math" w:hAnsi="Cambria Math"/>
              </w:rPr>
              <m:t>T</m:t>
            </m:r>
          </m:sup>
          <m:e>
            <m:d>
              <m:dPr>
                <m:begChr m:val="["/>
                <m:endChr m:val="]"/>
                <m:ctrlPr>
                  <w:rPr>
                    <w:rFonts w:ascii="Cambria Math" w:hAnsi="Cambria Math"/>
                  </w:rPr>
                </m:ctrlPr>
              </m:dPr>
              <m:e>
                <m:r>
                  <w:rPr>
                    <w:rFonts w:ascii="Cambria Math" w:hAnsi="Cambria Math"/>
                  </w:rPr>
                  <m:t>σ</m:t>
                </m:r>
                <m:nary>
                  <m:naryPr>
                    <m:limLoc m:val="subSup"/>
                    <m:grow m:val="1"/>
                    <m:ctrlPr>
                      <w:rPr>
                        <w:rFonts w:ascii="Cambria Math" w:hAnsi="Cambria Math"/>
                      </w:rPr>
                    </m:ctrlPr>
                  </m:naryPr>
                  <m:sub>
                    <m:r>
                      <w:rPr>
                        <w:rFonts w:ascii="Cambria Math" w:hAnsi="Cambria Math"/>
                      </w:rPr>
                      <m:t>t</m:t>
                    </m:r>
                  </m:sub>
                  <m:sup>
                    <m:r>
                      <w:rPr>
                        <w:rFonts w:ascii="Cambria Math" w:hAnsi="Cambria Math"/>
                      </w:rPr>
                      <m:t>s</m:t>
                    </m:r>
                  </m:sup>
                  <m:e>
                    <m:sSup>
                      <m:sSupPr>
                        <m:ctrlPr>
                          <w:rPr>
                            <w:rFonts w:ascii="Cambria Math" w:hAnsi="Cambria Math"/>
                          </w:rPr>
                        </m:ctrlPr>
                      </m:sSupPr>
                      <m:e>
                        <m:r>
                          <w:rPr>
                            <w:rFonts w:ascii="Cambria Math" w:hAnsi="Cambria Math"/>
                          </w:rPr>
                          <m:t>e</m:t>
                        </m:r>
                      </m:e>
                      <m:sup>
                        <m:r>
                          <w:rPr>
                            <w:rFonts w:ascii="Cambria Math" w:hAnsi="Cambria Math"/>
                          </w:rPr>
                          <m:t>-a(s-u)</m:t>
                        </m:r>
                      </m:sup>
                    </m:sSup>
                  </m:e>
                </m:nary>
                <m:r>
                  <w:rPr>
                    <w:rFonts w:ascii="Cambria Math" w:hAnsi="Cambria Math"/>
                  </w:rPr>
                  <m:t>dW(u)</m:t>
                </m:r>
              </m:e>
            </m:d>
          </m:e>
        </m:nary>
        <m:r>
          <w:rPr>
            <w:rFonts w:ascii="Cambria Math" w:hAnsi="Cambria Math"/>
          </w:rPr>
          <m:t>ds=σ</m:t>
        </m:r>
        <m:nary>
          <m:naryPr>
            <m:limLoc m:val="subSup"/>
            <m:grow m:val="1"/>
            <m:ctrlPr>
              <w:rPr>
                <w:rFonts w:ascii="Cambria Math" w:hAnsi="Cambria Math"/>
              </w:rPr>
            </m:ctrlPr>
          </m:naryPr>
          <m:sub>
            <m:r>
              <w:rPr>
                <w:rFonts w:ascii="Cambria Math" w:hAnsi="Cambria Math"/>
              </w:rPr>
              <m:t>t</m:t>
            </m:r>
          </m:sub>
          <m:sup>
            <m:r>
              <w:rPr>
                <w:rFonts w:ascii="Cambria Math" w:hAnsi="Cambria Math"/>
              </w:rPr>
              <m:t>T</m:t>
            </m:r>
          </m:sup>
          <m:e>
            <m:d>
              <m:dPr>
                <m:begChr m:val="["/>
                <m:endChr m:val="]"/>
                <m:ctrlPr>
                  <w:rPr>
                    <w:rFonts w:ascii="Cambria Math" w:hAnsi="Cambria Math"/>
                  </w:rPr>
                </m:ctrlPr>
              </m:dPr>
              <m:e>
                <m:nary>
                  <m:naryPr>
                    <m:limLoc m:val="subSup"/>
                    <m:grow m:val="1"/>
                    <m:ctrlPr>
                      <w:rPr>
                        <w:rFonts w:ascii="Cambria Math" w:hAnsi="Cambria Math"/>
                      </w:rPr>
                    </m:ctrlPr>
                  </m:naryPr>
                  <m:sub>
                    <m:r>
                      <w:rPr>
                        <w:rFonts w:ascii="Cambria Math" w:hAnsi="Cambria Math"/>
                      </w:rPr>
                      <m:t>u</m:t>
                    </m:r>
                  </m:sub>
                  <m:sup>
                    <m:r>
                      <w:rPr>
                        <w:rFonts w:ascii="Cambria Math" w:hAnsi="Cambria Math"/>
                      </w:rPr>
                      <m:t>T</m:t>
                    </m:r>
                  </m:sup>
                  <m:e>
                    <m:sSup>
                      <m:sSupPr>
                        <m:ctrlPr>
                          <w:rPr>
                            <w:rFonts w:ascii="Cambria Math" w:hAnsi="Cambria Math"/>
                          </w:rPr>
                        </m:ctrlPr>
                      </m:sSupPr>
                      <m:e>
                        <m:r>
                          <w:rPr>
                            <w:rFonts w:ascii="Cambria Math" w:hAnsi="Cambria Math"/>
                          </w:rPr>
                          <m:t>e</m:t>
                        </m:r>
                      </m:e>
                      <m:sup>
                        <m:r>
                          <w:rPr>
                            <w:rFonts w:ascii="Cambria Math" w:hAnsi="Cambria Math"/>
                          </w:rPr>
                          <m:t>-a(s-u)</m:t>
                        </m:r>
                      </m:sup>
                    </m:sSup>
                  </m:e>
                </m:nary>
                <m:r>
                  <w:rPr>
                    <w:rFonts w:ascii="Cambria Math" w:hAnsi="Cambria Math"/>
                  </w:rPr>
                  <m:t>ds</m:t>
                </m:r>
              </m:e>
            </m:d>
          </m:e>
        </m:nary>
        <m:r>
          <w:rPr>
            <w:rFonts w:ascii="Cambria Math" w:hAnsi="Cambria Math"/>
          </w:rPr>
          <m:t>dW(u)=σ</m:t>
        </m:r>
        <m:nary>
          <m:naryPr>
            <m:limLoc m:val="subSup"/>
            <m:grow m:val="1"/>
            <m:ctrlPr>
              <w:rPr>
                <w:rFonts w:ascii="Cambria Math" w:hAnsi="Cambria Math"/>
              </w:rPr>
            </m:ctrlPr>
          </m:naryPr>
          <m:sub>
            <m:r>
              <w:rPr>
                <w:rFonts w:ascii="Cambria Math" w:hAnsi="Cambria Math"/>
              </w:rPr>
              <m:t>t</m:t>
            </m:r>
          </m:sub>
          <m:sup>
            <m:r>
              <w:rPr>
                <w:rFonts w:ascii="Cambria Math" w:hAnsi="Cambria Math"/>
              </w:rPr>
              <m:t>T</m:t>
            </m:r>
          </m:sup>
          <m:e>
            <m:sSub>
              <m:sSubPr>
                <m:ctrlPr>
                  <w:rPr>
                    <w:rFonts w:ascii="Cambria Math" w:hAnsi="Cambria Math"/>
                  </w:rPr>
                </m:ctrlPr>
              </m:sSubPr>
              <m:e>
                <m:r>
                  <w:rPr>
                    <w:rFonts w:ascii="Cambria Math" w:hAnsi="Cambria Math"/>
                  </w:rPr>
                  <m:t>B</m:t>
                </m:r>
              </m:e>
              <m:sub>
                <m:r>
                  <w:rPr>
                    <w:rFonts w:ascii="Cambria Math" w:hAnsi="Cambria Math"/>
                  </w:rPr>
                  <m:t>a</m:t>
                </m:r>
              </m:sub>
            </m:sSub>
          </m:e>
        </m:nary>
        <m:r>
          <w:rPr>
            <w:rFonts w:ascii="Cambria Math" w:hAnsi="Cambria Math"/>
          </w:rPr>
          <m:t>(T-u)dW(u)</m:t>
        </m:r>
      </m:oMath>
      <w:r>
        <w:tab/>
        <w:t>(CT-9)</w:t>
      </w:r>
    </w:p>
    <w:p w14:paraId="0152DECE" w14:textId="77777777" w:rsidR="00DB1701" w:rsidRDefault="00000000">
      <w:r>
        <w:t>Áp đẳng cự Itô một lần nữa:</w:t>
      </w:r>
    </w:p>
    <w:p w14:paraId="633A2E1F" w14:textId="77777777" w:rsidR="00DB1701" w:rsidRDefault="00000000">
      <w:pPr>
        <w:tabs>
          <w:tab w:val="center" w:pos="4500"/>
          <w:tab w:val="right" w:pos="9000"/>
        </w:tabs>
      </w:pPr>
      <w:r>
        <w:tab/>
      </w:r>
      <m:oMath>
        <m:sSub>
          <m:sSubPr>
            <m:ctrlPr>
              <w:rPr>
                <w:rFonts w:ascii="Cambria Math" w:hAnsi="Cambria Math"/>
              </w:rPr>
            </m:ctrlPr>
          </m:sSubPr>
          <m:e>
            <m:r>
              <m:rPr>
                <m:sty m:val="p"/>
              </m:rPr>
              <w:rPr>
                <w:rFonts w:ascii="Cambria Math" w:hAnsi="Cambria Math"/>
              </w:rPr>
              <m:t>Var</m:t>
            </m:r>
          </m:e>
          <m:sub>
            <m:r>
              <w:rPr>
                <w:rFonts w:ascii="Cambria Math" w:hAnsi="Cambria Math"/>
              </w:rPr>
              <m:t>t</m:t>
            </m:r>
          </m:sub>
        </m:sSub>
        <m:d>
          <m:dPr>
            <m:begChr m:val="["/>
            <m:endChr m:val="]"/>
            <m:ctrlPr>
              <w:rPr>
                <w:rFonts w:ascii="Cambria Math" w:hAnsi="Cambria Math"/>
              </w:rPr>
            </m:ctrlPr>
          </m:dPr>
          <m:e>
            <m:nary>
              <m:naryPr>
                <m:limLoc m:val="subSup"/>
                <m:grow m:val="1"/>
                <m:ctrlPr>
                  <w:rPr>
                    <w:rFonts w:ascii="Cambria Math" w:hAnsi="Cambria Math"/>
                  </w:rPr>
                </m:ctrlPr>
              </m:naryPr>
              <m:sub>
                <m:r>
                  <w:rPr>
                    <w:rFonts w:ascii="Cambria Math" w:hAnsi="Cambria Math"/>
                  </w:rPr>
                  <m:t>t</m:t>
                </m:r>
              </m:sub>
              <m:sup>
                <m:r>
                  <w:rPr>
                    <w:rFonts w:ascii="Cambria Math" w:hAnsi="Cambria Math"/>
                  </w:rPr>
                  <m:t>T</m:t>
                </m:r>
              </m:sup>
              <m:e>
                <m:r>
                  <w:rPr>
                    <w:rFonts w:ascii="Cambria Math" w:hAnsi="Cambria Math"/>
                  </w:rPr>
                  <m:t>x</m:t>
                </m:r>
              </m:e>
            </m:nary>
            <m:r>
              <w:rPr>
                <w:rFonts w:ascii="Cambria Math" w:hAnsi="Cambria Math"/>
              </w:rPr>
              <m:t>(s)ds</m:t>
            </m:r>
          </m:e>
        </m:d>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nary>
          <m:naryPr>
            <m:limLoc m:val="subSup"/>
            <m:grow m:val="1"/>
            <m:ctrlPr>
              <w:rPr>
                <w:rFonts w:ascii="Cambria Math" w:hAnsi="Cambria Math"/>
              </w:rPr>
            </m:ctrlPr>
          </m:naryPr>
          <m:sub>
            <m:r>
              <w:rPr>
                <w:rFonts w:ascii="Cambria Math" w:hAnsi="Cambria Math"/>
              </w:rPr>
              <m:t>t</m:t>
            </m:r>
          </m:sub>
          <m:sup>
            <m:r>
              <w:rPr>
                <w:rFonts w:ascii="Cambria Math" w:hAnsi="Cambria Math"/>
              </w:rPr>
              <m:t>T</m:t>
            </m:r>
          </m:sup>
          <m:e>
            <m:sSub>
              <m:sSubPr>
                <m:ctrlPr>
                  <w:rPr>
                    <w:rFonts w:ascii="Cambria Math" w:hAnsi="Cambria Math"/>
                  </w:rPr>
                </m:ctrlPr>
              </m:sSubPr>
              <m:e>
                <m:r>
                  <w:rPr>
                    <w:rFonts w:ascii="Cambria Math" w:hAnsi="Cambria Math"/>
                  </w:rPr>
                  <m:t>B</m:t>
                </m:r>
              </m:e>
              <m:sub>
                <m:r>
                  <w:rPr>
                    <w:rFonts w:ascii="Cambria Math" w:hAnsi="Cambria Math"/>
                  </w:rPr>
                  <m:t>a</m:t>
                </m:r>
              </m:sub>
            </m:sSub>
          </m:e>
        </m:nary>
        <m:r>
          <w:rPr>
            <w:rFonts w:ascii="Cambria Math" w:hAnsi="Cambria Math"/>
          </w:rPr>
          <m:t>(T-u</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du≡</m:t>
        </m:r>
        <m:sSub>
          <m:sSubPr>
            <m:ctrlPr>
              <w:rPr>
                <w:rFonts w:ascii="Cambria Math" w:hAnsi="Cambria Math"/>
              </w:rPr>
            </m:ctrlPr>
          </m:sSubPr>
          <m:e>
            <m:r>
              <w:rPr>
                <w:rFonts w:ascii="Cambria Math" w:hAnsi="Cambria Math"/>
              </w:rPr>
              <m:t>G</m:t>
            </m:r>
          </m:e>
          <m:sub>
            <m:r>
              <w:rPr>
                <w:rFonts w:ascii="Cambria Math" w:hAnsi="Cambria Math"/>
              </w:rPr>
              <m:t>a</m:t>
            </m:r>
          </m:sub>
        </m:sSub>
        <m:r>
          <w:rPr>
            <w:rFonts w:ascii="Cambria Math" w:hAnsi="Cambria Math"/>
          </w:rPr>
          <m:t>(t,T)</m:t>
        </m:r>
      </m:oMath>
      <w:r>
        <w:tab/>
        <w:t>(CT-10)</w:t>
      </w:r>
    </w:p>
    <w:p w14:paraId="7D78092A" w14:textId="77777777" w:rsidR="00DB1701" w:rsidRDefault="00000000">
      <w:r>
        <w:rPr>
          <w:b/>
        </w:rPr>
        <w:t>Bước 3 — ghép lại.</w:t>
      </w:r>
      <w:r>
        <w:t xml:space="preserve"> Thay CT-8 và CT-10 vào CT-7:</w:t>
      </w:r>
    </w:p>
    <w:p w14:paraId="010484C7" w14:textId="77777777" w:rsidR="00DB1701" w:rsidRDefault="00000000">
      <w:pPr>
        <w:tabs>
          <w:tab w:val="center" w:pos="4500"/>
          <w:tab w:val="right" w:pos="9000"/>
        </w:tabs>
      </w:pPr>
      <w:r>
        <w:tab/>
      </w:r>
      <m:oMath>
        <m:r>
          <w:rPr>
            <w:rFonts w:ascii="Cambria Math" w:hAnsi="Cambria Math"/>
          </w:rPr>
          <m:t>P(t,T)=A(t,T)</m:t>
        </m:r>
        <m:r>
          <m:rPr>
            <m:sty m:val="p"/>
          </m:rPr>
          <w:rPr>
            <w:rFonts w:ascii="Cambria Math" w:hAnsi="Cambria Math"/>
          </w:rPr>
          <m:t>exp</m:t>
        </m:r>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(τ)x(t)</m:t>
            </m:r>
          </m:e>
        </m:d>
        <m:r>
          <w:rPr>
            <w:rFonts w:ascii="Cambria Math" w:hAnsi="Cambria Math"/>
          </w:rPr>
          <m:t>,A(t,T)=</m:t>
        </m:r>
        <m:r>
          <m:rPr>
            <m:sty m:val="p"/>
          </m:rPr>
          <w:rPr>
            <w:rFonts w:ascii="Cambria Math" w:hAnsi="Cambria Math"/>
          </w:rPr>
          <m:t>exp</m:t>
        </m:r>
        <m:d>
          <m:dPr>
            <m:begChr m:val="["/>
            <m:endChr m:val="]"/>
            <m:ctrlPr>
              <w:rPr>
                <w:rFonts w:ascii="Cambria Math" w:hAnsi="Cambria Math"/>
              </w:rPr>
            </m:ctrlPr>
          </m:dPr>
          <m:e>
            <m:r>
              <w:rPr>
                <w:rFonts w:ascii="Cambria Math" w:hAnsi="Cambria Math"/>
              </w:rPr>
              <m:t>-</m:t>
            </m:r>
            <m:nary>
              <m:naryPr>
                <m:limLoc m:val="subSup"/>
                <m:grow m:val="1"/>
                <m:ctrlPr>
                  <w:rPr>
                    <w:rFonts w:ascii="Cambria Math" w:hAnsi="Cambria Math"/>
                  </w:rPr>
                </m:ctrlPr>
              </m:naryPr>
              <m:sub>
                <m:r>
                  <w:rPr>
                    <w:rFonts w:ascii="Cambria Math" w:hAnsi="Cambria Math"/>
                  </w:rPr>
                  <m:t>t</m:t>
                </m:r>
              </m:sub>
              <m:sup>
                <m:r>
                  <w:rPr>
                    <w:rFonts w:ascii="Cambria Math" w:hAnsi="Cambria Math"/>
                  </w:rPr>
                  <m:t>T</m:t>
                </m:r>
              </m:sup>
              <m:e>
                <m:r>
                  <w:rPr>
                    <w:rFonts w:ascii="Cambria Math" w:hAnsi="Cambria Math"/>
                  </w:rPr>
                  <m:t>α</m:t>
                </m:r>
              </m:e>
            </m:nary>
            <m:r>
              <w:rPr>
                <w:rFonts w:ascii="Cambria Math" w:hAnsi="Cambria Math"/>
              </w:rPr>
              <m:t>(s)ds+</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a</m:t>
                </m:r>
              </m:sub>
            </m:sSub>
            <m:r>
              <w:rPr>
                <w:rFonts w:ascii="Cambria Math" w:hAnsi="Cambria Math"/>
              </w:rPr>
              <m:t>(t,T)</m:t>
            </m:r>
          </m:e>
        </m:d>
      </m:oMath>
      <w:r>
        <w:tab/>
        <w:t>(CT-11)</w:t>
      </w:r>
    </w:p>
    <w:p w14:paraId="3F9EE8BF" w14:textId="77777777" w:rsidR="00DB1701" w:rsidRDefault="00000000">
      <w:r>
        <w:t xml:space="preserve">Điểm mấu chốt: </w:t>
      </w:r>
      <m:oMath>
        <m:r>
          <w:rPr>
            <w:rFonts w:ascii="Cambria Math" w:hAnsi="Cambria Math"/>
          </w:rPr>
          <m:t>A(t,T)</m:t>
        </m:r>
      </m:oMath>
      <w:r>
        <w:t xml:space="preserve"> </w:t>
      </w:r>
      <w:r>
        <w:rPr>
          <w:b/>
        </w:rPr>
        <w:t>không phụ thuộc</w:t>
      </w:r>
      <w:r>
        <w:t xml:space="preserve"> </w:t>
      </w:r>
      <m:oMath>
        <m:r>
          <w:rPr>
            <w:rFonts w:ascii="Cambria Math" w:hAnsi="Cambria Math"/>
          </w:rPr>
          <m:t>x(t)</m:t>
        </m:r>
      </m:oMath>
      <w:r>
        <w:t xml:space="preserve">. Toàn bộ phần ngẫu nhiên nằm gọn trong số mũ tuyến tính theo </w:t>
      </w:r>
      <m:oMath>
        <m:r>
          <w:rPr>
            <w:rFonts w:ascii="Cambria Math" w:hAnsi="Cambria Math"/>
          </w:rPr>
          <m:t>x</m:t>
        </m:r>
      </m:oMath>
      <w:r>
        <w:t xml:space="preserve"> — đó là tính chất affine của Hull–White, và là lý do một cây duy nhất trên </w:t>
      </w:r>
      <m:oMath>
        <m:r>
          <w:rPr>
            <w:rFonts w:ascii="Cambria Math" w:hAnsi="Cambria Math"/>
          </w:rPr>
          <m:t>x</m:t>
        </m:r>
      </m:oMath>
      <w:r>
        <w:t xml:space="preserve"> đủ để định giá mọi kỳ hạn.</w:t>
      </w:r>
    </w:p>
    <w:p w14:paraId="4E53CBB7" w14:textId="77777777" w:rsidR="00DB1701" w:rsidRDefault="00000000">
      <w:r>
        <w:lastRenderedPageBreak/>
        <w:t xml:space="preserve">Lấy logarit CT-11 rồi chia cho </w:t>
      </w:r>
      <m:oMath>
        <m:r>
          <w:rPr>
            <w:rFonts w:ascii="Cambria Math" w:hAnsi="Cambria Math"/>
          </w:rPr>
          <m:t>-τ</m:t>
        </m:r>
      </m:oMath>
      <w:r>
        <w:t xml:space="preserve"> ta được công thức nối cần tìm:</w:t>
      </w:r>
    </w:p>
    <w:p w14:paraId="7FBB0DA2" w14:textId="77777777" w:rsidR="00DB1701" w:rsidRDefault="00000000">
      <w:pPr>
        <w:tabs>
          <w:tab w:val="center" w:pos="4500"/>
          <w:tab w:val="right" w:pos="9000"/>
        </w:tabs>
      </w:pPr>
      <w:r>
        <w:tab/>
      </w:r>
      <m:oMath>
        <m:r>
          <w:rPr>
            <w:rFonts w:ascii="Cambria Math" w:hAnsi="Cambria Math"/>
          </w:rPr>
          <m:t>R(t,T)=-</m:t>
        </m:r>
        <m:f>
          <m:fPr>
            <m:ctrlPr>
              <w:rPr>
                <w:rFonts w:ascii="Cambria Math" w:hAnsi="Cambria Math"/>
              </w:rPr>
            </m:ctrlPr>
          </m:fPr>
          <m:num>
            <m:r>
              <m:rPr>
                <m:sty m:val="p"/>
              </m:rPr>
              <w:rPr>
                <w:rFonts w:ascii="Cambria Math" w:hAnsi="Cambria Math"/>
              </w:rPr>
              <m:t>ln</m:t>
            </m:r>
            <m:r>
              <w:rPr>
                <w:rFonts w:ascii="Cambria Math" w:hAnsi="Cambria Math"/>
              </w:rPr>
              <m:t>P(t,T)</m:t>
            </m:r>
          </m:num>
          <m:den>
            <m:r>
              <w:rPr>
                <w:rFonts w:ascii="Cambria Math" w:hAnsi="Cambria Math"/>
              </w:rPr>
              <m:t>τ</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m:t>
            </m:r>
          </m:num>
          <m:den>
            <m:r>
              <w:rPr>
                <w:rFonts w:ascii="Cambria Math" w:hAnsi="Cambria Math"/>
              </w:rPr>
              <m:t>τ</m:t>
            </m:r>
          </m:den>
        </m:f>
        <m:r>
          <w:rPr>
            <w:rFonts w:ascii="Cambria Math" w:hAnsi="Cambria Math"/>
          </w:rPr>
          <m:t>x(t)+φ(τ),φ(τ)=-</m:t>
        </m:r>
        <m:f>
          <m:fPr>
            <m:ctrlPr>
              <w:rPr>
                <w:rFonts w:ascii="Cambria Math" w:hAnsi="Cambria Math"/>
              </w:rPr>
            </m:ctrlPr>
          </m:fPr>
          <m:num>
            <m:r>
              <m:rPr>
                <m:sty m:val="p"/>
              </m:rPr>
              <w:rPr>
                <w:rFonts w:ascii="Cambria Math" w:hAnsi="Cambria Math"/>
              </w:rPr>
              <m:t>ln</m:t>
            </m:r>
            <m:r>
              <w:rPr>
                <w:rFonts w:ascii="Cambria Math" w:hAnsi="Cambria Math"/>
              </w:rPr>
              <m:t>A(t,T)</m:t>
            </m:r>
          </m:num>
          <m:den>
            <m:r>
              <w:rPr>
                <w:rFonts w:ascii="Cambria Math" w:hAnsi="Cambria Math"/>
              </w:rPr>
              <m:t>τ</m:t>
            </m:r>
          </m:den>
        </m:f>
      </m:oMath>
      <w:r>
        <w:tab/>
        <w:t>(CT-12)</w:t>
      </w:r>
    </w:p>
    <w:p w14:paraId="3F135E29" w14:textId="77777777" w:rsidR="00DB1701" w:rsidRDefault="00000000">
      <w:r>
        <w:rPr>
          <w:b/>
        </w:rPr>
        <w:t xml:space="preserve">Hệ số truyền </w:t>
      </w:r>
      <m:oMath>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(τ)/τ</m:t>
        </m:r>
      </m:oMath>
      <w:r>
        <w:rPr>
          <w:b/>
        </w:rPr>
        <w:t>.</w:t>
      </w:r>
      <w:r>
        <w:t xml:space="preserve"> Đây là đại lượng chi phối toàn bộ mục 2.3.3 nên cần nêu rõ ngay: một đơn vị dịch trong </w:t>
      </w:r>
      <m:oMath>
        <m:r>
          <w:rPr>
            <w:rFonts w:ascii="Cambria Math" w:hAnsi="Cambria Math"/>
          </w:rPr>
          <m:t>x</m:t>
        </m:r>
      </m:oMath>
      <w:r>
        <w:t xml:space="preserve"> </w:t>
      </w:r>
      <w:r>
        <w:rPr>
          <w:b/>
        </w:rPr>
        <w:t>không</w:t>
      </w:r>
      <w:r>
        <w:t xml:space="preserve"> làm cả đường cong dịch song song, mà làm đầu ngắn dịch nhiều và đầu dài dịch ít:</w:t>
      </w:r>
    </w:p>
    <w:p w14:paraId="77E3ECAF" w14:textId="77777777" w:rsidR="00DB1701" w:rsidRDefault="00000000">
      <w:pPr>
        <w:tabs>
          <w:tab w:val="center" w:pos="4500"/>
          <w:tab w:val="right" w:pos="9000"/>
        </w:tabs>
      </w:pPr>
      <w:r>
        <w:tab/>
      </w:r>
      <m:oMath>
        <m:sSub>
          <m:sSubPr>
            <m:ctrlPr>
              <w:rPr>
                <w:rFonts w:ascii="Cambria Math" w:hAnsi="Cambria Math"/>
              </w:rPr>
            </m:ctrlPr>
          </m:sSubPr>
          <m:e>
            <m:r>
              <w:rPr>
                <w:rFonts w:ascii="Cambria Math" w:hAnsi="Cambria Math"/>
              </w:rPr>
              <m:t>lim</m:t>
            </m:r>
          </m:e>
          <m:sub>
            <m:r>
              <w:rPr>
                <w:rFonts w:ascii="Cambria Math" w:hAnsi="Cambria Math"/>
              </w:rPr>
              <m:t>τ→0</m:t>
            </m:r>
          </m:sub>
        </m:sSub>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m:t>
            </m:r>
          </m:num>
          <m:den>
            <m:r>
              <w:rPr>
                <w:rFonts w:ascii="Cambria Math" w:hAnsi="Cambria Math"/>
              </w:rPr>
              <m:t>τ</m:t>
            </m:r>
          </m:den>
        </m:f>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m:t>
            </m:r>
          </m:num>
          <m:den>
            <m:r>
              <w:rPr>
                <w:rFonts w:ascii="Cambria Math" w:hAnsi="Cambria Math"/>
              </w:rPr>
              <m:t>τ</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aτ</m:t>
            </m:r>
          </m:den>
        </m:f>
        <m:r>
          <w:rPr>
            <w:rFonts w:ascii="Cambria Math" w:hAnsi="Cambria Math"/>
          </w:rPr>
          <m:t>→0</m:t>
        </m:r>
        <m:r>
          <m:rPr>
            <m:sty m:val="p"/>
          </m:rPr>
          <w:rPr>
            <w:rFonts w:ascii="Cambria Math" w:hAnsi="Cambria Math"/>
          </w:rPr>
          <m:t>  </m:t>
        </m:r>
        <m:r>
          <w:rPr>
            <w:rFonts w:ascii="Cambria Math" w:hAnsi="Cambria Math"/>
          </w:rPr>
          <m:t>(τ→∞)</m:t>
        </m:r>
      </m:oMath>
      <w:r>
        <w:tab/>
        <w:t>(CT-13)</w:t>
      </w:r>
    </w:p>
    <w:p w14:paraId="14A4C23C" w14:textId="77777777" w:rsidR="00DB1701" w:rsidRDefault="00000000">
      <w:r>
        <w:t xml:space="preserve">và </w:t>
      </w:r>
      <m:oMath>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(τ)/τ</m:t>
        </m:r>
      </m:oMath>
      <w:r>
        <w:t xml:space="preserve"> </w:t>
      </w:r>
      <w:r>
        <w:rPr>
          <w:b/>
        </w:rPr>
        <w:t>giảm ngặt</w:t>
      </w:r>
      <w:r>
        <w:t xml:space="preserve"> theo </w:t>
      </w:r>
      <m:oMath>
        <m:r>
          <w:rPr>
            <w:rFonts w:ascii="Cambria Math" w:hAnsi="Cambria Math"/>
          </w:rPr>
          <m:t>τ</m:t>
        </m:r>
      </m:oMath>
      <w:r>
        <w:t xml:space="preserve">. Với </w:t>
      </w:r>
      <m:oMath>
        <m:r>
          <w:rPr>
            <w:rFonts w:ascii="Cambria Math" w:hAnsi="Cambria Math"/>
          </w:rPr>
          <m:t>a=0,1827</m:t>
        </m:r>
      </m:oMath>
      <w:r>
        <w:t xml:space="preserve"> ước lượng cho nhóm LB_G1, hệ số bằng </w:t>
      </w:r>
      <m:oMath>
        <m:r>
          <w:rPr>
            <w:rFonts w:ascii="Cambria Math" w:hAnsi="Cambria Math"/>
          </w:rPr>
          <m:t>0,978</m:t>
        </m:r>
      </m:oMath>
      <w:r>
        <w:t xml:space="preserve"> tại kỳ hạn 3 tháng nhưng chỉ còn </w:t>
      </w:r>
      <m:oMath>
        <m:r>
          <w:rPr>
            <w:rFonts w:ascii="Cambria Math" w:hAnsi="Cambria Math"/>
          </w:rPr>
          <m:t>0,182</m:t>
        </m:r>
      </m:oMath>
      <w:r>
        <w:t xml:space="preserve"> tại 30 năm — đầu dài nhận khoảng một phần năm mức dịch của đầu ngắn.</w:t>
      </w:r>
    </w:p>
    <w:p w14:paraId="4A1CCCD9" w14:textId="77777777" w:rsidR="00DB1701" w:rsidRDefault="00000000">
      <w:pPr>
        <w:spacing w:after="80"/>
      </w:pPr>
      <w:r>
        <w:rPr>
          <w:b/>
        </w:rPr>
        <w:t>c) Lưới thời gian: neo vào ngày hợp đồng, bước không đều</w:t>
      </w:r>
    </w:p>
    <w:p w14:paraId="4DEB6CCF" w14:textId="77777777" w:rsidR="00DB1701" w:rsidRDefault="00000000">
      <w:r>
        <w:t xml:space="preserve">Lưới ngày được dựng bằng </w:t>
      </w:r>
      <w:r>
        <w:rPr>
          <w:b/>
        </w:rPr>
        <w:t>hợp</w:t>
      </w:r>
      <w:r>
        <w:t xml:space="preserve"> của mọi mốc bắt buộc — ngày định giá, ngày trả lãi, ngày đặt lại lãi suất, ngày được thực hiện quyền chọn, ngày đáo hạn — rồi chia đều mỗi khoảng trống thành các bước có độ dài gần nhất với </w:t>
      </w:r>
      <m:oMath>
        <m:r>
          <w:rPr>
            <w:rFonts w:ascii="Cambria Math" w:hAnsi="Cambria Math"/>
          </w:rPr>
          <m:t>Δt</m:t>
        </m:r>
      </m:oMath>
      <w:r>
        <w:t xml:space="preserve"> mục tiêu (21 ngày cho quyền chọn kiểu châu Âu, 5 ngày cho kiểu Mỹ).</w:t>
      </w:r>
    </w:p>
    <w:p w14:paraId="5BBA2215" w14:textId="77777777" w:rsidR="00DB1701" w:rsidRDefault="00000000">
      <w:pPr>
        <w:pStyle w:val="TLXDMHBullet1"/>
      </w:pPr>
      <w:r>
        <w:t xml:space="preserve">Không phủ một thước đo lịch cố định lên trục thời gian. Nếu phủ, mốc hợp đồng sẽ rơi vào giữa hai bước và phải nội suy; sai số nội suy đó khác nhau giữa lần chạy cơ sở và lần chạy có cú sốc nên </w:t>
      </w:r>
      <w:r>
        <w:rPr>
          <w:b/>
        </w:rPr>
        <w:t>không triệt tiêu</w:t>
      </w:r>
      <w:r>
        <w:t xml:space="preserve"> khi lấy hiệu để tính chênh lệch giá trị kinh tế.</w:t>
      </w:r>
    </w:p>
    <w:p w14:paraId="0EBA5427" w14:textId="77777777" w:rsidR="00DB1701" w:rsidRDefault="00000000">
      <w:pPr>
        <w:pStyle w:val="TLXDMHBullet1"/>
      </w:pPr>
      <w:r>
        <w:t xml:space="preserve">Hệ quả bắt buộc: các bước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w:r>
        <w:rPr>
          <w:b/>
        </w:rPr>
        <w:t>không đều nhau</w:t>
      </w:r>
      <w:r>
        <w:t>. Trên danh mục hiện tại, bước chạy từ 19 đến 23 ngày. Điểm này chi phối trực tiếp mục (d).</w:t>
      </w:r>
    </w:p>
    <w:p w14:paraId="0CCB3A9D" w14:textId="77777777" w:rsidR="00DB1701" w:rsidRDefault="00000000">
      <w:pPr>
        <w:spacing w:after="80"/>
      </w:pPr>
      <w:r>
        <w:rPr>
          <w:b/>
        </w:rPr>
        <w:t>d) Bước lưới không gian dựng lại theo từng bước thời gian</w:t>
      </w:r>
    </w:p>
    <w:p w14:paraId="6B9463E3" w14:textId="77777777" w:rsidR="00DB1701" w:rsidRDefault="00000000">
      <w:r>
        <w:t xml:space="preserve">Tại bước thứ </w:t>
      </w:r>
      <m:oMath>
        <m:r>
          <w:rPr>
            <w:rFonts w:ascii="Cambria Math" w:hAnsi="Cambria Math"/>
          </w:rPr>
          <m:t>i</m:t>
        </m:r>
      </m:oMath>
      <w:r>
        <w:t xml:space="preserve">, phương sai một bước của </w:t>
      </w:r>
      <m:oMath>
        <m:r>
          <w:rPr>
            <w:rFonts w:ascii="Cambria Math" w:hAnsi="Cambria Math"/>
          </w:rPr>
          <m:t>x</m:t>
        </m:r>
      </m:oMath>
      <w:r>
        <w:t xml:space="preserve"> và khoảng cách giữa hai mức trạng thái kề nhau là</w:t>
      </w:r>
    </w:p>
    <w:p w14:paraId="36C8E6EA" w14:textId="77777777" w:rsidR="00DB1701" w:rsidRDefault="00000000">
      <w:pPr>
        <w:tabs>
          <w:tab w:val="center" w:pos="4500"/>
          <w:tab w:val="right" w:pos="9000"/>
        </w:tabs>
      </w:pPr>
      <w:r>
        <w:tab/>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2a</m:t>
            </m:r>
          </m:den>
        </m:f>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e</m:t>
                </m:r>
              </m:e>
              <m:sup>
                <m:r>
                  <w:rPr>
                    <w:rFonts w:ascii="Cambria Math" w:hAnsi="Cambria Math"/>
                  </w:rPr>
                  <m:t>-2aΔ</m:t>
                </m:r>
                <m:sSub>
                  <m:sSubPr>
                    <m:ctrlPr>
                      <w:rPr>
                        <w:rFonts w:ascii="Cambria Math" w:hAnsi="Cambria Math"/>
                      </w:rPr>
                    </m:ctrlPr>
                  </m:sSubPr>
                  <m:e>
                    <m:r>
                      <w:rPr>
                        <w:rFonts w:ascii="Cambria Math" w:hAnsi="Cambria Math"/>
                      </w:rPr>
                      <m:t>t</m:t>
                    </m:r>
                  </m:e>
                  <m:sub>
                    <m:r>
                      <w:rPr>
                        <w:rFonts w:ascii="Cambria Math" w:hAnsi="Cambria Math"/>
                      </w:rPr>
                      <m:t>i</m:t>
                    </m:r>
                  </m:sub>
                </m:sSub>
              </m:sup>
            </m:sSup>
          </m:e>
        </m:d>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ad>
          <m:radPr>
            <m:degHide m:val="1"/>
            <m:ctrlPr>
              <w:rPr>
                <w:rFonts w:ascii="Cambria Math" w:hAnsi="Cambria Math"/>
              </w:rPr>
            </m:ctrlPr>
          </m:radPr>
          <m:deg/>
          <m:e>
            <m:r>
              <w:rPr>
                <w:rFonts w:ascii="Cambria Math" w:hAnsi="Cambria Math"/>
              </w:rPr>
              <m:t>3</m:t>
            </m:r>
            <m:sSub>
              <m:sSubPr>
                <m:ctrlPr>
                  <w:rPr>
                    <w:rFonts w:ascii="Cambria Math" w:hAnsi="Cambria Math"/>
                  </w:rPr>
                </m:ctrlPr>
              </m:sSubPr>
              <m:e>
                <m:r>
                  <w:rPr>
                    <w:rFonts w:ascii="Cambria Math" w:hAnsi="Cambria Math"/>
                  </w:rPr>
                  <m:t>V</m:t>
                </m:r>
              </m:e>
              <m:sub>
                <m:r>
                  <w:rPr>
                    <w:rFonts w:ascii="Cambria Math" w:hAnsi="Cambria Math"/>
                  </w:rPr>
                  <m:t>i</m:t>
                </m:r>
              </m:sub>
            </m:sSub>
          </m:e>
        </m:rad>
      </m:oMath>
      <w:r>
        <w:tab/>
        <w:t>(CT-14)</w:t>
      </w:r>
    </w:p>
    <w:p w14:paraId="706CB495" w14:textId="77777777" w:rsidR="00DB1701" w:rsidRDefault="00000000">
      <w:r>
        <w:rPr>
          <w:b/>
        </w:rPr>
        <w:t xml:space="preserve">Vì sao là </w:t>
      </w:r>
      <m:oMath>
        <m:rad>
          <m:radPr>
            <m:degHide m:val="1"/>
            <m:ctrlPr>
              <w:rPr>
                <w:rFonts w:ascii="Cambria Math" w:hAnsi="Cambria Math"/>
              </w:rPr>
            </m:ctrlPr>
          </m:radPr>
          <m:deg/>
          <m:e>
            <m:r>
              <w:rPr>
                <w:rFonts w:ascii="Cambria Math" w:hAnsi="Cambria Math"/>
              </w:rPr>
              <m:t>3</m:t>
            </m:r>
          </m:e>
        </m:rad>
      </m:oMath>
      <w:r>
        <w:rPr>
          <w:b/>
        </w:rPr>
        <w:t>.</w:t>
      </w:r>
      <w:r>
        <w:t xml:space="preserve"> Với ba nhánh cách đều </w:t>
      </w:r>
      <m:oMath>
        <m:r>
          <w:rPr>
            <w:rFonts w:ascii="Cambria Math" w:hAnsi="Cambria Math"/>
          </w:rPr>
          <m:t>Δx</m:t>
        </m:r>
      </m:oMath>
      <w:r>
        <w:t xml:space="preserve"> và không lệch tâm, khớp moment bậc hai cho </w:t>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=V/(2Δ</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oMath>
      <w:r>
        <w:t xml:space="preserve"> và </w:t>
      </w:r>
      <m:oMath>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=1-V/Δ</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Cấu hình cân đối nhất — biên độ trạng thái lớn nhất mà vẫn giữ khối lượng xác suất ở nhánh giữa — ứng với </w:t>
      </w:r>
      <m:oMath>
        <m:r>
          <w:rPr>
            <w:rFonts w:ascii="Cambria Math" w:hAnsi="Cambria Math"/>
          </w:rPr>
          <m:t>V/Δ</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=1/3</m:t>
        </m:r>
      </m:oMath>
      <w:r>
        <w:t xml:space="preserve">, tức </w:t>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=1/6</m:t>
        </m:r>
      </m:oMath>
      <w:r>
        <w:t xml:space="preserve"> và </w:t>
      </w:r>
      <m:oMath>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=2/3</m:t>
        </m:r>
      </m:oMath>
      <w:r>
        <w:t xml:space="preserve">. Giải ra </w:t>
      </w:r>
      <m:oMath>
        <m:r>
          <w:rPr>
            <w:rFonts w:ascii="Cambria Math" w:hAnsi="Cambria Math"/>
          </w:rPr>
          <m:t>Δx=</m:t>
        </m:r>
        <m:rad>
          <m:radPr>
            <m:degHide m:val="1"/>
            <m:ctrlPr>
              <w:rPr>
                <w:rFonts w:ascii="Cambria Math" w:hAnsi="Cambria Math"/>
              </w:rPr>
            </m:ctrlPr>
          </m:radPr>
          <m:deg/>
          <m:e>
            <m:r>
              <w:rPr>
                <w:rFonts w:ascii="Cambria Math" w:hAnsi="Cambria Math"/>
              </w:rPr>
              <m:t>3V</m:t>
            </m:r>
          </m:e>
        </m:rad>
      </m:oMath>
      <w:r>
        <w:t>.</w:t>
      </w:r>
    </w:p>
    <w:p w14:paraId="4CE6B915" w14:textId="77777777" w:rsidR="00DB1701" w:rsidRDefault="00000000">
      <w:r>
        <w:rPr>
          <w:b/>
        </w:rPr>
        <w:t>Vì sao phải dựng lại theo từng bước.</w:t>
      </w:r>
      <w:r>
        <w:t xml:space="preserve"> Vì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không đều (mục c) nên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cũng không đều. Dùng một </w:t>
      </w:r>
      <m:oMath>
        <m:r>
          <w:rPr>
            <w:rFonts w:ascii="Cambria Math" w:hAnsi="Cambria Math"/>
          </w:rPr>
          <m:t>Δx</m:t>
        </m:r>
      </m:oMath>
      <w:r>
        <w:t xml:space="preserve"> chung cho cả cây thì tỷ số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không còn bằng </w:t>
      </w:r>
      <m:oMath>
        <m:f>
          <m:fPr>
            <m:type m:val="lin"/>
            <m:ctrlPr>
              <w:rPr>
                <w:rFonts w:ascii="Cambria Math" w:hAnsi="Cambria Math"/>
              </w:rPr>
            </m:ctrlPr>
          </m:fPr>
          <m:num>
            <m:r>
              <w:rPr>
                <w:rFonts w:ascii="Cambria Math" w:hAnsi="Cambria Math"/>
              </w:rPr>
              <m:t>1</m:t>
            </m:r>
          </m:num>
          <m:den>
            <m:r>
              <w:rPr>
                <w:rFonts w:ascii="Cambria Math" w:hAnsi="Cambria Math"/>
              </w:rPr>
              <m:t>3</m:t>
            </m:r>
          </m:den>
        </m:f>
      </m:oMath>
      <w:r>
        <w:t xml:space="preserve">: trên lưới thực tế của danh mục hiện tại nó chạy từ </w:t>
      </w:r>
      <m:oMath>
        <m:r>
          <w:rPr>
            <w:rFonts w:ascii="Cambria Math" w:hAnsi="Cambria Math"/>
          </w:rPr>
          <m:t>0,3134</m:t>
        </m:r>
      </m:oMath>
      <w:r>
        <w:t xml:space="preserve"> đến </w:t>
      </w:r>
      <m:oMath>
        <m:r>
          <w:rPr>
            <w:rFonts w:ascii="Cambria Math" w:hAnsi="Cambria Math"/>
          </w:rPr>
          <m:t>0,3786</m:t>
        </m:r>
      </m:oMath>
      <w:r>
        <w:t xml:space="preserve">, khiến mỗi bước có một bộ xác suất lệch khác nhau và sai số tích luỹ không kiểm soát được. Dựng lại </w:t>
      </w: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theo từng bước giữ tỷ số </w:t>
      </w:r>
      <w:r>
        <w:rPr>
          <w:b/>
        </w:rPr>
        <w:t>đúng bằng</w:t>
      </w:r>
      <w:r>
        <w:t xml:space="preserve"> </w:t>
      </w:r>
      <m:oMath>
        <m:f>
          <m:fPr>
            <m:type m:val="lin"/>
            <m:ctrlPr>
              <w:rPr>
                <w:rFonts w:ascii="Cambria Math" w:hAnsi="Cambria Math"/>
              </w:rPr>
            </m:ctrlPr>
          </m:fPr>
          <m:num>
            <m:r>
              <w:rPr>
                <w:rFonts w:ascii="Cambria Math" w:hAnsi="Cambria Math"/>
              </w:rPr>
              <m:t>1</m:t>
            </m:r>
          </m:num>
          <m:den>
            <m:r>
              <w:rPr>
                <w:rFonts w:ascii="Cambria Math" w:hAnsi="Cambria Math"/>
              </w:rPr>
              <m:t>3</m:t>
            </m:r>
          </m:den>
        </m:f>
      </m:oMath>
      <w:r>
        <w:t xml:space="preserve"> ở mọi bước.</w:t>
      </w:r>
    </w:p>
    <w:p w14:paraId="31D1A314" w14:textId="77777777" w:rsidR="00DB1701" w:rsidRDefault="00000000">
      <w:r>
        <w:rPr>
          <w:b/>
        </w:rPr>
        <w:t xml:space="preserve">Về dạng xấp xỉ </w:t>
      </w:r>
      <m:oMath>
        <m:r>
          <w:rPr>
            <w:rFonts w:ascii="Cambria Math" w:hAnsi="Cambria Math"/>
          </w:rPr>
          <m:t>Δz=σ</m:t>
        </m:r>
        <m:rad>
          <m:radPr>
            <m:degHide m:val="1"/>
            <m:ctrlPr>
              <w:rPr>
                <w:rFonts w:ascii="Cambria Math" w:hAnsi="Cambria Math"/>
              </w:rPr>
            </m:ctrlPr>
          </m:radPr>
          <m:deg/>
          <m:e>
            <m:r>
              <w:rPr>
                <w:rFonts w:ascii="Cambria Math" w:hAnsi="Cambria Math"/>
              </w:rPr>
              <m:t>3Δt</m:t>
            </m:r>
          </m:e>
        </m:rad>
      </m:oMath>
      <w:r>
        <w:rPr>
          <w:b/>
        </w:rPr>
        <w:t>.</w:t>
      </w:r>
      <w:r>
        <w:t xml:space="preserve"> Bước (2) Mục 2.3.1 viết bước lưới dưới dạng </w:t>
      </w:r>
      <m:oMath>
        <m:sSub>
          <m:sSubPr>
            <m:ctrlPr>
              <w:rPr>
                <w:rFonts w:ascii="Cambria Math" w:hAnsi="Cambria Math"/>
              </w:rPr>
            </m:ctrlPr>
          </m:sSubPr>
          <m:e>
            <m:r>
              <w:rPr>
                <w:rFonts w:ascii="Cambria Math" w:hAnsi="Cambria Math"/>
              </w:rPr>
              <m:t>σ</m:t>
            </m:r>
          </m:e>
          <m:sub>
            <m:r>
              <w:rPr>
                <w:rFonts w:ascii="Cambria Math" w:hAnsi="Cambria Math"/>
              </w:rPr>
              <m:t>κ</m:t>
            </m:r>
          </m:sub>
        </m:sSub>
        <m:rad>
          <m:radPr>
            <m:degHide m:val="1"/>
            <m:ctrlPr>
              <w:rPr>
                <w:rFonts w:ascii="Cambria Math" w:hAnsi="Cambria Math"/>
              </w:rPr>
            </m:ctrlPr>
          </m:radPr>
          <m:deg/>
          <m:e>
            <m:r>
              <w:rPr>
                <w:rFonts w:ascii="Cambria Math" w:hAnsi="Cambria Math"/>
              </w:rPr>
              <m:t>3Δ</m:t>
            </m:r>
            <m:sSub>
              <m:sSubPr>
                <m:ctrlPr>
                  <w:rPr>
                    <w:rFonts w:ascii="Cambria Math" w:hAnsi="Cambria Math"/>
                  </w:rPr>
                </m:ctrlPr>
              </m:sSubPr>
              <m:e>
                <m:r>
                  <w:rPr>
                    <w:rFonts w:ascii="Cambria Math" w:hAnsi="Cambria Math"/>
                  </w:rPr>
                  <m:t>t</m:t>
                </m:r>
              </m:e>
              <m:sub>
                <m:r>
                  <w:rPr>
                    <w:rFonts w:ascii="Cambria Math" w:hAnsi="Cambria Math"/>
                  </w:rPr>
                  <m:t>i</m:t>
                </m:r>
              </m:sub>
            </m:sSub>
          </m:e>
        </m:rad>
      </m:oMath>
      <w:r>
        <w:t xml:space="preserve">; đó là giới hạn của CT-14 khi </w:t>
      </w:r>
      <m:oMath>
        <m:r>
          <w:rPr>
            <w:rFonts w:ascii="Cambria Math" w:hAnsi="Cambria Math"/>
          </w:rPr>
          <m:t>aΔt</m:t>
        </m:r>
      </m:oMath>
      <w:r>
        <w:t xml:space="preserve"> nhỏ, vì khi đó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Mô hình cài đặt dạng </w:t>
      </w:r>
      <w:r>
        <w:rPr>
          <w:b/>
        </w:rPr>
        <w:t>chính xác</w:t>
      </w:r>
      <w:r>
        <w:t xml:space="preserve"> </w:t>
      </w:r>
      <m:oMath>
        <m:rad>
          <m:radPr>
            <m:degHide m:val="1"/>
            <m:ctrlPr>
              <w:rPr>
                <w:rFonts w:ascii="Cambria Math" w:hAnsi="Cambria Math"/>
              </w:rPr>
            </m:ctrlPr>
          </m:radPr>
          <m:deg/>
          <m:e>
            <m:r>
              <w:rPr>
                <w:rFonts w:ascii="Cambria Math" w:hAnsi="Cambria Math"/>
              </w:rPr>
              <m:t>3</m:t>
            </m:r>
            <m:sSub>
              <m:sSubPr>
                <m:ctrlPr>
                  <w:rPr>
                    <w:rFonts w:ascii="Cambria Math" w:hAnsi="Cambria Math"/>
                  </w:rPr>
                </m:ctrlPr>
              </m:sSubPr>
              <m:e>
                <m:r>
                  <w:rPr>
                    <w:rFonts w:ascii="Cambria Math" w:hAnsi="Cambria Math"/>
                  </w:rPr>
                  <m:t>V</m:t>
                </m:r>
              </m:e>
              <m:sub>
                <m:r>
                  <w:rPr>
                    <w:rFonts w:ascii="Cambria Math" w:hAnsi="Cambria Math"/>
                  </w:rPr>
                  <m:t>i</m:t>
                </m:r>
              </m:sub>
            </m:sSub>
          </m:e>
        </m:rad>
      </m:oMath>
      <w:r>
        <w:t xml:space="preserve">. Chênh lệch giữa hai dạng là </w:t>
      </w:r>
      <m:oMath>
        <m:r>
          <w:rPr>
            <w:rFonts w:ascii="Cambria Math" w:hAnsi="Cambria Math"/>
          </w:rPr>
          <m:t>-0,52%</m:t>
        </m:r>
      </m:oMath>
      <w:r>
        <w:t xml:space="preserve"> với </w:t>
      </w:r>
      <m:oMath>
        <m:r>
          <w:rPr>
            <w:rFonts w:ascii="Cambria Math" w:hAnsi="Cambria Math"/>
          </w:rPr>
          <m:t>a=0,1827</m:t>
        </m:r>
      </m:oMath>
      <w:r>
        <w:t xml:space="preserve"> của đường LSCK nhóm ở bước 21 ngày, nhưng lên tới </w:t>
      </w:r>
      <m:oMath>
        <m:r>
          <w:rPr>
            <w:rFonts w:ascii="Cambria Math" w:hAnsi="Cambria Math"/>
          </w:rPr>
          <m:t>-2,9%</m:t>
        </m:r>
      </m:oMath>
      <w:r>
        <w:t xml:space="preserve"> với </w:t>
      </w:r>
      <m:oMath>
        <m:r>
          <w:rPr>
            <w:rFonts w:ascii="Cambria Math" w:hAnsi="Cambria Math"/>
          </w:rPr>
          <m:t>a=1,03</m:t>
        </m:r>
      </m:oMath>
      <w:r>
        <w:t xml:space="preserve"> của đường tham chiếu: ở nhân tố hồi quy nhanh, dạng xấp xỉ làm tỷ số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/Δ</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2</m:t>
            </m:r>
          </m:sup>
        </m:sSubSup>
      </m:oMath>
      <w:r>
        <w:t xml:space="preserve"> lệch khỏi </w:t>
      </w:r>
      <m:oMath>
        <m:f>
          <m:fPr>
            <m:type m:val="lin"/>
            <m:ctrlPr>
              <w:rPr>
                <w:rFonts w:ascii="Cambria Math" w:hAnsi="Cambria Math"/>
              </w:rPr>
            </m:ctrlPr>
          </m:fPr>
          <m:num>
            <m:r>
              <w:rPr>
                <w:rFonts w:ascii="Cambria Math" w:hAnsi="Cambria Math"/>
              </w:rPr>
              <m:t>1</m:t>
            </m:r>
          </m:num>
          <m:den>
            <m:r>
              <w:rPr>
                <w:rFonts w:ascii="Cambria Math" w:hAnsi="Cambria Math"/>
              </w:rPr>
              <m:t>3</m:t>
            </m:r>
          </m:den>
        </m:f>
      </m:oMath>
      <w:r>
        <w:t xml:space="preserve"> đủ để thấy được. Hai dạng chỉ trùng nhau ở giới hạn </w:t>
      </w:r>
      <m:oMath>
        <m:r>
          <w:rPr>
            <w:rFonts w:ascii="Cambria Math" w:hAnsi="Cambria Math"/>
          </w:rPr>
          <m:t>aΔt→0</m:t>
        </m:r>
      </m:oMath>
      <w:r>
        <w:t>.</w:t>
      </w:r>
    </w:p>
    <w:p w14:paraId="6BA82FE2" w14:textId="77777777" w:rsidR="00DB1701" w:rsidRDefault="00000000">
      <w:pPr>
        <w:spacing w:after="80"/>
      </w:pPr>
      <w:r>
        <w:rPr>
          <w:b/>
        </w:rPr>
        <w:t>e) Xác suất ba nhánh</w:t>
      </w:r>
    </w:p>
    <w:p w14:paraId="2E41EFE2" w14:textId="77777777" w:rsidR="00DB1701" w:rsidRDefault="00000000">
      <w:r>
        <w:lastRenderedPageBreak/>
        <w:t xml:space="preserve">Từ nút có trạng thái </w:t>
      </w:r>
      <m:oMath>
        <m:r>
          <w:rPr>
            <w:rFonts w:ascii="Cambria Math" w:hAnsi="Cambria Math"/>
          </w:rPr>
          <m:t>x</m:t>
        </m:r>
      </m:oMath>
      <w:r>
        <w:t xml:space="preserve">, kỳ vọng có điều kiện sau một bước là </w:t>
      </w:r>
      <m:oMath>
        <m:r>
          <w:rPr>
            <w:rFonts w:ascii="Cambria Math" w:hAnsi="Cambria Math"/>
          </w:rPr>
          <m:t>M=x</m:t>
        </m:r>
        <m:sSup>
          <m:sSupPr>
            <m:ctrlPr>
              <w:rPr>
                <w:rFonts w:ascii="Cambria Math" w:hAnsi="Cambria Math"/>
              </w:rPr>
            </m:ctrlPr>
          </m:sSupPr>
          <m:e>
            <m:r>
              <w:rPr>
                <w:rFonts w:ascii="Cambria Math" w:hAnsi="Cambria Math"/>
              </w:rPr>
              <m:t>e</m:t>
            </m:r>
          </m:e>
          <m:sup>
            <m:r>
              <w:rPr>
                <w:rFonts w:ascii="Cambria Math" w:hAnsi="Cambria Math"/>
              </w:rPr>
              <m:t>-aΔ</m:t>
            </m:r>
            <m:sSub>
              <m:sSubPr>
                <m:ctrlPr>
                  <w:rPr>
                    <w:rFonts w:ascii="Cambria Math" w:hAnsi="Cambria Math"/>
                  </w:rPr>
                </m:ctrlPr>
              </m:sSubPr>
              <m:e>
                <m:r>
                  <w:rPr>
                    <w:rFonts w:ascii="Cambria Math" w:hAnsi="Cambria Math"/>
                  </w:rPr>
                  <m:t>t</m:t>
                </m:r>
              </m:e>
              <m:sub>
                <m:r>
                  <w:rPr>
                    <w:rFonts w:ascii="Cambria Math" w:hAnsi="Cambria Math"/>
                  </w:rPr>
                  <m:t>i</m:t>
                </m:r>
              </m:sub>
            </m:sSub>
          </m:sup>
        </m:sSup>
      </m:oMath>
      <w:r>
        <w:t xml:space="preserve">, suy trực tiếp từ CT-5. Nhánh giữa nối về mức lưới gần </w:t>
      </w:r>
      <m:oMath>
        <m:r>
          <w:rPr>
            <w:rFonts w:ascii="Cambria Math" w:hAnsi="Cambria Math"/>
          </w:rPr>
          <m:t>M</m:t>
        </m:r>
      </m:oMath>
      <w:r>
        <w:t xml:space="preserve"> nhất, chỉ số </w:t>
      </w:r>
      <m:oMath>
        <m:r>
          <w:rPr>
            <w:rFonts w:ascii="Cambria Math" w:hAnsi="Cambria Math"/>
          </w:rPr>
          <m:t>k</m:t>
        </m:r>
      </m:oMath>
      <w:r>
        <w:t xml:space="preserve"> là số nguyên gần </w:t>
      </w:r>
      <m:oMath>
        <m:r>
          <w:rPr>
            <w:rFonts w:ascii="Cambria Math" w:hAnsi="Cambria Math"/>
          </w:rPr>
          <m:t>M/Δ</m:t>
        </m:r>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nhất, phần lệch còn lại là</w:t>
      </w:r>
    </w:p>
    <w:p w14:paraId="53938FA4" w14:textId="77777777" w:rsidR="00DB1701" w:rsidRDefault="00000000">
      <w:pPr>
        <w:tabs>
          <w:tab w:val="center" w:pos="4500"/>
          <w:tab w:val="right" w:pos="9000"/>
        </w:tabs>
      </w:pPr>
      <w:r>
        <w:tab/>
      </w:r>
      <m:oMath>
        <m:r>
          <w:rPr>
            <w:rFonts w:ascii="Cambria Math" w:hAnsi="Cambria Math"/>
          </w:rPr>
          <m:t>η=M-kΔ</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η</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oMath>
      <w:r>
        <w:tab/>
        <w:t>(CT-15)</w:t>
      </w:r>
    </w:p>
    <w:p w14:paraId="01334BE0" w14:textId="77777777" w:rsidR="00DB1701" w:rsidRDefault="00000000">
      <w:r>
        <w:t xml:space="preserve">Ba xác suất được xác định bằng cách khớp ba moment đầu của bước nhảy quanh mức </w:t>
      </w:r>
      <m:oMath>
        <m:r>
          <w:rPr>
            <w:rFonts w:ascii="Cambria Math" w:hAnsi="Cambria Math"/>
          </w:rPr>
          <m:t>kΔ</m:t>
        </m:r>
        <m:sSub>
          <m:sSubPr>
            <m:ctrlPr>
              <w:rPr>
                <w:rFonts w:ascii="Cambria Math" w:hAnsi="Cambria Math"/>
              </w:rPr>
            </m:ctrlPr>
          </m:sSubPr>
          <m:e>
            <m:r>
              <w:rPr>
                <w:rFonts w:ascii="Cambria Math" w:hAnsi="Cambria Math"/>
              </w:rPr>
              <m:t>x</m:t>
            </m:r>
          </m:e>
          <m:sub>
            <m:r>
              <w:rPr>
                <w:rFonts w:ascii="Cambria Math" w:hAnsi="Cambria Math"/>
              </w:rPr>
              <m:t>i</m:t>
            </m:r>
          </m:sub>
        </m:sSub>
      </m:oMath>
      <w:r>
        <w:t>:</w:t>
      </w:r>
    </w:p>
    <w:p w14:paraId="776B789F" w14:textId="77777777" w:rsidR="00DB1701" w:rsidRDefault="00000000">
      <w:pPr>
        <w:tabs>
          <w:tab w:val="center" w:pos="4500"/>
          <w:tab w:val="right" w:pos="9000"/>
        </w:tabs>
      </w:pPr>
      <w:r>
        <w:tab/>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=1,</m:t>
        </m:r>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u</m:t>
                </m:r>
              </m:sub>
            </m:sSub>
          </m:e>
          <m:e>
            <m:sSub>
              <m:sSubPr>
                <m:ctrlPr>
                  <w:rPr>
                    <w:rFonts w:ascii="Cambria Math" w:hAnsi="Cambria Math"/>
                  </w:rPr>
                </m:ctrlPr>
              </m:sSubPr>
              <m:e>
                <m:r>
                  <w:rPr>
                    <w:rFonts w:ascii="Cambria Math" w:hAnsi="Cambria Math"/>
                  </w:rPr>
                  <m:t>p</m:t>
                </m:r>
              </m:e>
              <m:sub>
                <m:r>
                  <w:rPr>
                    <w:rFonts w:ascii="Cambria Math" w:hAnsi="Cambria Math"/>
                  </w:rPr>
                  <m:t>d</m:t>
                </m:r>
              </m:sub>
            </m:sSub>
          </m:e>
        </m:d>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=η,</m:t>
        </m:r>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u</m:t>
                </m:r>
              </m:sub>
            </m:sSub>
          </m:e>
          <m:e>
            <m:sSub>
              <m:sSubPr>
                <m:ctrlPr>
                  <w:rPr>
                    <w:rFonts w:ascii="Cambria Math" w:hAnsi="Cambria Math"/>
                  </w:rPr>
                </m:ctrlPr>
              </m:sSubPr>
              <m:e>
                <m:r>
                  <w:rPr>
                    <w:rFonts w:ascii="Cambria Math" w:hAnsi="Cambria Math"/>
                  </w:rPr>
                  <m:t>p</m:t>
                </m:r>
              </m:e>
              <m:sub>
                <m:r>
                  <w:rPr>
                    <w:rFonts w:ascii="Cambria Math" w:hAnsi="Cambria Math"/>
                  </w:rPr>
                  <m:t>d</m:t>
                </m:r>
              </m:sub>
            </m:sSub>
          </m:e>
        </m:d>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oMath>
      <w:r>
        <w:tab/>
        <w:t>(CT-16)</w:t>
      </w:r>
    </w:p>
    <w:p w14:paraId="59C09667" w14:textId="77777777" w:rsidR="00DB1701" w:rsidRDefault="00000000">
      <w:r>
        <w:rPr>
          <w:b/>
        </w:rPr>
        <w:t>Giải hệ.</w:t>
      </w:r>
      <w:r>
        <w:t xml:space="preserve"> Hai phương trình sau cho ngay tổng và hiệu của </w:t>
      </w:r>
      <m:oMath>
        <m:sSub>
          <m:sSubPr>
            <m:ctrlPr>
              <w:rPr>
                <w:rFonts w:ascii="Cambria Math" w:hAnsi="Cambria Math"/>
              </w:rPr>
            </m:ctrlPr>
          </m:sSubPr>
          <m:e>
            <m:r>
              <w:rPr>
                <w:rFonts w:ascii="Cambria Math" w:hAnsi="Cambria Math"/>
              </w:rPr>
              <m:t>p</m:t>
            </m:r>
          </m:e>
          <m:sub>
            <m:r>
              <w:rPr>
                <w:rFonts w:ascii="Cambria Math" w:hAnsi="Cambria Math"/>
              </w:rPr>
              <m:t>u</m:t>
            </m:r>
          </m:sub>
        </m:sSub>
      </m:oMath>
      <w:r>
        <w:t xml:space="preserve"> và </w:t>
      </w:r>
      <m:oMath>
        <m:sSub>
          <m:sSubPr>
            <m:ctrlPr>
              <w:rPr>
                <w:rFonts w:ascii="Cambria Math" w:hAnsi="Cambria Math"/>
              </w:rPr>
            </m:ctrlPr>
          </m:sSubPr>
          <m:e>
            <m:r>
              <w:rPr>
                <w:rFonts w:ascii="Cambria Math" w:hAnsi="Cambria Math"/>
              </w:rPr>
              <m:t>p</m:t>
            </m:r>
          </m:e>
          <m:sub>
            <m:r>
              <w:rPr>
                <w:rFonts w:ascii="Cambria Math" w:hAnsi="Cambria Math"/>
              </w:rPr>
              <m:t>d</m:t>
            </m:r>
          </m:sub>
        </m:sSub>
      </m:oMath>
      <w:r>
        <w:t>:</w:t>
      </w:r>
    </w:p>
    <w:p w14:paraId="04AB847D" w14:textId="77777777" w:rsidR="00DB1701" w:rsidRDefault="00000000">
      <w:pPr>
        <w:tabs>
          <w:tab w:val="center" w:pos="4500"/>
          <w:tab w:val="right" w:pos="9000"/>
        </w:tabs>
      </w:pPr>
      <w:r>
        <w:tab/>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num>
              <m:den>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den>
            </m:f>
          </m:e>
          <m:e>
            <m:f>
              <m:fPr>
                <m:ctrlPr>
                  <w:rPr>
                    <w:rFonts w:ascii="Cambria Math" w:hAnsi="Cambria Math"/>
                  </w:rPr>
                </m:ctrlPr>
              </m:fPr>
              <m:num>
                <m:r>
                  <w:rPr>
                    <w:rFonts w:ascii="Cambria Math" w:hAnsi="Cambria Math"/>
                  </w:rPr>
                  <m:t>η</m:t>
                </m:r>
              </m:num>
              <m:den>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den>
            </m:f>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num>
              <m:den>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den>
            </m:f>
          </m:e>
          <m:e>
            <m:f>
              <m:fPr>
                <m:ctrlPr>
                  <w:rPr>
                    <w:rFonts w:ascii="Cambria Math" w:hAnsi="Cambria Math"/>
                  </w:rPr>
                </m:ctrlPr>
              </m:fPr>
              <m:num>
                <m:r>
                  <w:rPr>
                    <w:rFonts w:ascii="Cambria Math" w:hAnsi="Cambria Math"/>
                  </w:rPr>
                  <m:t>η</m:t>
                </m:r>
              </m:num>
              <m:den>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den>
            </m:f>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num>
          <m:den>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den>
        </m:f>
      </m:oMath>
      <w:r>
        <w:tab/>
        <w:t>(CT-17)</w:t>
      </w:r>
    </w:p>
    <w:p w14:paraId="268FA95C" w14:textId="77777777" w:rsidR="00DB1701" w:rsidRDefault="00000000">
      <w:r>
        <w:t xml:space="preserve">Thay </w:t>
      </w: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=3</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và đặt </w:t>
      </w:r>
      <m:oMath>
        <m:r>
          <w:rPr>
            <w:rFonts w:ascii="Cambria Math" w:hAnsi="Cambria Math"/>
          </w:rPr>
          <m:t>s=η/</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i</m:t>
                </m:r>
              </m:sub>
            </m:sSub>
          </m:e>
        </m:rad>
      </m:oMath>
      <w:r>
        <w:t xml:space="preserve"> cho dạng gọn:</w:t>
      </w:r>
    </w:p>
    <w:p w14:paraId="5AC487C2" w14:textId="77777777" w:rsidR="00DB1701" w:rsidRDefault="00000000">
      <w:pPr>
        <w:tabs>
          <w:tab w:val="center" w:pos="4500"/>
          <w:tab w:val="right" w:pos="9000"/>
        </w:tabs>
      </w:pPr>
      <w:r>
        <w:tab/>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m:t>
            </m:r>
            <m:rad>
              <m:radPr>
                <m:degHide m:val="1"/>
                <m:ctrlPr>
                  <w:rPr>
                    <w:rFonts w:ascii="Cambria Math" w:hAnsi="Cambria Math"/>
                  </w:rPr>
                </m:ctrlPr>
              </m:radPr>
              <m:deg/>
              <m:e>
                <m:r>
                  <w:rPr>
                    <w:rFonts w:ascii="Cambria Math" w:hAnsi="Cambria Math"/>
                  </w:rPr>
                  <m:t>3</m:t>
                </m:r>
              </m:e>
            </m:rad>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r>
              <w:rPr>
                <w:rFonts w:ascii="Cambria Math" w:hAnsi="Cambria Math"/>
              </w:rPr>
              <m:t>3</m:t>
            </m:r>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m:t>
            </m:r>
            <m:rad>
              <m:radPr>
                <m:degHide m:val="1"/>
                <m:ctrlPr>
                  <w:rPr>
                    <w:rFonts w:ascii="Cambria Math" w:hAnsi="Cambria Math"/>
                  </w:rPr>
                </m:ctrlPr>
              </m:radPr>
              <m:deg/>
              <m:e>
                <m:r>
                  <w:rPr>
                    <w:rFonts w:ascii="Cambria Math" w:hAnsi="Cambria Math"/>
                  </w:rPr>
                  <m:t>3</m:t>
                </m:r>
              </m:e>
            </m:rad>
          </m:den>
        </m:f>
      </m:oMath>
      <w:r>
        <w:tab/>
        <w:t>(CT-18)</w:t>
      </w:r>
    </w:p>
    <w:p w14:paraId="2ED058FF" w14:textId="77777777" w:rsidR="00DB1701" w:rsidRDefault="00000000">
      <w:r>
        <w:rPr>
          <w:b/>
        </w:rPr>
        <w:t>Chứng minh xác suất luôn hợp lệ.</w:t>
      </w:r>
      <w:r>
        <w:t xml:space="preserve"> Đây là điều kiện để cây không sinh ra xác suất âm, nên phải chứng minh chứ không kiểm bằng chạy thử. Viết </w:t>
      </w:r>
      <m:oMath>
        <m:sSub>
          <m:sSubPr>
            <m:ctrlPr>
              <w:rPr>
                <w:rFonts w:ascii="Cambria Math" w:hAnsi="Cambria Math"/>
              </w:rPr>
            </m:ctrlPr>
          </m:sSubPr>
          <m:e>
            <m:r>
              <w:rPr>
                <w:rFonts w:ascii="Cambria Math" w:hAnsi="Cambria Math"/>
              </w:rPr>
              <m:t>p</m:t>
            </m:r>
          </m:e>
          <m:sub>
            <m:r>
              <w:rPr>
                <w:rFonts w:ascii="Cambria Math" w:hAnsi="Cambria Math"/>
              </w:rPr>
              <m:t>u</m:t>
            </m:r>
          </m:sub>
        </m:sSub>
      </m:oMath>
      <w:r>
        <w:t xml:space="preserve"> dưới dạng bình phương đủ:</w:t>
      </w:r>
    </w:p>
    <w:p w14:paraId="6275F555" w14:textId="77777777" w:rsidR="00DB1701" w:rsidRDefault="00000000">
      <w:pPr>
        <w:tabs>
          <w:tab w:val="center" w:pos="4500"/>
          <w:tab w:val="right" w:pos="9000"/>
        </w:tabs>
      </w:pPr>
      <w:r>
        <w:tab/>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d>
          <m:dPr>
            <m:begChr m:val="["/>
            <m:sepChr m:val="+"/>
            <m:endChr m:val="]"/>
            <m:ctrlPr>
              <w:rPr>
                <w:rFonts w:ascii="Cambria Math" w:hAnsi="Cambria Math"/>
              </w:rPr>
            </m:ctrlPr>
          </m:dPr>
          <m:e>
            <m:sSup>
              <m:sSupPr>
                <m:ctrlPr>
                  <w:rPr>
                    <w:rFonts w:ascii="Cambria Math" w:hAnsi="Cambria Math"/>
                  </w:rPr>
                </m:ctrlPr>
              </m:sSupPr>
              <m:e>
                <m:d>
                  <m:dPr>
                    <m:sepChr m:val="+"/>
                    <m:ctrlPr>
                      <w:rPr>
                        <w:rFonts w:ascii="Cambria Math" w:hAnsi="Cambria Math"/>
                      </w:rPr>
                    </m:ctrlPr>
                  </m:dPr>
                  <m:e>
                    <m:r>
                      <w:rPr>
                        <w:rFonts w:ascii="Cambria Math" w:hAnsi="Cambria Math"/>
                      </w:rPr>
                      <m:t>s</m:t>
                    </m:r>
                  </m:e>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e>
                </m:d>
              </m:e>
              <m:sup>
                <m:r>
                  <w:rPr>
                    <w:rFonts w:ascii="Cambria Math" w:hAnsi="Cambria Math"/>
                  </w:rPr>
                  <m:t>2</m:t>
                </m:r>
              </m:sup>
            </m:sSup>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24</m:t>
            </m:r>
          </m:den>
        </m:f>
        <m:r>
          <w:rPr>
            <w:rFonts w:ascii="Cambria Math" w:hAnsi="Cambria Math"/>
          </w:rPr>
          <m:t>&gt;0</m:t>
        </m:r>
      </m:oMath>
      <w:r>
        <w:tab/>
        <w:t>(CT-19)</w:t>
      </w:r>
    </w:p>
    <w:p w14:paraId="0A67B31E" w14:textId="77777777" w:rsidR="00DB1701" w:rsidRDefault="00000000">
      <w:r>
        <w:t xml:space="preserve">Khai triển vế phải cho </w:t>
      </w:r>
      <m:oMath>
        <m:f>
          <m:fPr>
            <m:ctrlPr>
              <w:rPr>
                <w:rFonts w:ascii="Cambria Math" w:hAnsi="Cambria Math"/>
              </w:rPr>
            </m:ctrlPr>
          </m:fPr>
          <m:num>
            <m:r>
              <w:rPr>
                <w:rFonts w:ascii="Cambria Math" w:hAnsi="Cambria Math"/>
              </w:rPr>
              <m:t>1</m:t>
            </m:r>
          </m:num>
          <m:den>
            <m:r>
              <w:rPr>
                <w:rFonts w:ascii="Cambria Math" w:hAnsi="Cambria Math"/>
              </w:rPr>
              <m:t>6</m:t>
            </m:r>
          </m:den>
        </m:f>
        <m:d>
          <m:dPr>
            <m:sepChr m:val="+"/>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e>
          <m:e>
            <m:rad>
              <m:radPr>
                <m:degHide m:val="1"/>
                <m:ctrlPr>
                  <w:rPr>
                    <w:rFonts w:ascii="Cambria Math" w:hAnsi="Cambria Math"/>
                  </w:rPr>
                </m:ctrlPr>
              </m:radPr>
              <m:deg/>
              <m:e>
                <m:r>
                  <w:rPr>
                    <w:rFonts w:ascii="Cambria Math" w:hAnsi="Cambria Math"/>
                  </w:rPr>
                  <m:t>3</m:t>
                </m:r>
              </m:e>
            </m:rad>
            <m:r>
              <w:rPr>
                <w:rFonts w:ascii="Cambria Math" w:hAnsi="Cambria Math"/>
              </w:rPr>
              <m:t>s</m:t>
            </m:r>
          </m:e>
          <m:e>
            <m:r>
              <w:rPr>
                <w:rFonts w:ascii="Cambria Math" w:hAnsi="Cambria Math"/>
              </w:rPr>
              <m:t>1</m:t>
            </m:r>
          </m:e>
        </m:d>
      </m:oMath>
      <w:r>
        <w:t xml:space="preserve">, đúng bằng CT-18 vì </w:t>
      </w:r>
      <m:oMath>
        <m:rad>
          <m:radPr>
            <m:degHide m:val="1"/>
            <m:ctrlPr>
              <w:rPr>
                <w:rFonts w:ascii="Cambria Math" w:hAnsi="Cambria Math"/>
              </w:rPr>
            </m:ctrlPr>
          </m:radPr>
          <m:deg/>
          <m:e>
            <m:r>
              <w:rPr>
                <w:rFonts w:ascii="Cambria Math" w:hAnsi="Cambria Math"/>
              </w:rPr>
              <m:t>3</m:t>
            </m:r>
          </m:e>
        </m:rad>
        <m:r>
          <w:rPr>
            <w:rFonts w:ascii="Cambria Math" w:hAnsi="Cambria Math"/>
          </w:rPr>
          <m:t>/6=1/(2</m:t>
        </m:r>
        <m:rad>
          <m:radPr>
            <m:degHide m:val="1"/>
            <m:ctrlPr>
              <w:rPr>
                <w:rFonts w:ascii="Cambria Math" w:hAnsi="Cambria Math"/>
              </w:rPr>
            </m:ctrlPr>
          </m:radPr>
          <m:deg/>
          <m:e>
            <m:r>
              <w:rPr>
                <w:rFonts w:ascii="Cambria Math" w:hAnsi="Cambria Math"/>
              </w:rPr>
              <m:t>3</m:t>
            </m:r>
          </m:e>
        </m:rad>
        <m:r>
          <w:rPr>
            <w:rFonts w:ascii="Cambria Math" w:hAnsi="Cambria Math"/>
          </w:rPr>
          <m:t>)</m:t>
        </m:r>
      </m:oMath>
      <w:r>
        <w:t xml:space="preserve">. Do dấu ngoặc vuông luôn ít nhất bằng </w:t>
      </w:r>
      <m:oMath>
        <m:f>
          <m:fPr>
            <m:type m:val="lin"/>
            <m:ctrlPr>
              <w:rPr>
                <w:rFonts w:ascii="Cambria Math" w:hAnsi="Cambria Math"/>
              </w:rPr>
            </m:ctrlPr>
          </m:fPr>
          <m:num>
            <m:r>
              <w:rPr>
                <w:rFonts w:ascii="Cambria Math" w:hAnsi="Cambria Math"/>
              </w:rPr>
              <m:t>1</m:t>
            </m:r>
          </m:num>
          <m:den>
            <m:r>
              <w:rPr>
                <w:rFonts w:ascii="Cambria Math" w:hAnsi="Cambria Math"/>
              </w:rPr>
              <m:t>4</m:t>
            </m:r>
          </m:den>
        </m:f>
      </m:oMath>
      <w:r>
        <w:t xml:space="preserve">, ta có </w:t>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≥1/24</m:t>
        </m:r>
      </m:oMath>
      <w:r>
        <w:t xml:space="preserve"> với </w:t>
      </w:r>
      <w:r>
        <w:rPr>
          <w:b/>
        </w:rPr>
        <w:t>mọi</w:t>
      </w:r>
      <w:r>
        <w:t xml:space="preserve"> </w:t>
      </w:r>
      <m:oMath>
        <m:r>
          <w:rPr>
            <w:rFonts w:ascii="Cambria Math" w:hAnsi="Cambria Math"/>
          </w:rPr>
          <m:t>s</m:t>
        </m:r>
      </m:oMath>
      <w:r>
        <w:t xml:space="preserve">. Đối xứng, </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d>
          <m:dPr>
            <m:begChr m:val="["/>
            <m:sepChr m:val="+"/>
            <m:endChr m:val="]"/>
            <m:ctrlPr>
              <w:rPr>
                <w:rFonts w:ascii="Cambria Math" w:hAnsi="Cambria Math"/>
              </w:rPr>
            </m:ctrlPr>
          </m:dPr>
          <m:e>
            <m:sSup>
              <m:sSupPr>
                <m:ctrlPr>
                  <w:rPr>
                    <w:rFonts w:ascii="Cambria Math" w:hAnsi="Cambria Math"/>
                  </w:rPr>
                </m:ctrlPr>
              </m:sSupPr>
              <m:e>
                <m:d>
                  <m:dPr>
                    <m:sepChr m:val="−"/>
                    <m:ctrlPr>
                      <w:rPr>
                        <w:rFonts w:ascii="Cambria Math" w:hAnsi="Cambria Math"/>
                      </w:rPr>
                    </m:ctrlPr>
                  </m:dPr>
                  <m:e>
                    <m:r>
                      <w:rPr>
                        <w:rFonts w:ascii="Cambria Math" w:hAnsi="Cambria Math"/>
                      </w:rPr>
                      <m:t>s</m:t>
                    </m:r>
                  </m:e>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e>
                </m:d>
              </m:e>
              <m:sup>
                <m:r>
                  <w:rPr>
                    <w:rFonts w:ascii="Cambria Math" w:hAnsi="Cambria Math"/>
                  </w:rPr>
                  <m:t>2</m:t>
                </m:r>
              </m:sup>
            </m:sSup>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24</m:t>
            </m:r>
          </m:den>
        </m:f>
      </m:oMath>
      <w:r>
        <w:t>.</w:t>
      </w:r>
    </w:p>
    <w:p w14:paraId="158D4B84" w14:textId="77777777" w:rsidR="00DB1701" w:rsidRDefault="00000000">
      <w:r>
        <w:t xml:space="preserve">Với nhánh giữa, </w:t>
      </w:r>
      <m:oMath>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≥0</m:t>
        </m:r>
      </m:oMath>
      <w:r>
        <w:t xml:space="preserve"> khi và chỉ khi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oMath>
      <w:r>
        <w:t xml:space="preserve">. Từ CT-15 ta có </w:t>
      </w:r>
      <m:oMath>
        <m:d>
          <m:dPr>
            <m:begChr m:val="|"/>
            <m:endChr m:val="|"/>
            <m:ctrlPr>
              <w:rPr>
                <w:rFonts w:ascii="Cambria Math" w:hAnsi="Cambria Math"/>
              </w:rPr>
            </m:ctrlPr>
          </m:dPr>
          <m:e>
            <m:r>
              <w:rPr>
                <w:rFonts w:ascii="Cambria Math" w:hAnsi="Cambria Math"/>
              </w:rPr>
              <m:t>η</m:t>
            </m:r>
          </m:e>
        </m:d>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/2=</m:t>
        </m:r>
        <m:rad>
          <m:radPr>
            <m:degHide m:val="1"/>
            <m:ctrlPr>
              <w:rPr>
                <w:rFonts w:ascii="Cambria Math" w:hAnsi="Cambria Math"/>
              </w:rPr>
            </m:ctrlPr>
          </m:radPr>
          <m:deg/>
          <m:e>
            <m:r>
              <w:rPr>
                <w:rFonts w:ascii="Cambria Math" w:hAnsi="Cambria Math"/>
              </w:rPr>
              <m:t>3</m:t>
            </m:r>
            <m:sSub>
              <m:sSubPr>
                <m:ctrlPr>
                  <w:rPr>
                    <w:rFonts w:ascii="Cambria Math" w:hAnsi="Cambria Math"/>
                  </w:rPr>
                </m:ctrlPr>
              </m:sSubPr>
              <m:e>
                <m:r>
                  <w:rPr>
                    <w:rFonts w:ascii="Cambria Math" w:hAnsi="Cambria Math"/>
                  </w:rPr>
                  <m:t>V</m:t>
                </m:r>
              </m:e>
              <m:sub>
                <m:r>
                  <w:rPr>
                    <w:rFonts w:ascii="Cambria Math" w:hAnsi="Cambria Math"/>
                  </w:rPr>
                  <m:t>i</m:t>
                </m:r>
              </m:sub>
            </m:sSub>
          </m:e>
        </m:rad>
        <m:r>
          <w:rPr>
            <w:rFonts w:ascii="Cambria Math" w:hAnsi="Cambria Math"/>
          </w:rPr>
          <m:t>/2</m:t>
        </m:r>
      </m:oMath>
      <w:r>
        <w:t xml:space="preserve">, tức </w:t>
      </w:r>
      <m:oMath>
        <m:d>
          <m:dPr>
            <m:begChr m:val="|"/>
            <m:endChr m:val="|"/>
            <m:ctrlPr>
              <w:rPr>
                <w:rFonts w:ascii="Cambria Math" w:hAnsi="Cambria Math"/>
              </w:rPr>
            </m:ctrlPr>
          </m:dPr>
          <m:e>
            <m:r>
              <w:rPr>
                <w:rFonts w:ascii="Cambria Math" w:hAnsi="Cambria Math"/>
              </w:rPr>
              <m:t>s</m:t>
            </m:r>
          </m:e>
        </m:d>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/2≈0,866</m:t>
        </m:r>
      </m:oMath>
      <w:r>
        <w:t xml:space="preserve">, nhỏ hơn hẳn </w:t>
      </w:r>
      <m:oMath>
        <m:rad>
          <m:radPr>
            <m:degHide m:val="1"/>
            <m:ctrlPr>
              <w:rPr>
                <w:rFonts w:ascii="Cambria Math" w:hAnsi="Cambria Math"/>
              </w:rPr>
            </m:ctrlPr>
          </m:radPr>
          <m:deg/>
          <m:e>
            <m:r>
              <w:rPr>
                <w:rFonts w:ascii="Cambria Math" w:hAnsi="Cambria Math"/>
              </w:rPr>
              <m:t>2</m:t>
            </m:r>
          </m:e>
        </m:rad>
        <m:r>
          <w:rPr>
            <w:rFonts w:ascii="Cambria Math" w:hAnsi="Cambria Math"/>
          </w:rPr>
          <m:t>≈1,414</m:t>
        </m:r>
      </m:oMath>
      <w:r>
        <w:t>. Vậy cả ba xác suất dương ngặt ở mọi nút và mọi bước; tính chất này được bảo đảm bởi chính quy tắc chọn nhánh giữa, không cần thêm ràng buộc nào.</w:t>
      </w:r>
    </w:p>
    <w:p w14:paraId="5463A2E7" w14:textId="77777777" w:rsidR="00DB1701" w:rsidRDefault="00000000">
      <w:pPr>
        <w:spacing w:after="80"/>
      </w:pPr>
      <w:r>
        <w:rPr>
          <w:b/>
        </w:rPr>
        <w:t>f) Khớp mức lãi suất bằng quy nạp tiến Arrow–Debreu</w:t>
      </w:r>
    </w:p>
    <w:p w14:paraId="0D6D5C53" w14:textId="77777777" w:rsidR="00DB1701" w:rsidRDefault="00000000">
      <w:r>
        <w:t xml:space="preserve">Cây dựng tới đây mới có đúng </w:t>
      </w:r>
      <w:r>
        <w:rPr>
          <w:b/>
        </w:rPr>
        <w:t>hình dạng ngẫu nhiên</w:t>
      </w:r>
      <w:r>
        <w:t xml:space="preserve">; mức lãi suất chưa khớp thị trường. Bước này xác định chuỗi hằng số tất định </w:t>
      </w:r>
      <m:oMath>
        <m:sSub>
          <m:sSubPr>
            <m:ctrlPr>
              <w:rPr>
                <w:rFonts w:ascii="Cambria Math" w:hAnsi="Cambria Math"/>
              </w:rPr>
            </m:ctrlPr>
          </m:sSubPr>
          <m:e>
            <m:r>
              <w:rPr>
                <w:rFonts w:ascii="Cambria Math" w:hAnsi="Cambria Math"/>
              </w:rPr>
              <m:t>φ</m:t>
            </m:r>
          </m:e>
          <m:sub>
            <m:r>
              <w:rPr>
                <w:rFonts w:ascii="Cambria Math" w:hAnsi="Cambria Math"/>
              </w:rPr>
              <m:t>i</m:t>
            </m:r>
          </m:sub>
        </m:sSub>
      </m:oMath>
      <w:r>
        <w:t xml:space="preserve"> — mỗi bước một giá trị — sao cho cây tái tạo </w:t>
      </w:r>
      <w:r>
        <w:rPr>
          <w:b/>
        </w:rPr>
        <w:t>chính xác</w:t>
      </w:r>
      <w:r>
        <w:t xml:space="preserve"> giá trái phiếu không coupon của đường cong LSCK đầu vào.</w:t>
      </w:r>
    </w:p>
    <w:p w14:paraId="47C9F76A" w14:textId="77777777" w:rsidR="00DB1701" w:rsidRDefault="00000000">
      <w:r>
        <w:t xml:space="preserve">Gọi </w:t>
      </w:r>
      <m:oMath>
        <m:sSub>
          <m:sSubPr>
            <m:ctrlPr>
              <w:rPr>
                <w:rFonts w:ascii="Cambria Math" w:hAnsi="Cambria Math"/>
              </w:rPr>
            </m:ctrlPr>
          </m:sSubPr>
          <m:e>
            <m:r>
              <w:rPr>
                <w:rFonts w:ascii="Cambria Math" w:hAnsi="Cambria Math"/>
              </w:rPr>
              <m:t>Q</m:t>
            </m:r>
          </m:e>
          <m:sub>
            <m:r>
              <w:rPr>
                <w:rFonts w:ascii="Cambria Math" w:hAnsi="Cambria Math"/>
              </w:rPr>
              <m:t>i,j</m:t>
            </m:r>
          </m:sub>
        </m:sSub>
      </m:oMath>
      <w:r>
        <w:t xml:space="preserve"> là </w:t>
      </w:r>
      <w:r>
        <w:rPr>
          <w:b/>
        </w:rPr>
        <w:t>giá Arrow–Debreu</w:t>
      </w:r>
      <w:r>
        <w:t xml:space="preserve">: giá trị hôm nay của một hợp đồng trả 1 đồng khi và chỉ khi cây tới nút </w:t>
      </w:r>
      <m:oMath>
        <m:d>
          <m:dPr>
            <m:sepChr m:val=","/>
            <m:ctrlPr>
              <w:rPr>
                <w:rFonts w:ascii="Cambria Math" w:hAnsi="Cambria Math"/>
              </w:rPr>
            </m:ctrlPr>
          </m:dPr>
          <m:e>
            <m:r>
              <w:rPr>
                <w:rFonts w:ascii="Cambria Math" w:hAnsi="Cambria Math"/>
              </w:rPr>
              <m:t>i</m:t>
            </m:r>
          </m:e>
          <m:e>
            <m:r>
              <w:rPr>
                <w:rFonts w:ascii="Cambria Math" w:hAnsi="Cambria Math"/>
              </w:rPr>
              <m:t>j</m:t>
            </m:r>
          </m:e>
        </m:d>
      </m:oMath>
      <w:r>
        <w:t xml:space="preserve">, khởi tạo </w:t>
      </w:r>
      <m:oMath>
        <m:sSub>
          <m:sSubPr>
            <m:ctrlPr>
              <w:rPr>
                <w:rFonts w:ascii="Cambria Math" w:hAnsi="Cambria Math"/>
              </w:rPr>
            </m:ctrlPr>
          </m:sSubPr>
          <m:e>
            <m:r>
              <w:rPr>
                <w:rFonts w:ascii="Cambria Math" w:hAnsi="Cambria Math"/>
              </w:rPr>
              <m:t>Q</m:t>
            </m:r>
          </m:e>
          <m:sub>
            <m:r>
              <w:rPr>
                <w:rFonts w:ascii="Cambria Math" w:hAnsi="Cambria Math"/>
              </w:rPr>
              <m:t>0,0</m:t>
            </m:r>
          </m:sub>
        </m:sSub>
        <m:r>
          <w:rPr>
            <w:rFonts w:ascii="Cambria Math" w:hAnsi="Cambria Math"/>
          </w:rPr>
          <m:t>=1</m:t>
        </m:r>
      </m:oMath>
      <w:r>
        <w:t xml:space="preserve">. Hệ số chiết khấu một bước tại nút đó là </w:t>
      </w: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r>
          <m:rPr>
            <m:sty m:val="p"/>
          </m:rPr>
          <w:rPr>
            <w:rFonts w:ascii="Cambria Math" w:hAnsi="Cambria Math"/>
          </w:rPr>
          <m:t>exp</m:t>
        </m:r>
        <m:d>
          <m:dPr>
            <m:begChr m:val="["/>
            <m:sepChr m:val="−"/>
            <m:endChr m:val="]"/>
            <m:ctrlPr>
              <w:rPr>
                <w:rFonts w:ascii="Cambria Math" w:hAnsi="Cambria Math"/>
              </w:rPr>
            </m:ctrlPr>
          </m:dPr>
          <m:e/>
          <m:e>
            <m:d>
              <m:dPr>
                <m:sep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i,j</m:t>
                    </m:r>
                  </m:sub>
                </m:sSub>
              </m:e>
            </m:d>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Điều kiện khớp thị trường tại bước </w:t>
      </w:r>
      <m:oMath>
        <m:r>
          <w:rPr>
            <w:rFonts w:ascii="Cambria Math" w:hAnsi="Cambria Math"/>
          </w:rPr>
          <m:t>i</m:t>
        </m:r>
      </m:oMath>
      <w:r>
        <w:t xml:space="preserve"> là</w:t>
      </w:r>
    </w:p>
    <w:p w14:paraId="0016E099" w14:textId="77777777" w:rsidR="00DB1701" w:rsidRDefault="00000000">
      <w:pPr>
        <w:tabs>
          <w:tab w:val="center" w:pos="4500"/>
          <w:tab w:val="right" w:pos="9000"/>
        </w:tabs>
      </w:pPr>
      <w:r>
        <w:tab/>
      </w:r>
      <m:oMath>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Q</m:t>
                </m:r>
              </m:e>
              <m:sub>
                <m:r>
                  <w:rPr>
                    <w:rFonts w:ascii="Cambria Math" w:hAnsi="Cambria Math"/>
                  </w:rPr>
                  <m:t>i,j</m:t>
                </m:r>
              </m:sub>
            </m:sSub>
          </m:e>
        </m:nary>
        <m:r>
          <m:rPr>
            <m:sty m:val="p"/>
          </m:rPr>
          <w:rPr>
            <w:rFonts w:ascii="Cambria Math" w:hAnsi="Cambria Math"/>
          </w:rPr>
          <m:t>exp</m:t>
        </m:r>
        <m:d>
          <m:dPr>
            <m:begChr m:val="["/>
            <m:sepChr m:val="−"/>
            <m:endChr m:val="]"/>
            <m:ctrlPr>
              <w:rPr>
                <w:rFonts w:ascii="Cambria Math" w:hAnsi="Cambria Math"/>
              </w:rPr>
            </m:ctrlPr>
          </m:dPr>
          <m:e/>
          <m:e>
            <m:d>
              <m:dPr>
                <m:sep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i,j</m:t>
                    </m:r>
                  </m:sub>
                </m:sSub>
              </m:e>
            </m:d>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mkt</m:t>
            </m:r>
          </m:sup>
        </m:sSup>
        <m:d>
          <m:dPr>
            <m:sepChr m:val=","/>
            <m:ctrlPr>
              <w:rPr>
                <w:rFonts w:ascii="Cambria Math" w:hAnsi="Cambria Math"/>
              </w:rPr>
            </m:ctrlPr>
          </m:dPr>
          <m:e>
            <m:r>
              <w:rPr>
                <w:rFonts w:ascii="Cambria Math" w:hAnsi="Cambria Math"/>
              </w:rPr>
              <m:t>0</m:t>
            </m:r>
          </m:e>
          <m:e>
            <m:sSub>
              <m:sSubPr>
                <m:ctrlPr>
                  <w:rPr>
                    <w:rFonts w:ascii="Cambria Math" w:hAnsi="Cambria Math"/>
                  </w:rPr>
                </m:ctrlPr>
              </m:sSubPr>
              <m:e>
                <m:r>
                  <w:rPr>
                    <w:rFonts w:ascii="Cambria Math" w:hAnsi="Cambria Math"/>
                  </w:rPr>
                  <m:t>t</m:t>
                </m:r>
              </m:e>
              <m:sub>
                <m:r>
                  <w:rPr>
                    <w:rFonts w:ascii="Cambria Math" w:hAnsi="Cambria Math"/>
                  </w:rPr>
                  <m:t>i+1</m:t>
                </m:r>
              </m:sub>
            </m:sSub>
          </m:e>
        </m:d>
      </m:oMath>
      <w:r>
        <w:tab/>
        <w:t>(CT-20)</w:t>
      </w:r>
    </w:p>
    <w:p w14:paraId="6F98E366" w14:textId="77777777" w:rsidR="00DB1701" w:rsidRDefault="00000000">
      <w:r>
        <w:rPr>
          <w:b/>
        </w:rPr>
        <w:t>Giải dạng đóng.</w:t>
      </w:r>
      <w:r>
        <w:t xml:space="preserve"> Vì </w:t>
      </w:r>
      <m:oMath>
        <m:sSub>
          <m:sSubPr>
            <m:ctrlPr>
              <w:rPr>
                <w:rFonts w:ascii="Cambria Math" w:hAnsi="Cambria Math"/>
              </w:rPr>
            </m:ctrlPr>
          </m:sSubPr>
          <m:e>
            <m:r>
              <w:rPr>
                <w:rFonts w:ascii="Cambria Math" w:hAnsi="Cambria Math"/>
              </w:rPr>
              <m:t>φ</m:t>
            </m:r>
          </m:e>
          <m:sub>
            <m:r>
              <w:rPr>
                <w:rFonts w:ascii="Cambria Math" w:hAnsi="Cambria Math"/>
              </w:rPr>
              <m:t>i</m:t>
            </m:r>
          </m:sub>
        </m:sSub>
      </m:oMath>
      <w:r>
        <w:t xml:space="preserve"> là hằng số theo </w:t>
      </w:r>
      <m:oMath>
        <m:r>
          <w:rPr>
            <w:rFonts w:ascii="Cambria Math" w:hAnsi="Cambria Math"/>
          </w:rPr>
          <m:t>j</m:t>
        </m:r>
      </m:oMath>
      <w:r>
        <w:t xml:space="preserve">, nó rút ra ngoài tổng thành thừa số </w:t>
      </w:r>
      <m:oMath>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sup>
        </m:sSup>
      </m:oMath>
      <w:r>
        <w:t>; chuyển vế rồi lấy logarit:</w:t>
      </w:r>
    </w:p>
    <w:p w14:paraId="0072BBB4" w14:textId="77777777" w:rsidR="00DB1701" w:rsidRDefault="00000000">
      <w:pPr>
        <w:tabs>
          <w:tab w:val="center" w:pos="4500"/>
          <w:tab w:val="right" w:pos="9000"/>
        </w:tabs>
      </w:pPr>
      <w:r>
        <w:tab/>
      </w:r>
      <m:oMath>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den>
        </m:f>
        <m:r>
          <m:rPr>
            <m:sty m:val="p"/>
          </m:rPr>
          <w:rPr>
            <w:rFonts w:ascii="Cambria Math" w:hAnsi="Cambria Math"/>
          </w:rPr>
          <m:t>ln</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Q</m:t>
                        </m:r>
                      </m:e>
                      <m:sub>
                        <m:r>
                          <w:rPr>
                            <w:rFonts w:ascii="Cambria Math" w:hAnsi="Cambria Math"/>
                          </w:rPr>
                          <m:t>i,j</m:t>
                        </m:r>
                      </m:sub>
                    </m:sSub>
                  </m:e>
                </m:nary>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sup>
                </m:sSup>
              </m:num>
              <m:den>
                <m:sSup>
                  <m:sSupPr>
                    <m:ctrlPr>
                      <w:rPr>
                        <w:rFonts w:ascii="Cambria Math" w:hAnsi="Cambria Math"/>
                      </w:rPr>
                    </m:ctrlPr>
                  </m:sSupPr>
                  <m:e>
                    <m:r>
                      <w:rPr>
                        <w:rFonts w:ascii="Cambria Math" w:hAnsi="Cambria Math"/>
                      </w:rPr>
                      <m:t>P</m:t>
                    </m:r>
                  </m:e>
                  <m:sup>
                    <m:r>
                      <w:rPr>
                        <w:rFonts w:ascii="Cambria Math" w:hAnsi="Cambria Math"/>
                      </w:rPr>
                      <m:t>mkt</m:t>
                    </m:r>
                  </m:sup>
                </m:sSup>
                <m:d>
                  <m:dPr>
                    <m:sepChr m:val=","/>
                    <m:ctrlPr>
                      <w:rPr>
                        <w:rFonts w:ascii="Cambria Math" w:hAnsi="Cambria Math"/>
                      </w:rPr>
                    </m:ctrlPr>
                  </m:dPr>
                  <m:e>
                    <m:r>
                      <w:rPr>
                        <w:rFonts w:ascii="Cambria Math" w:hAnsi="Cambria Math"/>
                      </w:rPr>
                      <m:t>0</m:t>
                    </m:r>
                  </m:e>
                  <m:e>
                    <m:sSub>
                      <m:sSubPr>
                        <m:ctrlPr>
                          <w:rPr>
                            <w:rFonts w:ascii="Cambria Math" w:hAnsi="Cambria Math"/>
                          </w:rPr>
                        </m:ctrlPr>
                      </m:sSubPr>
                      <m:e>
                        <m:r>
                          <w:rPr>
                            <w:rFonts w:ascii="Cambria Math" w:hAnsi="Cambria Math"/>
                          </w:rPr>
                          <m:t>t</m:t>
                        </m:r>
                      </m:e>
                      <m:sub>
                        <m:r>
                          <w:rPr>
                            <w:rFonts w:ascii="Cambria Math" w:hAnsi="Cambria Math"/>
                          </w:rPr>
                          <m:t>i+1</m:t>
                        </m:r>
                      </m:sub>
                    </m:sSub>
                  </m:e>
                </m:d>
              </m:den>
            </m:f>
          </m:e>
        </m:d>
      </m:oMath>
      <w:r>
        <w:tab/>
        <w:t>(CT-21)</w:t>
      </w:r>
    </w:p>
    <w:p w14:paraId="2D0B18AA" w14:textId="77777777" w:rsidR="00DB1701" w:rsidRDefault="00000000">
      <w:r>
        <w:lastRenderedPageBreak/>
        <w:t xml:space="preserve">Nghiệm </w:t>
      </w:r>
      <w:r>
        <w:rPr>
          <w:b/>
        </w:rPr>
        <w:t>tồn tại và duy nhất</w:t>
      </w:r>
      <w:r>
        <w:t xml:space="preserve">: vế trái CT-20 liên tục và giảm ngặt theo </w:t>
      </w:r>
      <m:oMath>
        <m:sSub>
          <m:sSubPr>
            <m:ctrlPr>
              <w:rPr>
                <w:rFonts w:ascii="Cambria Math" w:hAnsi="Cambria Math"/>
              </w:rPr>
            </m:ctrlPr>
          </m:sSubPr>
          <m:e>
            <m:r>
              <w:rPr>
                <w:rFonts w:ascii="Cambria Math" w:hAnsi="Cambria Math"/>
              </w:rPr>
              <m:t>φ</m:t>
            </m:r>
          </m:e>
          <m:sub>
            <m:r>
              <w:rPr>
                <w:rFonts w:ascii="Cambria Math" w:hAnsi="Cambria Math"/>
              </w:rPr>
              <m:t>i</m:t>
            </m:r>
          </m:sub>
        </m:sSub>
      </m:oMath>
      <w:r>
        <w:t>, nhận mọi giá trị dương, còn vế phải là một số dương cố định. Không cần dò lặp — CT-21 cho kết quả trực tiếp.</w:t>
      </w:r>
    </w:p>
    <w:p w14:paraId="6F1FF26A" w14:textId="77777777" w:rsidR="00DB1701" w:rsidRDefault="00000000">
      <w:r>
        <w:t xml:space="preserve">Sau khi có </w:t>
      </w:r>
      <m:oMath>
        <m:sSub>
          <m:sSubPr>
            <m:ctrlPr>
              <w:rPr>
                <w:rFonts w:ascii="Cambria Math" w:hAnsi="Cambria Math"/>
              </w:rPr>
            </m:ctrlPr>
          </m:sSubPr>
          <m:e>
            <m:r>
              <w:rPr>
                <w:rFonts w:ascii="Cambria Math" w:hAnsi="Cambria Math"/>
              </w:rPr>
              <m:t>φ</m:t>
            </m:r>
          </m:e>
          <m:sub>
            <m:r>
              <w:rPr>
                <w:rFonts w:ascii="Cambria Math" w:hAnsi="Cambria Math"/>
              </w:rPr>
              <m:t>i</m:t>
            </m:r>
          </m:sub>
        </m:sSub>
      </m:oMath>
      <w:r>
        <w:t>, giá Arrow–Debreu được đẩy sang bước sau bằng quy nạp tiến, cộng dồn theo mọi nhánh dẫn vào mỗi nút đích:</w:t>
      </w:r>
    </w:p>
    <w:p w14:paraId="225D93DC" w14:textId="77777777" w:rsidR="00DB1701" w:rsidRDefault="00000000">
      <w:pPr>
        <w:tabs>
          <w:tab w:val="center" w:pos="4500"/>
          <w:tab w:val="right" w:pos="9000"/>
        </w:tabs>
      </w:pPr>
      <w:r>
        <w:tab/>
      </w:r>
      <m:oMath>
        <m:sSub>
          <m:sSubPr>
            <m:ctrlPr>
              <w:rPr>
                <w:rFonts w:ascii="Cambria Math" w:hAnsi="Cambria Math"/>
              </w:rPr>
            </m:ctrlPr>
          </m:sSubPr>
          <m:e>
            <m:r>
              <w:rPr>
                <w:rFonts w:ascii="Cambria Math" w:hAnsi="Cambria Math"/>
              </w:rPr>
              <m:t>Q</m:t>
            </m:r>
          </m:e>
          <m:sub>
            <m:r>
              <w:rPr>
                <w:rFonts w:ascii="Cambria Math" w:hAnsi="Cambria Math"/>
              </w:rPr>
              <m:t>i+1,m</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Q</m:t>
                </m:r>
              </m:e>
              <m:sub>
                <m:r>
                  <w:rPr>
                    <w:rFonts w:ascii="Cambria Math" w:hAnsi="Cambria Math"/>
                  </w:rPr>
                  <m:t>i,j</m:t>
                </m:r>
              </m:sub>
            </m:sSub>
          </m:e>
        </m:nary>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p</m:t>
        </m:r>
        <m:d>
          <m:dPr>
            <m:sepChr m:val="→"/>
            <m:ctrlPr>
              <w:rPr>
                <w:rFonts w:ascii="Cambria Math" w:hAnsi="Cambria Math"/>
              </w:rPr>
            </m:ctrlPr>
          </m:dPr>
          <m:e>
            <m:r>
              <w:rPr>
                <w:rFonts w:ascii="Cambria Math" w:hAnsi="Cambria Math"/>
              </w:rPr>
              <m:t>j</m:t>
            </m:r>
          </m:e>
          <m:e>
            <m:r>
              <w:rPr>
                <w:rFonts w:ascii="Cambria Math" w:hAnsi="Cambria Math"/>
              </w:rPr>
              <m:t>m</m:t>
            </m:r>
          </m:e>
        </m:d>
      </m:oMath>
      <w:r>
        <w:tab/>
        <w:t>(CT-22)</w:t>
      </w:r>
    </w:p>
    <w:p w14:paraId="6D41971B" w14:textId="77777777" w:rsidR="00DB1701" w:rsidRDefault="00000000">
      <w:r>
        <w:rPr>
          <w:b/>
        </w:rPr>
        <w:t>Một điểm cần nêu rõ vì dễ làm sai.</w:t>
      </w:r>
      <w:r>
        <w:t xml:space="preserve"> Cách trình bày kinh điển dùng hệ số giải tích </w:t>
      </w:r>
      <m:oMath>
        <m:r>
          <w:rPr>
            <w:rFonts w:ascii="Cambria Math" w:hAnsi="Cambria Math"/>
          </w:rPr>
          <m:t>A(t,T)</m:t>
        </m:r>
      </m:oMath>
      <w:r>
        <w:t xml:space="preserve"> của CT-11 rồi nhân thêm một hệ số hiệu chỉnh để ép cây khớp đường cong. Hai đại lượng đó </w:t>
      </w:r>
      <w:r>
        <w:rPr>
          <w:b/>
        </w:rPr>
        <w:t>triệt tiêu nhau về mặt đại số</w:t>
      </w:r>
      <w:r>
        <w:t xml:space="preserve">: quy nạp tiến theo CT-21 đã bao hàm trọn vẹn vai trò của </w:t>
      </w:r>
      <m:oMath>
        <m:r>
          <w:rPr>
            <w:rFonts w:ascii="Cambria Math" w:hAnsi="Cambria Math"/>
          </w:rPr>
          <m:t>A</m:t>
        </m:r>
      </m:oMath>
      <w:r>
        <w:t xml:space="preserve">, nên tính </w:t>
      </w:r>
      <m:oMath>
        <m:r>
          <w:rPr>
            <w:rFonts w:ascii="Cambria Math" w:hAnsi="Cambria Math"/>
          </w:rPr>
          <m:t>A</m:t>
        </m:r>
      </m:oMath>
      <w:r>
        <w:t xml:space="preserve"> rồi lại chia nó đi là thừa và chỉ thêm sai số làm tròn. Mô hình vì vậy giải thẳng </w:t>
      </w:r>
      <m:oMath>
        <m:sSub>
          <m:sSubPr>
            <m:ctrlPr>
              <w:rPr>
                <w:rFonts w:ascii="Cambria Math" w:hAnsi="Cambria Math"/>
              </w:rPr>
            </m:ctrlPr>
          </m:sSubPr>
          <m:e>
            <m:r>
              <w:rPr>
                <w:rFonts w:ascii="Cambria Math" w:hAnsi="Cambria Math"/>
              </w:rPr>
              <m:t>φ</m:t>
            </m:r>
          </m:e>
          <m:sub>
            <m:r>
              <w:rPr>
                <w:rFonts w:ascii="Cambria Math" w:hAnsi="Cambria Math"/>
              </w:rPr>
              <m:t>i</m:t>
            </m:r>
          </m:sub>
        </m:sSub>
      </m:oMath>
      <w:r>
        <w:t xml:space="preserve">. Chênh lệch giữa hai cách đã được đo ở mức </w:t>
      </w:r>
      <m:oMath>
        <m:r>
          <w:rPr>
            <w:rFonts w:ascii="Cambria Math" w:hAnsi="Cambria Math"/>
          </w:rPr>
          <m:t>1,1×</m:t>
        </m:r>
        <m:sSup>
          <m:sSupPr>
            <m:ctrlPr>
              <w:rPr>
                <w:rFonts w:ascii="Cambria Math" w:hAnsi="Cambria Math"/>
              </w:rPr>
            </m:ctrlPr>
          </m:sSupPr>
          <m:e>
            <m:r>
              <w:rPr>
                <w:rFonts w:ascii="Cambria Math" w:hAnsi="Cambria Math"/>
              </w:rPr>
              <m:t>10</m:t>
            </m:r>
          </m:e>
          <m:sup>
            <m:r>
              <w:rPr>
                <w:rFonts w:ascii="Cambria Math" w:hAnsi="Cambria Math"/>
              </w:rPr>
              <m:t>-15</m:t>
            </m:r>
          </m:sup>
        </m:sSup>
      </m:oMath>
      <w:r>
        <w:t xml:space="preserve"> — đúng ngưỡng sai số máy, xác nhận hai cách tương đương về toán học.</w:t>
      </w:r>
    </w:p>
    <w:p w14:paraId="060EDF1E" w14:textId="77777777" w:rsidR="00DB1701" w:rsidRDefault="00000000">
      <w:r>
        <w:t>Phép kiểm thường trực của bước này: định giá lại chính các trái phiếu không coupon của đường cong đầu vào trên cây vừa dựng. Sai số phải ở mức sai số máy; nếu không, khâu khớp mức lãi suất đã hỏng.</w:t>
      </w:r>
    </w:p>
    <w:p w14:paraId="039235C1" w14:textId="77777777" w:rsidR="00DB1701" w:rsidRDefault="00000000">
      <w:pPr>
        <w:spacing w:after="80"/>
      </w:pPr>
      <w:r>
        <w:rPr>
          <w:b/>
        </w:rPr>
        <w:t>g) Cây ba chiều: ghép hai nhân tố có tương quan</w:t>
      </w:r>
    </w:p>
    <w:p w14:paraId="1B24D4E7" w14:textId="77777777" w:rsidR="00DB1701" w:rsidRDefault="00000000">
      <w:r>
        <w:t xml:space="preserve">Trái phiếu coupon thả nổi chịu tác động của hai đường cong: LSCK dùng để chiết khấu và LSTC dùng để xác định coupon. Mô hình dựng hai nhân tố </w:t>
      </w:r>
      <m:oMath>
        <m:r>
          <w:rPr>
            <w:rFonts w:ascii="Cambria Math" w:hAnsi="Cambria Math"/>
          </w:rPr>
          <m:t>x</m:t>
        </m:r>
      </m:oMath>
      <w:r>
        <w:t xml:space="preserve"> (LSCK) và </w:t>
      </w:r>
      <m:oMath>
        <m:r>
          <w:rPr>
            <w:rFonts w:ascii="Cambria Math" w:hAnsi="Cambria Math"/>
          </w:rPr>
          <m:t>y</m:t>
        </m:r>
      </m:oMath>
      <w:r>
        <w:t xml:space="preserve"> (LSTC), mỗi nhân tố có bộ tham số </w:t>
      </w:r>
      <m:oMath>
        <m:d>
          <m:dPr>
            <m:sepChr m:val=","/>
            <m:ctrlPr>
              <w:rPr>
                <w:rFonts w:ascii="Cambria Math" w:hAnsi="Cambria Math"/>
              </w:rPr>
            </m:ctrlPr>
          </m:dPr>
          <m:e>
            <m:r>
              <w:rPr>
                <w:rFonts w:ascii="Cambria Math" w:hAnsi="Cambria Math"/>
              </w:rPr>
              <m:t>a</m:t>
            </m:r>
          </m:e>
          <m:e>
            <m:r>
              <w:rPr>
                <w:rFonts w:ascii="Cambria Math" w:hAnsi="Cambria Math"/>
              </w:rPr>
              <m:t>σ</m:t>
            </m:r>
          </m:e>
        </m:d>
      </m:oMath>
      <w:r>
        <w:t xml:space="preserve"> riêng, với tương quan </w:t>
      </w:r>
      <m:oMath>
        <m:r>
          <w:rPr>
            <w:rFonts w:ascii="Cambria Math" w:hAnsi="Cambria Math"/>
          </w:rPr>
          <m:t>ρ</m:t>
        </m:r>
      </m:oMath>
      <w:r>
        <w:t xml:space="preserve"> giữa hai chuyển động Brown.</w:t>
      </w:r>
    </w:p>
    <w:p w14:paraId="61066948" w14:textId="77777777" w:rsidR="00DB1701" w:rsidRDefault="00000000">
      <w:r>
        <w:t xml:space="preserve">Ghép hai cây tam thức độc lập cho </w:t>
      </w:r>
      <m:oMath>
        <m:r>
          <w:rPr>
            <w:rFonts w:ascii="Cambria Math" w:hAnsi="Cambria Math"/>
          </w:rPr>
          <m:t>3×3=9</m:t>
        </m:r>
      </m:oMath>
      <w:r>
        <w:t xml:space="preserve"> nhánh với xác suất tích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x</m:t>
            </m:r>
          </m:sup>
        </m:sSubSup>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y</m:t>
            </m:r>
          </m:sup>
        </m:sSubSup>
      </m:oMath>
      <w:r>
        <w:t xml:space="preserve">. Xác suất tích có </w:t>
      </w:r>
      <w:r>
        <w:rPr>
          <w:b/>
        </w:rPr>
        <w:t>tương quan bằng không</w:t>
      </w:r>
      <w:r>
        <w:t>, nên phải cộng thêm một lượng hiệu chỉnh:</w:t>
      </w:r>
    </w:p>
    <w:p w14:paraId="54D11964" w14:textId="77777777" w:rsidR="00DB1701" w:rsidRDefault="00000000">
      <w:pPr>
        <w:tabs>
          <w:tab w:val="center" w:pos="4500"/>
          <w:tab w:val="right" w:pos="9000"/>
        </w:tabs>
      </w:pPr>
      <w:r>
        <w:tab/>
      </w:r>
      <m:oMath>
        <m:sSub>
          <m:sSubPr>
            <m:ctrlPr>
              <w:rPr>
                <w:rFonts w:ascii="Cambria Math" w:hAnsi="Cambria Math"/>
              </w:rPr>
            </m:ctrlPr>
          </m:sSubPr>
          <m:e>
            <m:r>
              <w:rPr>
                <w:rFonts w:ascii="Cambria Math" w:hAnsi="Cambria Math"/>
              </w:rPr>
              <m:t>π</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x</m:t>
            </m:r>
          </m:sup>
        </m:sSubSup>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y</m:t>
            </m:r>
          </m:sup>
        </m:sSubSup>
        <m:r>
          <w:rPr>
            <w:rFonts w:ascii="Cambria Math" w:hAnsi="Cambria Math"/>
          </w:rPr>
          <m:t>+ε</m:t>
        </m:r>
        <m:sSub>
          <m:sSubPr>
            <m:ctrlPr>
              <w:rPr>
                <w:rFonts w:ascii="Cambria Math" w:hAnsi="Cambria Math"/>
              </w:rPr>
            </m:ctrlPr>
          </m:sSubPr>
          <m:e>
            <m:r>
              <w:rPr>
                <w:rFonts w:ascii="Cambria Math" w:hAnsi="Cambria Math"/>
              </w:rPr>
              <m:t>M</m:t>
            </m:r>
          </m:e>
          <m:sub>
            <m:r>
              <w:rPr>
                <w:rFonts w:ascii="Cambria Math" w:hAnsi="Cambria Math"/>
              </w:rPr>
              <m:t>ij</m:t>
            </m:r>
          </m:sub>
        </m:sSub>
      </m:oMath>
      <w:r>
        <w:tab/>
        <w:t>(CT-23)</w:t>
      </w:r>
    </w:p>
    <w:p w14:paraId="16CC65C5" w14:textId="77777777" w:rsidR="00DB1701" w:rsidRDefault="00000000">
      <w:r>
        <w:t xml:space="preserve">với ma trận hiệu chỉnh (đảo dấu khi </w:t>
      </w:r>
      <m:oMath>
        <m:r>
          <w:rPr>
            <w:rFonts w:ascii="Cambria Math" w:hAnsi="Cambria Math"/>
          </w:rPr>
          <m:t>ρ&lt;0</m:t>
        </m:r>
      </m:oMath>
      <w:r>
        <w:t>)</w:t>
      </w:r>
    </w:p>
    <w:p w14:paraId="3A68F428" w14:textId="77777777" w:rsidR="00DB1701" w:rsidRDefault="00000000">
      <w:pPr>
        <w:tabs>
          <w:tab w:val="center" w:pos="4500"/>
          <w:tab w:val="right" w:pos="9000"/>
        </w:tabs>
      </w:pPr>
      <w:r>
        <w:tab/>
      </w:r>
      <m:oMath>
        <m:r>
          <w:rPr>
            <w:rFonts w:ascii="Cambria Math" w:hAnsi="Cambria Math"/>
          </w:rPr>
          <m:t>M=[</m:t>
        </m:r>
        <m:m>
          <m:mPr>
            <m:plcHide m:val="1"/>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-4</m:t>
              </m:r>
            </m:e>
            <m:e>
              <m:r>
                <w:rPr>
                  <w:rFonts w:ascii="Cambria Math" w:hAnsi="Cambria Math"/>
                </w:rPr>
                <m:t>-1</m:t>
              </m:r>
            </m:e>
          </m:mr>
          <m:mr>
            <m:e>
              <m:r>
                <w:rPr>
                  <w:rFonts w:ascii="Cambria Math" w:hAnsi="Cambria Math"/>
                </w:rPr>
                <m:t>-4</m:t>
              </m:r>
            </m:e>
            <m:e>
              <m:r>
                <w:rPr>
                  <w:rFonts w:ascii="Cambria Math" w:hAnsi="Cambria Math"/>
                </w:rPr>
                <m:t>8</m:t>
              </m:r>
            </m:e>
            <m:e>
              <m:r>
                <w:rPr>
                  <w:rFonts w:ascii="Cambria Math" w:hAnsi="Cambria Math"/>
                </w:rPr>
                <m:t>-4</m:t>
              </m:r>
            </m:e>
          </m:mr>
          <m:mr>
            <m:e>
              <m:r>
                <w:rPr>
                  <w:rFonts w:ascii="Cambria Math" w:hAnsi="Cambria Math"/>
                </w:rPr>
                <m:t>-1</m:t>
              </m:r>
            </m:e>
            <m:e>
              <m:r>
                <w:rPr>
                  <w:rFonts w:ascii="Cambria Math" w:hAnsi="Cambria Math"/>
                </w:rPr>
                <m:t>-4</m:t>
              </m:r>
            </m:e>
            <m:e>
              <m:r>
                <w:rPr>
                  <w:rFonts w:ascii="Cambria Math" w:hAnsi="Cambria Math"/>
                </w:rPr>
                <m:t>5</m:t>
              </m:r>
            </m:e>
          </m:mr>
        </m:m>
        <m:r>
          <w:rPr>
            <w:rFonts w:ascii="Cambria Math" w:hAnsi="Cambria Math"/>
          </w:rPr>
          <m:t>]</m:t>
        </m:r>
      </m:oMath>
      <w:r>
        <w:tab/>
        <w:t>(CT-24)</w:t>
      </w:r>
    </w:p>
    <w:p w14:paraId="59469A35" w14:textId="77777777" w:rsidR="00DB1701" w:rsidRDefault="00000000">
      <w:r>
        <w:rPr>
          <w:b/>
        </w:rPr>
        <w:t>Vì sao ma trận này bảo toàn phân phối biên.</w:t>
      </w:r>
      <w:r>
        <w:t xml:space="preserve"> Mọi tổng hàng và mọi tổng cột của </w:t>
      </w:r>
      <m:oMath>
        <m:r>
          <w:rPr>
            <w:rFonts w:ascii="Cambria Math" w:hAnsi="Cambria Math"/>
          </w:rPr>
          <m:t>M</m:t>
        </m:r>
      </m:oMath>
      <w:r>
        <w:t xml:space="preserve"> đều bằng </w:t>
      </w:r>
      <m:oMath>
        <m:r>
          <w:rPr>
            <w:rFonts w:ascii="Cambria Math" w:hAnsi="Cambria Math"/>
          </w:rPr>
          <m:t>0</m:t>
        </m:r>
      </m:oMath>
      <w:r>
        <w:t xml:space="preserve">: </w:t>
      </w:r>
      <m:oMath>
        <m:r>
          <w:rPr>
            <w:rFonts w:ascii="Cambria Math" w:hAnsi="Cambria Math"/>
          </w:rPr>
          <m:t>5-4-1=0</m:t>
        </m:r>
      </m:oMath>
      <w:r>
        <w:t xml:space="preserve"> và </w:t>
      </w:r>
      <m:oMath>
        <m:r>
          <w:rPr>
            <w:rFonts w:ascii="Cambria Math" w:hAnsi="Cambria Math"/>
          </w:rPr>
          <m:t>-4+8-4=0</m:t>
        </m:r>
      </m:oMath>
      <w:r>
        <w:t xml:space="preserve">. Do đó </w:t>
      </w:r>
      <m:oMath>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π</m:t>
                </m:r>
              </m:e>
              <m:sub>
                <m:r>
                  <w:rPr>
                    <w:rFonts w:ascii="Cambria Math" w:hAnsi="Cambria Math"/>
                  </w:rPr>
                  <m:t>ij</m:t>
                </m:r>
              </m:sub>
            </m:sSub>
          </m:e>
        </m:nary>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x</m:t>
            </m:r>
          </m:sup>
        </m:sSubSup>
      </m:oMath>
      <w:r>
        <w:t xml:space="preserve"> và </w:t>
      </w:r>
      <m:oMath>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π</m:t>
                </m:r>
              </m:e>
              <m:sub>
                <m:r>
                  <w:rPr>
                    <w:rFonts w:ascii="Cambria Math" w:hAnsi="Cambria Math"/>
                  </w:rPr>
                  <m:t>ij</m:t>
                </m:r>
              </m:sub>
            </m:sSub>
          </m:e>
        </m:nary>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y</m:t>
            </m:r>
          </m:sup>
        </m:sSubSup>
      </m:oMath>
      <w:r>
        <w:t xml:space="preserve"> — hiệu chỉnh chỉ phân bổ lại khối lượng xác suất </w:t>
      </w:r>
      <w:r>
        <w:rPr>
          <w:b/>
        </w:rPr>
        <w:t>bên trong</w:t>
      </w:r>
      <w:r>
        <w:t xml:space="preserve"> lưới </w:t>
      </w:r>
      <m:oMath>
        <m:r>
          <w:rPr>
            <w:rFonts w:ascii="Cambria Math" w:hAnsi="Cambria Math"/>
          </w:rPr>
          <m:t>3×3</m:t>
        </m:r>
      </m:oMath>
      <w:r>
        <w:t xml:space="preserve"> chứ không đụng tới phân phối của từng nhân tố. Nhờ vậy mọi kết quả đã chứng minh ở các mục (d), (e), (f) cho từng cây vẫn nguyên hiệu lực.</w:t>
      </w:r>
    </w:p>
    <w:p w14:paraId="71947AF1" w14:textId="77777777" w:rsidR="00DB1701" w:rsidRDefault="00000000">
      <w:r>
        <w:rPr>
          <w:b/>
        </w:rPr>
        <w:t xml:space="preserve">Xác định </w:t>
      </w:r>
      <m:oMath>
        <m:r>
          <w:rPr>
            <w:rFonts w:ascii="Cambria Math" w:hAnsi="Cambria Math"/>
          </w:rPr>
          <m:t>ε</m:t>
        </m:r>
      </m:oMath>
      <w:r>
        <w:rPr>
          <w:b/>
        </w:rPr>
        <w:t>.</w:t>
      </w:r>
      <w:r>
        <w:t xml:space="preserve"> Đặt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và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nhận giá trị </w:t>
      </w:r>
      <m:oMath>
        <m:r>
          <w:rPr>
            <w:rFonts w:ascii="Cambria Math" w:hAnsi="Cambria Math"/>
          </w:rPr>
          <m:t>+1</m:t>
        </m:r>
      </m:oMath>
      <w:r>
        <w:t xml:space="preserve">, </w:t>
      </w:r>
      <m:oMath>
        <m:r>
          <w:rPr>
            <w:rFonts w:ascii="Cambria Math" w:hAnsi="Cambria Math"/>
          </w:rPr>
          <m:t>0</m:t>
        </m:r>
      </m:oMath>
      <w:r>
        <w:t xml:space="preserve">, </w:t>
      </w:r>
      <m:oMath>
        <m:r>
          <w:rPr>
            <w:rFonts w:ascii="Cambria Math" w:hAnsi="Cambria Math"/>
          </w:rPr>
          <m:t>-1</m:t>
        </m:r>
      </m:oMath>
      <w:r>
        <w:t xml:space="preserve"> theo nhánh lên, ngang, xuống. Phần xác suất tích đóng góp hiệp phương sai bằng </w:t>
      </w:r>
      <m:oMath>
        <m:r>
          <w:rPr>
            <w:rFonts w:ascii="Cambria Math" w:hAnsi="Cambria Math"/>
          </w:rPr>
          <m:t>0</m:t>
        </m:r>
      </m:oMath>
      <w:r>
        <w:t>, nên toàn bộ hiệp phương sai đến từ số hạng hiệu chỉnh:</w:t>
      </w:r>
    </w:p>
    <w:p w14:paraId="4475E9B0" w14:textId="77777777" w:rsidR="00DB1701" w:rsidRDefault="00000000">
      <w:pPr>
        <w:tabs>
          <w:tab w:val="center" w:pos="4500"/>
          <w:tab w:val="right" w:pos="9000"/>
        </w:tabs>
      </w:pPr>
      <w:r>
        <w:tab/>
      </w:r>
      <m:oMath>
        <m:r>
          <m:rPr>
            <m:sty m:val="p"/>
          </m:rPr>
          <w:rPr>
            <w:rFonts w:ascii="Cambria Math" w:hAnsi="Cambria Math"/>
          </w:rPr>
          <m:t>Cov</m:t>
        </m:r>
        <m:d>
          <m:dPr>
            <m:begChr m:val="["/>
            <m:sepChr m:val=","/>
            <m:endChr m:val="]"/>
            <m:ctrlPr>
              <w:rPr>
                <w:rFonts w:ascii="Cambria Math" w:hAnsi="Cambria Math"/>
              </w:rPr>
            </m:ctrlPr>
          </m:dPr>
          <m:e>
            <m:r>
              <w:rPr>
                <w:rFonts w:ascii="Cambria Math" w:hAnsi="Cambria Math"/>
              </w:rPr>
              <m:t>Δx</m:t>
            </m:r>
          </m:e>
          <m:e>
            <m:r>
              <w:rPr>
                <w:rFonts w:ascii="Cambria Math" w:hAnsi="Cambria Math"/>
              </w:rPr>
              <m:t>Δy</m:t>
            </m:r>
          </m:e>
        </m:d>
        <m:r>
          <w:rPr>
            <w:rFonts w:ascii="Cambria Math" w:hAnsi="Cambria Math"/>
          </w:rPr>
          <m:t>=εΔxΔy</m:t>
        </m:r>
        <m:nary>
          <m:naryPr>
            <m:chr m:val="∑"/>
            <m:limLoc m:val="subSup"/>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M</m:t>
                </m:r>
              </m:e>
              <m:sub>
                <m:r>
                  <w:rPr>
                    <w:rFonts w:ascii="Cambria Math" w:hAnsi="Cambria Math"/>
                  </w:rPr>
                  <m:t>ij</m:t>
                </m:r>
              </m:sub>
            </m:sSub>
          </m:e>
        </m:nary>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j</m:t>
            </m:r>
          </m:sub>
        </m:sSub>
      </m:oMath>
      <w:r>
        <w:tab/>
        <w:t>(CT-25)</w:t>
      </w:r>
    </w:p>
    <w:p w14:paraId="55A8E4F1" w14:textId="77777777" w:rsidR="00DB1701" w:rsidRDefault="00000000">
      <w:r>
        <w:t xml:space="preserve">Chỉ bốn ô có đồng thời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m:t>
        </m:r>
      </m:oMath>
      <w:r>
        <w:t xml:space="preserve"> và </w:t>
      </w:r>
      <m:oMath>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≠0</m:t>
        </m:r>
      </m:oMath>
      <w:r>
        <w:t xml:space="preserve"> đóng góp, nên tổng bằng </w:t>
      </w:r>
      <m:oMath>
        <m:sSub>
          <m:sSubPr>
            <m:ctrlPr>
              <w:rPr>
                <w:rFonts w:ascii="Cambria Math" w:hAnsi="Cambria Math"/>
              </w:rPr>
            </m:ctrlPr>
          </m:sSubPr>
          <m:e>
            <m:r>
              <w:rPr>
                <w:rFonts w:ascii="Cambria Math" w:hAnsi="Cambria Math"/>
              </w:rPr>
              <m:t>M</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33</m:t>
            </m:r>
          </m:sub>
        </m:sSub>
        <m:r>
          <w:rPr>
            <w:rFonts w:ascii="Cambria Math" w:hAnsi="Cambria Math"/>
          </w:rPr>
          <m:t>=5+1+1+5=12</m:t>
        </m:r>
      </m:oMath>
      <w:r>
        <w:t xml:space="preserve">. Mặt khác hiệp phương sai cần đạt là </w:t>
      </w:r>
      <m:oMath>
        <m:r>
          <w:rPr>
            <w:rFonts w:ascii="Cambria Math" w:hAnsi="Cambria Math"/>
          </w:rPr>
          <m:t>ρ</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e>
        </m:rad>
      </m:oMath>
      <w:r>
        <w:t xml:space="preserve">, và theo CT-14 ta có </w:t>
      </w:r>
      <m:oMath>
        <m:r>
          <w:rPr>
            <w:rFonts w:ascii="Cambria Math" w:hAnsi="Cambria Math"/>
          </w:rPr>
          <m:t>ΔxΔy=3</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e>
        </m:rad>
      </m:oMath>
      <w:r>
        <w:t>. Cân bằng hai vế:</w:t>
      </w:r>
    </w:p>
    <w:p w14:paraId="737513C0" w14:textId="77777777" w:rsidR="00DB1701" w:rsidRDefault="00000000">
      <w:pPr>
        <w:tabs>
          <w:tab w:val="center" w:pos="4500"/>
          <w:tab w:val="right" w:pos="9000"/>
        </w:tabs>
      </w:pPr>
      <w:r>
        <w:lastRenderedPageBreak/>
        <w:tab/>
      </w:r>
      <m:oMath>
        <m:r>
          <w:rPr>
            <w:rFonts w:ascii="Cambria Math" w:hAnsi="Cambria Math"/>
          </w:rPr>
          <m:t>36ε</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e>
        </m:rad>
        <m:r>
          <w:rPr>
            <w:rFonts w:ascii="Cambria Math" w:hAnsi="Cambria Math"/>
          </w:rPr>
          <m:t>=ρ</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e>
        </m:rad>
        <m:r>
          <w:rPr>
            <w:rFonts w:ascii="Cambria Math" w:hAnsi="Cambria Math"/>
          </w:rPr>
          <m:t>⟹ε=</m:t>
        </m:r>
        <m:f>
          <m:fPr>
            <m:ctrlPr>
              <w:rPr>
                <w:rFonts w:ascii="Cambria Math" w:hAnsi="Cambria Math"/>
              </w:rPr>
            </m:ctrlPr>
          </m:fPr>
          <m:num>
            <m:r>
              <w:rPr>
                <w:rFonts w:ascii="Cambria Math" w:hAnsi="Cambria Math"/>
              </w:rPr>
              <m:t>ρ</m:t>
            </m:r>
          </m:num>
          <m:den>
            <m:r>
              <w:rPr>
                <w:rFonts w:ascii="Cambria Math" w:hAnsi="Cambria Math"/>
              </w:rPr>
              <m:t>36</m:t>
            </m:r>
          </m:den>
        </m:f>
      </m:oMath>
      <w:r>
        <w:tab/>
        <w:t>(CT-26)</w:t>
      </w:r>
    </w:p>
    <w:p w14:paraId="13CA6DD1" w14:textId="77777777" w:rsidR="00DB1701" w:rsidRDefault="00000000">
      <w:r>
        <w:t xml:space="preserve">Kết quả này trùng khớp từng số với bảng tham chiếu của Hull–White (2015), và với hệ số </w:t>
      </w:r>
      <m:oMath>
        <m:f>
          <m:fPr>
            <m:type m:val="lin"/>
            <m:ctrlPr>
              <w:rPr>
                <w:rFonts w:ascii="Cambria Math" w:hAnsi="Cambria Math"/>
              </w:rPr>
            </m:ctrlPr>
          </m:fPr>
          <m:num>
            <m:r>
              <w:rPr>
                <w:rFonts w:ascii="Cambria Math" w:hAnsi="Cambria Math"/>
              </w:rPr>
              <m:t>ρ</m:t>
            </m:r>
          </m:num>
          <m:den>
            <m:r>
              <w:rPr>
                <w:rFonts w:ascii="Cambria Math" w:hAnsi="Cambria Math"/>
              </w:rPr>
              <m:t>36</m:t>
            </m:r>
          </m:den>
        </m:f>
      </m:oMath>
      <w:r>
        <w:t xml:space="preserve"> đã nêu tại Bước (3) Mục 2.3.1.</w:t>
      </w:r>
    </w:p>
    <w:p w14:paraId="664BBC0B" w14:textId="77777777" w:rsidR="00DB1701" w:rsidRDefault="00000000">
      <w:r>
        <w:rPr>
          <w:b/>
        </w:rPr>
        <w:t xml:space="preserve">Ràng buộc xác suất không âm và hệ số </w:t>
      </w:r>
      <m:oMath>
        <m:r>
          <w:rPr>
            <w:rFonts w:ascii="Cambria Math" w:hAnsi="Cambria Math"/>
          </w:rPr>
          <m:t>λ</m:t>
        </m:r>
      </m:oMath>
      <w:r>
        <w:rPr>
          <w:b/>
        </w:rPr>
        <w:t>.</w:t>
      </w:r>
      <w:r>
        <w:t xml:space="preserve"> Điều kiện </w:t>
      </w:r>
      <m:oMath>
        <m:sSub>
          <m:sSubPr>
            <m:ctrlPr>
              <w:rPr>
                <w:rFonts w:ascii="Cambria Math" w:hAnsi="Cambria Math"/>
              </w:rPr>
            </m:ctrlPr>
          </m:sSubPr>
          <m:e>
            <m:r>
              <w:rPr>
                <w:rFonts w:ascii="Cambria Math" w:hAnsi="Cambria Math"/>
              </w:rPr>
              <m:t>π</m:t>
            </m:r>
          </m:e>
          <m:sub>
            <m:r>
              <w:rPr>
                <w:rFonts w:ascii="Cambria Math" w:hAnsi="Cambria Math"/>
              </w:rPr>
              <m:t>ij</m:t>
            </m:r>
          </m:sub>
        </m:sSub>
        <m:r>
          <w:rPr>
            <w:rFonts w:ascii="Cambria Math" w:hAnsi="Cambria Math"/>
          </w:rPr>
          <m:t>≥0</m:t>
        </m:r>
      </m:oMath>
      <w:r>
        <w:t xml:space="preserve"> không phải lúc nào cũng tự thoả: ở những nút mà xác suất tích </w:t>
      </w:r>
      <m:oMath>
        <m:sSubSup>
          <m:sSubSupPr>
            <m:ctrlPr>
              <w:rPr>
                <w:rFonts w:ascii="Cambria Math" w:hAnsi="Cambria Math"/>
              </w:rPr>
            </m:ctrlPr>
          </m:sSubSupPr>
          <m:e>
            <m:r>
              <w:rPr>
                <w:rFonts w:ascii="Cambria Math" w:hAnsi="Cambria Math"/>
              </w:rPr>
              <m:t>p</m:t>
            </m:r>
          </m:e>
          <m:sub>
            <m:r>
              <w:rPr>
                <w:rFonts w:ascii="Cambria Math" w:hAnsi="Cambria Math"/>
              </w:rPr>
              <m:t>ij</m:t>
            </m:r>
          </m:sub>
          <m:sup>
            <m:r>
              <w:rPr>
                <w:rFonts w:ascii="Cambria Math" w:hAnsi="Cambria Math"/>
              </w:rPr>
              <m:t>0</m:t>
            </m:r>
          </m:sup>
        </m:sSubSup>
      </m:oMath>
      <w:r>
        <w:t xml:space="preserve"> vốn đã rất nhỏ, lượng hiệu chỉnh có thể đẩy một ô xuống âm. Mô hình vì vậy nhân thêm một hệ số </w:t>
      </w:r>
      <m:oMath>
        <m:r>
          <w:rPr>
            <w:rFonts w:ascii="Cambria Math" w:hAnsi="Cambria Math"/>
          </w:rPr>
          <m:t>λ≤1</m:t>
        </m:r>
      </m:oMath>
      <w:r>
        <w:t xml:space="preserve"> đúng như công thức tại Bước (3) Mục 2.3.1:</w:t>
      </w:r>
    </w:p>
    <w:p w14:paraId="1CA6BC25" w14:textId="77777777" w:rsidR="00DB1701" w:rsidRDefault="00000000">
      <w:pPr>
        <w:tabs>
          <w:tab w:val="center" w:pos="4500"/>
          <w:tab w:val="right" w:pos="9000"/>
        </w:tabs>
      </w:pPr>
      <w:r>
        <w:tab/>
      </w:r>
      <m:oMath>
        <m:r>
          <w:rPr>
            <w:rFonts w:ascii="Cambria Math" w:hAnsi="Cambria Math"/>
          </w:rPr>
          <m:t>λ=min</m:t>
        </m:r>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min</m:t>
                </m:r>
              </m:e>
              <m:sub>
                <m:d>
                  <m:dPr>
                    <m:begChr m:val="{"/>
                    <m:sepChr m:val="&lt;"/>
                    <m:endChr m:val="}"/>
                    <m:ctrlPr>
                      <w:rPr>
                        <w:rFonts w:ascii="Cambria Math" w:hAnsi="Cambria Math"/>
                      </w:rPr>
                    </m:ctrlPr>
                  </m:dPr>
                  <m:e>
                    <m:r>
                      <w:rPr>
                        <w:rFonts w:ascii="Cambria Math" w:hAnsi="Cambria Math"/>
                      </w:rPr>
                      <m:t>ij:ε</m:t>
                    </m:r>
                    <m:sSub>
                      <m:sSubPr>
                        <m:ctrlPr>
                          <w:rPr>
                            <w:rFonts w:ascii="Cambria Math" w:hAnsi="Cambria Math"/>
                          </w:rPr>
                        </m:ctrlPr>
                      </m:sSubPr>
                      <m:e>
                        <m:r>
                          <w:rPr>
                            <w:rFonts w:ascii="Cambria Math" w:hAnsi="Cambria Math"/>
                          </w:rPr>
                          <m:t>M</m:t>
                        </m:r>
                      </m:e>
                      <m:sub>
                        <m:r>
                          <w:rPr>
                            <w:rFonts w:ascii="Cambria Math" w:hAnsi="Cambria Math"/>
                          </w:rPr>
                          <m:t>ij</m:t>
                        </m:r>
                      </m:sub>
                    </m:sSub>
                  </m:e>
                  <m:e>
                    <m:r>
                      <w:rPr>
                        <w:rFonts w:ascii="Cambria Math" w:hAnsi="Cambria Math"/>
                      </w:rPr>
                      <m:t>0</m:t>
                    </m:r>
                  </m:e>
                </m:d>
              </m:sub>
            </m:sSub>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ij</m:t>
                    </m:r>
                  </m:sub>
                  <m:sup>
                    <m:r>
                      <w:rPr>
                        <w:rFonts w:ascii="Cambria Math" w:hAnsi="Cambria Math"/>
                      </w:rPr>
                      <m:t>0</m:t>
                    </m:r>
                  </m:sup>
                </m:sSubSup>
              </m:num>
              <m:den>
                <m:r>
                  <w:rPr>
                    <w:rFonts w:ascii="Cambria Math" w:hAnsi="Cambria Math"/>
                  </w:rPr>
                  <m:t>-ε</m:t>
                </m:r>
                <m:sSub>
                  <m:sSubPr>
                    <m:ctrlPr>
                      <w:rPr>
                        <w:rFonts w:ascii="Cambria Math" w:hAnsi="Cambria Math"/>
                      </w:rPr>
                    </m:ctrlPr>
                  </m:sSubPr>
                  <m:e>
                    <m:r>
                      <w:rPr>
                        <w:rFonts w:ascii="Cambria Math" w:hAnsi="Cambria Math"/>
                      </w:rPr>
                      <m:t>M</m:t>
                    </m:r>
                  </m:e>
                  <m:sub>
                    <m:r>
                      <w:rPr>
                        <w:rFonts w:ascii="Cambria Math" w:hAnsi="Cambria Math"/>
                      </w:rPr>
                      <m:t>ij</m:t>
                    </m:r>
                  </m:sub>
                </m:sSub>
              </m:den>
            </m:f>
          </m:e>
        </m:d>
      </m:oMath>
      <w:r>
        <w:tab/>
        <w:t>(CT-26b)</w:t>
      </w:r>
    </w:p>
    <w:p w14:paraId="1C520384" w14:textId="77777777" w:rsidR="00DB1701" w:rsidRDefault="00000000">
      <w:r>
        <w:t xml:space="preserve">rồi cắt phần âm còn sót do sai số làm tròn và chuẩn hoá lại tổng về </w:t>
      </w:r>
      <m:oMath>
        <m:r>
          <w:rPr>
            <w:rFonts w:ascii="Cambria Math" w:hAnsi="Cambria Math"/>
          </w:rPr>
          <m:t>1</m:t>
        </m:r>
      </m:oMath>
      <w:r>
        <w:t>.</w:t>
      </w:r>
    </w:p>
    <w:p w14:paraId="115DAA56" w14:textId="77777777" w:rsidR="00DB1701" w:rsidRDefault="00000000">
      <w:r>
        <w:rPr>
          <w:b/>
        </w:rPr>
        <w:t xml:space="preserve">Cần hiểu đúng ý nghĩa của </w:t>
      </w:r>
      <m:oMath>
        <m:r>
          <w:rPr>
            <w:rFonts w:ascii="Cambria Math" w:hAnsi="Cambria Math"/>
          </w:rPr>
          <m:t>λ</m:t>
        </m:r>
      </m:oMath>
      <w:r>
        <w:t xml:space="preserve">: khi </w:t>
      </w:r>
      <m:oMath>
        <m:r>
          <w:rPr>
            <w:rFonts w:ascii="Cambria Math" w:hAnsi="Cambria Math"/>
          </w:rPr>
          <m:t>λ&lt;1</m:t>
        </m:r>
      </m:oMath>
      <w:r>
        <w:t xml:space="preserve">, hiệp phương sai thực hiện được trên lưới </w:t>
      </w:r>
      <w:r>
        <w:rPr>
          <w:b/>
        </w:rPr>
        <w:t>nhỏ hơn</w:t>
      </w:r>
      <w:r>
        <w:t xml:space="preserve"> </w:t>
      </w:r>
      <m:oMath>
        <m:r>
          <w:rPr>
            <w:rFonts w:ascii="Cambria Math" w:hAnsi="Cambria Math"/>
          </w:rPr>
          <m:t>ρ</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e>
        </m:rad>
      </m:oMath>
      <w:r>
        <w:t xml:space="preserve">, tức tương quan hiệu dụng tại nút đó thấp hơn </w:t>
      </w:r>
      <m:oMath>
        <m:r>
          <w:rPr>
            <w:rFonts w:ascii="Cambria Math" w:hAnsi="Cambria Math"/>
          </w:rPr>
          <m:t>ρ</m:t>
        </m:r>
      </m:oMath>
      <w:r>
        <w:t xml:space="preserve"> đưa vào. Đây là cái giá bắt buộc phải trả để giữ xác suất hợp lệ, không phải lỗi. Hiện tượng chỉ xảy ra ở rìa cây — nơi </w:t>
      </w:r>
      <m:oMath>
        <m:sSubSup>
          <m:sSubSupPr>
            <m:ctrlPr>
              <w:rPr>
                <w:rFonts w:ascii="Cambria Math" w:hAnsi="Cambria Math"/>
              </w:rPr>
            </m:ctrlPr>
          </m:sSubSupPr>
          <m:e>
            <m:r>
              <w:rPr>
                <w:rFonts w:ascii="Cambria Math" w:hAnsi="Cambria Math"/>
              </w:rPr>
              <m:t>p</m:t>
            </m:r>
          </m:e>
          <m:sub>
            <m:r>
              <w:rPr>
                <w:rFonts w:ascii="Cambria Math" w:hAnsi="Cambria Math"/>
              </w:rPr>
              <m:t>ij</m:t>
            </m:r>
          </m:sub>
          <m:sup>
            <m:r>
              <w:rPr>
                <w:rFonts w:ascii="Cambria Math" w:hAnsi="Cambria Math"/>
              </w:rPr>
              <m:t>0</m:t>
            </m:r>
          </m:sup>
        </m:sSubSup>
      </m:oMath>
      <w:r>
        <w:t xml:space="preserve"> nhỏ nên khối lượng xác suất bị ảnh hưởng cũng nhỏ. Mô hình có sẵn phép đo tương quan nhánh tại nút trung tâm của từng bước để đối chiếu với </w:t>
      </w:r>
      <m:oMath>
        <m:r>
          <w:rPr>
            <w:rFonts w:ascii="Cambria Math" w:hAnsi="Cambria Math"/>
          </w:rPr>
          <m:t>ρ</m:t>
        </m:r>
      </m:oMath>
      <w:r>
        <w:t xml:space="preserve"> mục tiêu; ở nút trung tâm </w:t>
      </w:r>
      <m:oMath>
        <m:r>
          <w:rPr>
            <w:rFonts w:ascii="Cambria Math" w:hAnsi="Cambria Math"/>
          </w:rPr>
          <m:t>λ=1</m:t>
        </m:r>
      </m:oMath>
      <w:r>
        <w:t xml:space="preserve"> nên phép đo phải cho lại đúng </w:t>
      </w:r>
      <m:oMath>
        <m:r>
          <w:rPr>
            <w:rFonts w:ascii="Cambria Math" w:hAnsi="Cambria Math"/>
          </w:rPr>
          <m:t>ρ</m:t>
        </m:r>
      </m:oMath>
      <w:r>
        <w:t>.</w:t>
      </w:r>
    </w:p>
    <w:p w14:paraId="25053623" w14:textId="77777777" w:rsidR="00DB1701" w:rsidRDefault="00000000">
      <w:pPr>
        <w:spacing w:after="80"/>
      </w:pPr>
      <w:r>
        <w:rPr>
          <w:b/>
        </w:rPr>
        <w:t>h) Quy nạp ngược và xử lý quyền chọn</w:t>
      </w:r>
    </w:p>
    <w:p w14:paraId="53FA9908" w14:textId="77777777" w:rsidR="00DB1701" w:rsidRDefault="00000000">
      <w:r>
        <w:t>Sau khi cây đã khớp đường cong, giá trái phiếu được tính bằng quy nạp ngược từ ngày đáo hạn về ngày định giá. Tại mỗi bước, giá trị tại nút là kỳ vọng chiết khấu của giá trị bước sau, cộng dòng tiền phát sinh:</w:t>
      </w:r>
    </w:p>
    <w:p w14:paraId="4FCDAA36" w14:textId="77777777" w:rsidR="00DB1701" w:rsidRDefault="00000000">
      <w:pPr>
        <w:tabs>
          <w:tab w:val="center" w:pos="4500"/>
          <w:tab w:val="right" w:pos="9000"/>
        </w:tabs>
      </w:pPr>
      <w:r>
        <w:tab/>
      </w:r>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nary>
          <m:naryPr>
            <m:chr m:val="∑"/>
            <m:limLoc m:val="subSup"/>
            <m:grow m:val="1"/>
            <m:supHide m:val="1"/>
            <m:ctrlPr>
              <w:rPr>
                <w:rFonts w:ascii="Cambria Math" w:hAnsi="Cambria Math"/>
              </w:rPr>
            </m:ctrlPr>
          </m:naryPr>
          <m:sub>
            <m:r>
              <w:rPr>
                <w:rFonts w:ascii="Cambria Math" w:hAnsi="Cambria Math"/>
              </w:rPr>
              <m:t>m</m:t>
            </m:r>
          </m:sub>
          <m:sup/>
          <m:e>
            <m:r>
              <w:rPr>
                <w:rFonts w:ascii="Cambria Math" w:hAnsi="Cambria Math"/>
              </w:rPr>
              <m:t>p</m:t>
            </m:r>
          </m:e>
        </m:nary>
        <m:d>
          <m:dPr>
            <m:sepChr m:val="→"/>
            <m:ctrlPr>
              <w:rPr>
                <w:rFonts w:ascii="Cambria Math" w:hAnsi="Cambria Math"/>
              </w:rPr>
            </m:ctrlPr>
          </m:dPr>
          <m:e>
            <m:r>
              <w:rPr>
                <w:rFonts w:ascii="Cambria Math" w:hAnsi="Cambria Math"/>
              </w:rPr>
              <m:t>j</m:t>
            </m:r>
          </m:e>
          <m:e>
            <m:r>
              <w:rPr>
                <w:rFonts w:ascii="Cambria Math" w:hAnsi="Cambria Math"/>
              </w:rPr>
              <m:t>m</m:t>
            </m:r>
          </m:e>
        </m:d>
        <m:sSub>
          <m:sSubPr>
            <m:ctrlPr>
              <w:rPr>
                <w:rFonts w:ascii="Cambria Math" w:hAnsi="Cambria Math"/>
              </w:rPr>
            </m:ctrlPr>
          </m:sSubPr>
          <m:e>
            <m:r>
              <w:rPr>
                <w:rFonts w:ascii="Cambria Math" w:hAnsi="Cambria Math"/>
              </w:rPr>
              <m:t>W</m:t>
            </m:r>
          </m:e>
          <m:sub>
            <m:r>
              <w:rPr>
                <w:rFonts w:ascii="Cambria Math" w:hAnsi="Cambria Math"/>
              </w:rPr>
              <m:t>i+1,m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oMath>
      <w:r>
        <w:tab/>
        <w:t>(CT-27)</w:t>
      </w:r>
    </w:p>
    <w:p w14:paraId="48286136" w14:textId="77777777" w:rsidR="00DB1701" w:rsidRDefault="00000000">
      <w:r>
        <w:t xml:space="preserve">Tại ngày được thực hiện quyền chọn, giá trị nút bị chặn theo đúng chiều của quyền. Giá thực hiện được yết </w:t>
      </w:r>
      <w:r>
        <w:rPr>
          <w:b/>
        </w:rPr>
        <w:t>sạch</w:t>
      </w:r>
      <w:r>
        <w:t xml:space="preserve"> theo tỷ lệ mệnh giá nên lãi dự thu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i,j</m:t>
            </m:r>
          </m:sub>
        </m:sSub>
      </m:oMath>
      <w:r>
        <w:t xml:space="preserve"> do mô hình tự cộng vào, tính theo lãi suất đã áp sàn/trần:</w:t>
      </w:r>
    </w:p>
    <w:p w14:paraId="1BB732CE" w14:textId="77777777" w:rsidR="00DB1701" w:rsidRDefault="00000000">
      <w:pPr>
        <w:tabs>
          <w:tab w:val="center" w:pos="4500"/>
          <w:tab w:val="right" w:pos="9000"/>
        </w:tabs>
      </w:pPr>
      <w:r>
        <w:tab/>
      </w:r>
      <m:oMath>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call</m:t>
            </m:r>
          </m:sup>
        </m:sSubSup>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,KF+A</m:t>
            </m:r>
            <m:sSub>
              <m:sSubPr>
                <m:ctrlPr>
                  <w:rPr>
                    <w:rFonts w:ascii="Cambria Math" w:hAnsi="Cambria Math"/>
                  </w:rPr>
                </m:ctrlPr>
              </m:sSubPr>
              <m:e>
                <m:r>
                  <w:rPr>
                    <w:rFonts w:ascii="Cambria Math" w:hAnsi="Cambria Math"/>
                  </w:rPr>
                  <m:t>I</m:t>
                </m:r>
              </m:e>
              <m:sub>
                <m:r>
                  <w:rPr>
                    <w:rFonts w:ascii="Cambria Math" w:hAnsi="Cambria Math"/>
                  </w:rPr>
                  <m:t>i,j</m:t>
                </m:r>
              </m:sub>
            </m:sSub>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put</m:t>
            </m:r>
          </m:sup>
        </m:sSubSup>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,KF+A</m:t>
            </m:r>
            <m:sSub>
              <m:sSubPr>
                <m:ctrlPr>
                  <w:rPr>
                    <w:rFonts w:ascii="Cambria Math" w:hAnsi="Cambria Math"/>
                  </w:rPr>
                </m:ctrlPr>
              </m:sSubPr>
              <m:e>
                <m:r>
                  <w:rPr>
                    <w:rFonts w:ascii="Cambria Math" w:hAnsi="Cambria Math"/>
                  </w:rPr>
                  <m:t>I</m:t>
                </m:r>
              </m:e>
              <m:sub>
                <m:r>
                  <w:rPr>
                    <w:rFonts w:ascii="Cambria Math" w:hAnsi="Cambria Math"/>
                  </w:rPr>
                  <m:t>i,j</m:t>
                </m:r>
              </m:sub>
            </m:sSub>
          </m:e>
        </m:d>
      </m:oMath>
      <w:r>
        <w:tab/>
        <w:t>(CT-28)</w:t>
      </w:r>
    </w:p>
    <w:p w14:paraId="2A37D38E" w14:textId="77777777" w:rsidR="00DB1701" w:rsidRDefault="00000000">
      <w:r>
        <w:t>Quyền mua là quyền của tổ chức phát hành nên lấy giá trị nhỏ hơn; quyền bán là quyền của đơn vị sở hữu nên lấy giá trị lớn hơn.</w:t>
      </w:r>
    </w:p>
    <w:p w14:paraId="3ABBACB4" w14:textId="77777777" w:rsidR="00DB1701" w:rsidRDefault="00000000">
      <w:r>
        <w:rPr>
          <w:b/>
        </w:rPr>
        <w:t>Sàn và trần lãi suất áp một lần cho mỗi kỳ đặt lại, không phải mỗi kỳ trả lãi.</w:t>
      </w:r>
      <w:r>
        <w:t xml:space="preserve"> Lãi suất áp dụng cho một kỳ đặt lại là</w:t>
      </w:r>
    </w:p>
    <w:p w14:paraId="4CDD3F1F" w14:textId="77777777" w:rsidR="00DB1701" w:rsidRDefault="00000000">
      <w:pPr>
        <w:tabs>
          <w:tab w:val="center" w:pos="4500"/>
          <w:tab w:val="right" w:pos="9000"/>
        </w:tabs>
      </w:pPr>
      <w:r>
        <w:tab/>
      </w:r>
      <m:oMath>
        <m:r>
          <w:rPr>
            <w:rFonts w:ascii="Cambria Math" w:hAnsi="Cambria Math"/>
          </w:rPr>
          <m:t>c=min</m:t>
        </m:r>
        <m:d>
          <m:dPr>
            <m:ctrlPr>
              <w:rPr>
                <w:rFonts w:ascii="Cambria Math" w:hAnsi="Cambria Math"/>
              </w:rPr>
            </m:ctrlPr>
          </m:dPr>
          <m:e>
            <m:r>
              <w:rPr>
                <w:rFonts w:ascii="Cambria Math" w:hAnsi="Cambria Math"/>
              </w:rPr>
              <m:t>max</m:t>
            </m:r>
            <m:d>
              <m:dPr>
                <m:ctrlPr>
                  <w:rPr>
                    <w:rFonts w:ascii="Cambria Math" w:hAnsi="Cambria Math"/>
                  </w:rPr>
                </m:ctrlPr>
              </m:dPr>
              <m:e>
                <m:r>
                  <w:rPr>
                    <w:rFonts w:ascii="Cambria Math" w:hAnsi="Cambria Math"/>
                  </w:rPr>
                  <m:t>L+m,f</m:t>
                </m:r>
              </m:e>
            </m:d>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max</m:t>
                </m:r>
              </m:sup>
            </m:sSup>
          </m:e>
        </m:d>
      </m:oMath>
      <w:r>
        <w:tab/>
        <w:t>(CT-29)</w:t>
      </w:r>
    </w:p>
    <w:p w14:paraId="4E55ECD1" w14:textId="77777777" w:rsidR="00DB1701" w:rsidRDefault="00000000">
      <w:r>
        <w:t xml:space="preserve">với </w:t>
      </w:r>
      <m:oMath>
        <m:r>
          <w:rPr>
            <w:rFonts w:ascii="Cambria Math" w:hAnsi="Cambria Math"/>
          </w:rPr>
          <m:t>L</m:t>
        </m:r>
      </m:oMath>
      <w:r>
        <w:t xml:space="preserve"> là lãi tham chiếu quan sát tại ngày đặt lại và </w:t>
      </w:r>
      <m:oMath>
        <m:r>
          <w:rPr>
            <w:rFonts w:ascii="Cambria Math" w:hAnsi="Cambria Math"/>
          </w:rPr>
          <m:t>m</m:t>
        </m:r>
      </m:oMath>
      <w:r>
        <w:t xml:space="preserve"> là biên độ. Một trái phiếu đặt lại 12 tháng nhưng trả lãi 6 tháng chỉ quan sát sàn </w:t>
      </w:r>
      <w:r>
        <w:rPr>
          <w:b/>
        </w:rPr>
        <w:t>một lần</w:t>
      </w:r>
      <w:r>
        <w:t>, và cả hai kỳ trả lãi cùng thừa hưởng mức đã chốt. Áp sàn riêng cho từng kỳ trả lãi sẽ định giá sai quyền chọn sàn.</w:t>
      </w:r>
    </w:p>
    <w:p>
      <w:pPr>
        <w:jc w:val="both"/>
      </w:pPr>
      <w:r>
        <w:rPr>
          <w:b/>
        </w:rPr>
        <w:t xml:space="preserve">Lãi tham chiếu </w:t>
      </w:r>
      <m:oMath>
        <m:r>
          <w:rPr>
            <w:rFonts w:ascii="Cambria Math" w:hAnsi="Cambria Math"/>
          </w:rPr>
          <m:t>L</m:t>
        </m:r>
      </m:oMath>
      <w:r>
        <w:rPr>
          <w:b/>
        </w:rPr>
        <w:t xml:space="preserve"> là lãi suất ĐƠN, không phải lãi kép liên tục.</w:t>
      </w:r>
      <w:r>
        <w:rPr/>
        <w:t xml:space="preserve"> Đường cong tham chiếu được yết dưới dạng kép liên tục, nên phải quy đổi trước khi cộng biên độ:</w:t>
      </w:r>
    </w:p>
    <w:p>
      <w:pPr>
        <w:tabs>
          <w:tab w:val="center" w:pos="4500"/>
          <w:tab w:val="right" w:pos="9000"/>
        </w:tabs>
        <w:spacing w:before="120" w:after="120"/>
      </w:pPr>
      <w:r>
        <w:tab/>
      </w:r>
      <m:oMath>
        <m:r>
          <w:rPr>
            <w:rFonts w:ascii="Cambria Math" w:hAnsi="Cambria Math"/>
          </w:rPr>
          <m:t>L</m:t>
        </m:r>
        <m:d>
          <m:dPr>
            <m:sepChr m:val=""/>
          </m:dPr>
          <m:e>
            <m:r>
              <w:rPr>
                <w:rFonts w:ascii="Cambria Math" w:hAnsi="Cambria Math"/>
              </w:rPr>
              <m:t>t</m:t>
            </m:r>
            <m:r>
              <w:rPr>
                <w:rFonts w:ascii="Cambria Math" w:hAnsi="Cambria Math"/>
              </w:rPr>
              <m:t>,</m:t>
            </m:r>
            <m:r>
              <w:rPr>
                <w:rFonts w:ascii="Cambria Math" w:hAnsi="Cambria Math"/>
              </w:rPr>
              <m:t>t</m:t>
            </m:r>
            <m:r>
              <w:rPr>
                <w:rFonts w:ascii="Cambria Math" w:hAnsi="Cambria Math"/>
              </w:rPr>
              <m:t>+</m:t>
            </m:r>
            <m:r>
              <w:rPr>
                <w:rFonts w:ascii="Cambria Math" w:hAnsi="Cambria Math"/>
              </w:rPr>
              <m:t>η</m:t>
            </m:r>
          </m:e>
        </m:d>
        <m:r>
          <w:rPr>
            <w:rFonts w:ascii="Cambria Math" w:hAnsi="Cambria Math"/>
          </w:rPr>
          <m:t>=</m:t>
        </m:r>
        <m:f>
          <m:fPr>
            <m:type m:val="bar"/>
          </m:fPr>
          <m:num>
            <m:r>
              <w:rPr>
                <w:rFonts w:ascii="Cambria Math" w:hAnsi="Cambria Math"/>
              </w:rPr>
              <m:t>1</m:t>
            </m:r>
          </m:num>
          <m:den>
            <m:r>
              <w:rPr>
                <w:rFonts w:ascii="Cambria Math" w:hAnsi="Cambria Math"/>
              </w:rPr>
              <m:t>η</m:t>
            </m:r>
          </m:den>
        </m:f>
        <m:d>
          <m:dPr>
            <m:sepChr m:val="−"/>
          </m:dPr>
          <m:e>
            <m:sSup>
              <m:e>
                <m:r>
                  <w:rPr>
                    <w:rFonts w:ascii="Cambria Math" w:hAnsi="Cambria Math"/>
                  </w:rPr>
                  <m:t>e</m:t>
                </m:r>
              </m:e>
              <m:sup>
                <m:sSub>
                  <m:e>
                    <m:r>
                      <w:rPr>
                        <w:rFonts w:ascii="Cambria Math" w:hAnsi="Cambria Math"/>
                      </w:rPr>
                      <m:t>R</m:t>
                    </m:r>
                  </m:e>
                  <m:sub>
                    <m:r>
                      <w:rPr>
                        <w:rFonts w:ascii="Cambria Math" w:hAnsi="Cambria Math"/>
                      </w:rPr>
                      <m:t>L</m:t>
                    </m:r>
                  </m:sub>
                </m:sSub>
                <m:d>
                  <m:dPr>
                    <m:sepChr m:val=""/>
                  </m:dPr>
                  <m:e>
                    <m:r>
                      <w:rPr>
                        <w:rFonts w:ascii="Cambria Math" w:hAnsi="Cambria Math"/>
                      </w:rPr>
                      <m:t>t</m:t>
                    </m:r>
                    <m:r>
                      <w:rPr>
                        <w:rFonts w:ascii="Cambria Math" w:hAnsi="Cambria Math"/>
                      </w:rPr>
                      <m:t>,</m:t>
                    </m:r>
                    <m:r>
                      <w:rPr>
                        <w:rFonts w:ascii="Cambria Math" w:hAnsi="Cambria Math"/>
                      </w:rPr>
                      <m:t>t</m:t>
                    </m:r>
                    <m:r>
                      <w:rPr>
                        <w:rFonts w:ascii="Cambria Math" w:hAnsi="Cambria Math"/>
                      </w:rPr>
                      <m:t>+</m:t>
                    </m:r>
                    <m:r>
                      <w:rPr>
                        <w:rFonts w:ascii="Cambria Math" w:hAnsi="Cambria Math"/>
                      </w:rPr>
                      <m:t>η</m:t>
                    </m:r>
                  </m:e>
                </m:d>
                <m:r>
                  <w:rPr>
                    <w:rFonts w:ascii="Cambria Math" w:hAnsi="Cambria Math"/>
                  </w:rPr>
                  <m:t>·η</m:t>
                </m:r>
              </m:sup>
            </m:sSup>
          </m:e>
          <m:e>
            <m:r>
              <w:rPr>
                <w:rFonts w:ascii="Cambria Math" w:hAnsi="Cambria Math"/>
              </w:rPr>
              <m:t>1</m:t>
            </m:r>
          </m:e>
        </m:d>
      </m:oMath>
      <w:r>
        <w:tab/>
      </w:r>
      <w:r>
        <w:rPr/>
        <w:t xml:space="preserve">(CT-29b)</w:t>
      </w:r>
    </w:p>
    <w:p>
      <w:pPr>
        <w:jc w:val="both"/>
      </w:pPr>
      <w:r>
        <w:rPr/>
        <w:t xml:space="preserve">với </w:t>
      </w:r>
      <m:oMath>
        <m:r>
          <w:rPr>
            <w:rFonts w:ascii="Cambria Math" w:hAnsi="Cambria Math"/>
          </w:rPr>
          <m:t>η</m:t>
        </m:r>
      </m:oMath>
      <w:r>
        <w:rPr/>
        <w:t xml:space="preserve"> là kỳ hạn của lãi tham chiếu (12 tháng trên sổ hiện tại). Thứ tự bắt buộc là </w:t>
      </w:r>
      <w:r>
        <w:rPr>
          <w:b/>
        </w:rPr>
        <w:t xml:space="preserve">quy đổi trước, cộng biên độ sau</w:t>
      </w:r>
      <w:r>
        <w:rPr/>
        <w:t xml:space="preserve">: biên độ hợp đồng là một lượng cộng vào lãi suất đơn, không phải vào lãi suất liên tục.</w:t>
      </w:r>
    </w:p>
    <w:p>
      <w:pPr>
        <w:jc w:val="both"/>
      </w:pPr>
      <w:r>
        <w:rPr/>
        <w:t xml:space="preserve">Quy đổi này áp cho </w:t>
      </w:r>
      <w:r>
        <w:rPr>
          <w:b/>
        </w:rPr>
        <w:t xml:space="preserve">cả hai</w:t>
      </w:r>
      <w:r>
        <w:rPr/>
        <w:t xml:space="preserve"> loại kỳ. Với kỳ còn mô phỏng, giá trị </w:t>
      </w:r>
      <m:oMath>
        <m:f>
          <m:fPr>
            <m:type m:val="lin"/>
          </m:fPr>
          <m:num>
            <m:r>
              <w:rPr>
                <w:rFonts w:ascii="Cambria Math" w:hAnsi="Cambria Math"/>
              </w:rPr>
              <m:t>1</m:t>
            </m:r>
          </m:num>
          <m:den>
            <m:sSub>
              <m:e>
                <m:r>
                  <w:rPr>
                    <w:rFonts w:ascii="Cambria Math" w:hAnsi="Cambria Math"/>
                  </w:rPr>
                  <m:t>P</m:t>
                </m:r>
              </m:e>
              <m:sub>
                <m:r>
                  <w:rPr>
                    <w:rFonts w:ascii="Cambria Math" w:hAnsi="Cambria Math"/>
                  </w:rPr>
                  <m:t>L</m:t>
                </m:r>
              </m:sub>
            </m:sSub>
          </m:den>
        </m:f>
      </m:oMath>
      <w:r>
        <w:rPr/>
        <w:t xml:space="preserve"> tại nút đã cho trực tiếp </w:t>
      </w:r>
      <m:oMath>
        <m:sSup>
          <m:e>
            <m:r>
              <w:rPr>
                <w:rFonts w:ascii="Cambria Math" w:hAnsi="Cambria Math"/>
              </w:rPr>
              <m:t>e</m:t>
            </m:r>
          </m:e>
          <m:sup>
            <m:sSub>
              <m:e>
                <m:r>
                  <w:rPr>
                    <w:rFonts w:ascii="Cambria Math" w:hAnsi="Cambria Math"/>
                  </w:rPr>
                  <m:t>R</m:t>
                </m:r>
              </m:e>
              <m:sub>
                <m:r>
                  <w:rPr>
                    <w:rFonts w:ascii="Cambria Math" w:hAnsi="Cambria Math"/>
                  </w:rPr>
                  <m:t>L</m:t>
                </m:r>
              </m:sub>
            </m:sSub>
            <m:r>
              <w:rPr>
                <w:rFonts w:ascii="Cambria Math" w:hAnsi="Cambria Math"/>
              </w:rPr>
              <m:t>·η</m:t>
            </m:r>
          </m:sup>
        </m:sSup>
      </m:oMath>
      <w:r>
        <w:rPr/>
        <w:t xml:space="preserve"> nên công thức trên là cách tính tự nhiên. Với kỳ đã ấn định — lãi suất suy từ đường tham chiếu tại ngày đặt lại trong quá khứ — quy đổi phải được làm tường minh; bỏ sót sẽ khiến hai loại kỳ dùng hai quy ước lãi khác nhau trên cùng một trái phiếu. Mức chênh không nhỏ: lãi liên tục </w:t>
      </w:r>
      <m:oMath>
        <m:r>
          <w:rPr>
            <w:rFonts w:ascii="Cambria Math" w:hAnsi="Cambria Math"/>
          </w:rPr>
          <m:t>5</m:t>
        </m:r>
        <m:r>
          <w:rPr>
            <w:rFonts w:ascii="Cambria Math" w:hAnsi="Cambria Math"/>
          </w:rPr>
          <m:t>,</m:t>
        </m:r>
        <m:r>
          <w:rPr>
            <w:rFonts w:ascii="Cambria Math" w:hAnsi="Cambria Math"/>
          </w:rPr>
          <m:t>5690%</m:t>
        </m:r>
      </m:oMath>
      <w:r>
        <w:rPr/>
        <w:t xml:space="preserve"> tương ứng lãi đơn </w:t>
      </w:r>
      <m:oMath>
        <m:r>
          <w:rPr>
            <w:rFonts w:ascii="Cambria Math" w:hAnsi="Cambria Math"/>
          </w:rPr>
          <m:t>5</m:t>
        </m:r>
        <m:r>
          <w:rPr>
            <w:rFonts w:ascii="Cambria Math" w:hAnsi="Cambria Math"/>
          </w:rPr>
          <m:t>,</m:t>
        </m:r>
        <m:r>
          <w:rPr>
            <w:rFonts w:ascii="Cambria Math" w:hAnsi="Cambria Math"/>
          </w:rPr>
          <m:t>7270%</m:t>
        </m:r>
      </m:oMath>
      <w:r>
        <w:rPr/>
        <w:t xml:space="preserve"> (+15,8 điểm cơ bản), </w:t>
      </w:r>
      <m:oMath>
        <m:r>
          <w:rPr>
            <w:rFonts w:ascii="Cambria Math" w:hAnsi="Cambria Math"/>
          </w:rPr>
          <m:t>6</m:t>
        </m:r>
        <m:r>
          <w:rPr>
            <w:rFonts w:ascii="Cambria Math" w:hAnsi="Cambria Math"/>
          </w:rPr>
          <m:t>,</m:t>
        </m:r>
        <m:r>
          <w:rPr>
            <w:rFonts w:ascii="Cambria Math" w:hAnsi="Cambria Math"/>
          </w:rPr>
          <m:t>5738%</m:t>
        </m:r>
      </m:oMath>
      <w:r>
        <w:rPr/>
        <w:t xml:space="preserve"> tương ứng </w:t>
      </w:r>
      <m:oMath>
        <m:r>
          <w:rPr>
            <w:rFonts w:ascii="Cambria Math" w:hAnsi="Cambria Math"/>
          </w:rPr>
          <m:t>6</m:t>
        </m:r>
        <m:r>
          <w:rPr>
            <w:rFonts w:ascii="Cambria Math" w:hAnsi="Cambria Math"/>
          </w:rPr>
          <m:t>,</m:t>
        </m:r>
        <m:r>
          <w:rPr>
            <w:rFonts w:ascii="Cambria Math" w:hAnsi="Cambria Math"/>
          </w:rPr>
          <m:t>7947%</m:t>
        </m:r>
      </m:oMath>
      <w:r>
        <w:rPr/>
        <w:t xml:space="preserve"> (+22,1 điểm cơ bản), </w:t>
      </w:r>
      <m:oMath>
        <m:r>
          <w:rPr>
            <w:rFonts w:ascii="Cambria Math" w:hAnsi="Cambria Math"/>
          </w:rPr>
          <m:t>7</m:t>
        </m:r>
        <m:r>
          <w:rPr>
            <w:rFonts w:ascii="Cambria Math" w:hAnsi="Cambria Math"/>
          </w:rPr>
          <m:t>,</m:t>
        </m:r>
        <m:r>
          <w:rPr>
            <w:rFonts w:ascii="Cambria Math" w:hAnsi="Cambria Math"/>
          </w:rPr>
          <m:t>8700%</m:t>
        </m:r>
      </m:oMath>
      <w:r>
        <w:rPr/>
        <w:t xml:space="preserve"> tương ứng </w:t>
      </w:r>
      <m:oMath>
        <m:r>
          <w:rPr>
            <w:rFonts w:ascii="Cambria Math" w:hAnsi="Cambria Math"/>
          </w:rPr>
          <m:t>8</m:t>
        </m:r>
        <m:r>
          <w:rPr>
            <w:rFonts w:ascii="Cambria Math" w:hAnsi="Cambria Math"/>
          </w:rPr>
          <m:t>,</m:t>
        </m:r>
        <m:r>
          <w:rPr>
            <w:rFonts w:ascii="Cambria Math" w:hAnsi="Cambria Math"/>
          </w:rPr>
          <m:t>1880%</m:t>
        </m:r>
      </m:oMath>
      <w:r>
        <w:rPr/>
        <w:t xml:space="preserve"> (+31,8 điểm cơ bản).</w:t>
      </w:r>
    </w:p>
    <w:p w14:paraId="516ADBB3" w14:textId="77777777" w:rsidR="00DB1701" w:rsidRDefault="00000000">
      <w:r>
        <w:t xml:space="preserve">Khi một lần đặt lại chi phối nhiều kỳ trả lãi, giá trị tại nút được mang theo một trục phụ đánh dấu mức lãi đã chốt. Trục này tồn tại từ kỳ trả lãi cuối cùng mà nó chi phối ngược về ngày đặt lại; nó </w:t>
      </w:r>
      <w:r>
        <w:rPr>
          <w:b/>
        </w:rPr>
        <w:t>không phân nhánh</w:t>
      </w:r>
      <w:r>
        <w:t>, không mang xác suất, và thu gọn theo đường chéo ngay tại ngày đặt lại.</w:t>
      </w:r>
    </w:p>
    <w:p w14:paraId="0B7B50B3" w14:textId="18DF02C1" w:rsidR="00DB1701" w:rsidRDefault="00000000">
      <w:r>
        <w:lastRenderedPageBreak/>
        <w:t xml:space="preserve">Giá trị quyền chọn </w:t>
      </w:r>
      <w:del w:id="948" w:author="Quant Department - HO" w:date="2026-09-16T09:06:00Z" w16du:dateUtc="2026-09-16T02:06:00Z">
        <w:r w:rsidDel="00ED1D57">
          <w:delText>nhúng</w:delText>
        </w:r>
      </w:del>
      <w:ins w:id="949" w:author="Quant Department - HO" w:date="2026-09-16T09:06:00Z" w16du:dateUtc="2026-09-16T02:06:00Z">
        <w:r w:rsidR="00ED1D57">
          <w:t>đính kèm</w:t>
        </w:r>
      </w:ins>
      <w:r>
        <w:t xml:space="preserve"> được lấy bằng hiệu hai lần định giá trên </w:t>
      </w:r>
      <w:r>
        <w:rPr>
          <w:b/>
        </w:rPr>
        <w:t>cùng một cây</w:t>
      </w:r>
      <w:r>
        <w:t xml:space="preserve"> và cùng một lưới ngày. Điều kiện cùng cây là bắt buộc: nó khử toàn bộ sai số rời rạc hoá chung, nên phần chênh lệch còn lại là giá trị quyền chọn chứ không phải nhiễu lưới.</w:t>
      </w:r>
    </w:p>
    <w:p w14:paraId="14D3A15F" w14:textId="77777777" w:rsidR="00DB1701" w:rsidRDefault="00000000">
      <w:pPr>
        <w:pStyle w:val="TLXDMHHeading30"/>
      </w:pPr>
      <w:r>
        <w:t>Phần bù rủi ro của trái phiếu có quyền chọn</w:t>
      </w:r>
    </w:p>
    <w:p>
      <w:pPr>
        <w:jc w:val="both"/>
      </w:pPr>
      <w:r>
        <w:rPr/>
        <w:t xml:space="preserve">Trái phiếu do tổ chức tín dụng phát hành được chia làm hai loại có mức độ rủi ro khác hẳn nhau:</w:t>
      </w:r>
    </w:p>
    <w:p>
      <w:pPr>
        <w:pStyle w:val="TLXDMHBullet1"/>
      </w:pPr>
      <w:r>
        <w:rPr>
          <w:b/>
        </w:rPr>
        <w:t xml:space="preserve">Trái phiếu thường</w:t>
      </w:r>
      <w:r>
        <w:rPr/>
        <w:t xml:space="preserve"> — nghĩa vụ nợ thông thường.</w:t>
      </w:r>
    </w:p>
    <w:p>
      <w:pPr>
        <w:pStyle w:val="TLXDMHBullet1"/>
      </w:pPr>
      <w:r>
        <w:rPr>
          <w:b/>
        </w:rPr>
        <w:t xml:space="preserve">Trái phiếu tăng vốn (Tier 2)</w:t>
      </w:r>
      <w:r>
        <w:rPr/>
        <w:t xml:space="preserve"> — nợ thứ cấp tính vào vốn cấp 2, thứ tự ưu tiên thanh toán thấp hơn, kỳ hạn dài và thường kèm quyền mua lại. Nhà đầu tư đòi một phần bù rủi ro so với trái phiếu thường </w:t>
      </w:r>
      <w:r>
        <w:rPr>
          <w:b/>
        </w:rPr>
        <w:t xml:space="preserve">cùng tổ chức phát hành</w:t>
      </w:r>
      <w:r>
        <w:rPr/>
        <w:t xml:space="preserve">.</w:t>
      </w:r>
    </w:p>
    <w:p>
      <w:pPr>
        <w:jc w:val="both"/>
      </w:pPr>
      <w:r>
        <w:rPr/>
        <w:t xml:space="preserve">Nhưng đó chưa phải toàn bộ khoảng cách cần đo. Đường cong LSCK của phân nhóm tổ chức phát hành được dựng từ </w:t>
      </w:r>
      <w:r>
        <w:rPr>
          <w:b/>
        </w:rPr>
        <w:t xml:space="preserve">trái phiếu không quyền chọn</w:t>
      </w:r>
      <w:r>
        <w:rPr/>
        <w:t xml:space="preserve">, trong khi mọi trái phiếu thuộc phạm vi mô hình — kể cả trái phiếu thường — đều </w:t>
      </w:r>
      <w:r>
        <w:rPr>
          <w:b/>
        </w:rPr>
        <w:t xml:space="preserve">có</w:t>
      </w:r>
      <w:r>
        <w:rPr/>
        <w:t xml:space="preserve"> quyền chọn và giao dịch ở một mức chênh so với đường cong đó. Mô hình vì vậy đo </w:t>
      </w:r>
      <w:r>
        <w:rPr>
          <w:b/>
        </w:rPr>
        <w:t xml:space="preserve">hai</w:t>
      </w:r>
      <w:r>
        <w:rPr/>
        <w:t xml:space="preserve"> phần bù chồng lên nhau:</w:t>
      </w:r>
    </w:p>
    <w:tbl>
      <w:tblPr>
        <w:tblStyle w:val="TLXDMHTable0"/>
        <w:tblW w:type="auto" w:w="0"/>
        <w:tblLook w:firstColumn="1" w:firstRow="1" w:lastColumn="0" w:lastRow="0" w:noHBand="0" w:noVBand="1" w:val="04A0"/>
      </w:tblPr>
      <w:tblGrid>
        <w:gridCol w:w="2622"/>
        <w:gridCol w:w="2622"/>
        <w:gridCol w:w="2622"/>
        <w:gridCol w:w="2622"/>
      </w:tblGrid>
      <w:tr>
        <w:tc>
          <w:tcPr>
            <w:tcW w:type="dxa" w:w="2622"/>
          </w:tcPr>
          <w:p>
            <w:pPr/>
            <w:r>
              <w:rPr/>
              <w:t xml:space="preserve">Tầng</w:t>
            </w:r>
          </w:p>
        </w:tc>
        <w:tc>
          <w:tcPr>
            <w:tcW w:type="dxa" w:w="2622"/>
          </w:tcPr>
          <w:p>
            <w:pPr/>
            <w:r>
              <w:rPr/>
              <w:t xml:space="preserve">Ký hiệu</w:t>
            </w:r>
          </w:p>
        </w:tc>
        <w:tc>
          <w:tcPr>
            <w:tcW w:type="dxa" w:w="2622"/>
          </w:tcPr>
          <w:p>
            <w:pPr/>
            <w:r>
              <w:rPr/>
              <w:t xml:space="preserve">Đo cái gì</w:t>
            </w:r>
          </w:p>
        </w:tc>
        <w:tc>
          <w:tcPr>
            <w:tcW w:type="dxa" w:w="2622"/>
          </w:tcPr>
          <w:p>
            <w:pPr/>
            <w:r>
              <w:rPr/>
              <w:t xml:space="preserve">Nền</w:t>
            </w:r>
          </w:p>
        </w:tc>
      </w:tr>
      <w:tr>
        <w:tc>
          <w:tcPr>
            <w:tcW w:type="dxa" w:w="2622"/>
          </w:tcPr>
          <w:p>
            <w:pPr/>
            <w:r>
              <w:rPr/>
              <w:t xml:space="preserve">1</w:t>
            </w:r>
          </w:p>
        </w:tc>
        <w:tc>
          <w:tcPr>
            <w:tcW w:type="dxa" w:w="2622"/>
          </w:tcPr>
          <w:p>
            <w:pPr/>
            <m:oMath>
              <m:r>
                <w:rPr>
                  <w:rFonts w:ascii="Cambria Math" w:hAnsi="Cambria Math"/>
                </w:rPr>
                <m:t>OAS</m:t>
              </m:r>
            </m:oMath>
          </w:p>
        </w:tc>
        <w:tc>
          <w:tcPr>
            <w:tcW w:type="dxa" w:w="2622"/>
          </w:tcPr>
          <w:p>
            <w:pPr/>
            <w:r>
              <w:rPr/>
              <w:t xml:space="preserve">chênh của trái phiếu </w:t>
            </w:r>
            <w:r>
              <w:rPr>
                <w:b/>
              </w:rPr>
              <w:t xml:space="preserve">không tăng vốn có quyền chọn</w:t>
            </w:r>
            <w:r>
              <w:rPr/>
              <w:t xml:space="preserve"> so với đường cong nhóm</w:t>
            </w:r>
          </w:p>
        </w:tc>
        <w:tc>
          <w:tcPr>
            <w:tcW w:type="dxa" w:w="2622"/>
          </w:tcPr>
          <w:p>
            <w:pPr/>
            <w:r>
              <w:rPr/>
              <w:t xml:space="preserve">đường cong nhóm</w:t>
            </w:r>
          </w:p>
        </w:tc>
      </w:tr>
      <w:tr>
        <w:tc>
          <w:tcPr>
            <w:tcW w:type="dxa" w:w="2622"/>
          </w:tcPr>
          <w:p>
            <w:pPr/>
            <w:r>
              <w:rPr/>
              <w:t xml:space="preserve">2</w:t>
            </w:r>
          </w:p>
        </w:tc>
        <w:tc>
          <w:tcPr>
            <w:tcW w:type="dxa" w:w="2622"/>
          </w:tcPr>
          <w:p>
            <w:pPr/>
            <m:oMath>
              <m:r>
                <w:rPr>
                  <w:rFonts w:ascii="Cambria Math" w:hAnsi="Cambria Math"/>
                </w:rPr>
                <m:t>δ</m:t>
              </m:r>
            </m:oMath>
          </w:p>
        </w:tc>
        <w:tc>
          <w:tcPr>
            <w:tcW w:type="dxa" w:w="2622"/>
          </w:tcPr>
          <w:p>
            <w:pPr/>
            <w:r>
              <w:rPr/>
              <w:t xml:space="preserve">phần chồng thêm của trái phiếu </w:t>
            </w:r>
            <w:r>
              <w:rPr>
                <w:b/>
              </w:rPr>
              <w:t xml:space="preserve">tăng vốn có quyền chọn</w:t>
            </w:r>
          </w:p>
        </w:tc>
        <w:tc>
          <w:tcPr>
            <w:tcW w:type="dxa" w:w="2622"/>
          </w:tcPr>
          <w:p>
            <w:pPr/>
            <w:r>
              <w:rPr/>
              <w:t xml:space="preserve">đường cong nhóm </w:t>
            </w:r>
            <m:oMath>
              <m:r>
                <w:rPr>
                  <w:rFonts w:ascii="Cambria Math" w:hAnsi="Cambria Math"/>
                </w:rPr>
                <m:t>+</m:t>
              </m:r>
              <m:r>
                <w:rPr>
                  <w:rFonts w:ascii="Cambria Math" w:hAnsi="Cambria Math"/>
                </w:rPr>
                <m:rPr>
                  <m:sty m:val="p"/>
                </m:rPr>
                <m:t> </m:t>
              </m:r>
              <m:r>
                <w:rPr>
                  <w:rFonts w:ascii="Cambria Math" w:hAnsi="Cambria Math"/>
                </w:rPr>
                <m:t>OAS</m:t>
              </m:r>
            </m:oMath>
          </w:p>
        </w:tc>
      </w:tr>
    </w:tbl>
    <w:p>
      <w:pPr>
        <w:jc w:val="both"/>
      </w:pPr>
      <w:r>
        <w:rPr/>
        <w:t xml:space="preserve">Nguyên tắc xuyên suốt giữ nguyên: </w:t>
      </w:r>
      <w:r>
        <w:rPr>
          <w:b/>
        </w:rPr>
        <w:t xml:space="preserve">đường chiết khấu vẫn là đường cong của phân nhóm tổ chức phát hành</w:t>
      </w:r>
      <w:r>
        <w:rPr/>
        <w:t xml:space="preserve">, không dựng đường cong riêng cho loại nào; cả hai phần bù đều được đưa vào dưới dạng lượng dịch trên </w:t>
      </w:r>
      <w:r>
        <w:rPr>
          <w:b/>
        </w:rPr>
        <w:t xml:space="preserve">biến trạng thái</w:t>
      </w:r>
      <w:r>
        <w:rPr/>
        <w:t xml:space="preserve"> của cây.</w:t>
      </w:r>
    </w:p>
    <w:p>
      <w:pPr>
        <w:jc w:val="both"/>
      </w:pPr>
      <w:r>
        <w:rPr/>
        <w:t xml:space="preserve">Vì phép dịch tuyến tính theo lượng dịch, xếp tầng chỉ là phép cộng số. Định giá dùng bốn tổ hợp:</w:t>
      </w:r>
    </w:p>
    <w:tbl>
      <w:tblPr>
        <w:tblStyle w:val="TLXDMHTable0"/>
        <w:tblW w:type="auto" w:w="0"/>
        <w:tblLook w:firstColumn="1" w:firstRow="1" w:lastColumn="0" w:lastRow="0" w:noHBand="0" w:noVBand="1" w:val="04A0"/>
      </w:tblPr>
      <w:tblGrid>
        <w:gridCol w:w="3496"/>
        <w:gridCol w:w="3496"/>
        <w:gridCol w:w="3496"/>
      </w:tblGrid>
      <w:tr>
        <w:tc>
          <w:tcPr>
            <w:tcW w:type="dxa" w:w="3496"/>
          </w:tcPr>
          <w:p>
            <w:pPr/>
            <w:r>
              <w:rPr/>
              <w:t xml:space="preserve">Loại trái phiếu</w:t>
            </w:r>
          </w:p>
        </w:tc>
        <w:tc>
          <w:tcPr>
            <w:tcW w:type="dxa" w:w="3496"/>
          </w:tcPr>
          <w:p>
            <w:pPr/>
            <w:r>
              <w:rPr/>
              <w:t xml:space="preserve">Chân có quyền chọn </w:t>
            </w:r>
            <m:oMath>
              <m:sSub>
                <m:e>
                  <m:r>
                    <w:rPr>
                      <w:rFonts w:ascii="Cambria Math" w:hAnsi="Cambria Math"/>
                    </w:rPr>
                    <m:t>V</m:t>
                  </m:r>
                </m:e>
                <m:sub>
                  <m:r>
                    <w:rPr>
                      <w:rFonts w:ascii="Cambria Math" w:hAnsi="Cambria Math"/>
                    </w:rPr>
                    <m:t>opt</m:t>
                  </m:r>
                </m:sub>
              </m:sSub>
            </m:oMath>
          </w:p>
        </w:tc>
        <w:tc>
          <w:tcPr>
            <w:tcW w:type="dxa" w:w="3496"/>
          </w:tcPr>
          <w:p>
            <w:pPr/>
            <w:r>
              <w:rPr/>
              <w:t xml:space="preserve">Chân không quyền chọn </w:t>
            </w:r>
            <m:oMath>
              <m:sSub>
                <m:e>
                  <m:r>
                    <w:rPr>
                      <w:rFonts w:ascii="Cambria Math" w:hAnsi="Cambria Math"/>
                    </w:rPr>
                    <m:t>V</m:t>
                  </m:r>
                </m:e>
                <m:sub>
                  <m:r>
                    <w:rPr>
                      <w:rFonts w:ascii="Cambria Math" w:hAnsi="Cambria Math"/>
                    </w:rPr>
                    <m:t>0</m:t>
                  </m:r>
                </m:sub>
              </m:sSub>
            </m:oMath>
          </w:p>
        </w:tc>
      </w:tr>
      <w:tr>
        <w:tc>
          <w:tcPr>
            <w:tcW w:type="dxa" w:w="3496"/>
          </w:tcPr>
          <w:p>
            <w:pPr/>
            <w:r>
              <w:rPr/>
              <w:t xml:space="preserve">Không tăng vốn</w:t>
            </w:r>
          </w:p>
        </w:tc>
        <w:tc>
          <w:tcPr>
            <w:tcW w:type="dxa" w:w="3496"/>
          </w:tcPr>
          <w:p>
            <w:pPr/>
            <m:oMath>
              <m:r>
                <w:rPr>
                  <w:rFonts w:ascii="Cambria Math" w:hAnsi="Cambria Math"/>
                </w:rPr>
                <m:t>OAS</m:t>
              </m:r>
            </m:oMath>
          </w:p>
        </w:tc>
        <w:tc>
          <w:tcPr>
            <w:tcW w:type="dxa" w:w="3496"/>
          </w:tcPr>
          <w:p>
            <w:pPr/>
            <m:oMath>
              <m:r>
                <w:rPr>
                  <w:rFonts w:ascii="Cambria Math" w:hAnsi="Cambria Math"/>
                </w:rPr>
                <m:t>0</m:t>
              </m:r>
            </m:oMath>
          </w:p>
        </w:tc>
      </w:tr>
      <w:tr>
        <w:tc>
          <w:tcPr>
            <w:tcW w:type="dxa" w:w="3496"/>
          </w:tcPr>
          <w:p>
            <w:pPr/>
            <w:r>
              <w:rPr/>
              <w:t xml:space="preserve">Tăng vốn</w:t>
            </w:r>
          </w:p>
        </w:tc>
        <w:tc>
          <w:tcPr>
            <w:tcW w:type="dxa" w:w="3496"/>
          </w:tcPr>
          <w:p>
            <w:pPr/>
            <m:oMath>
              <m:r>
                <w:rPr>
                  <w:rFonts w:ascii="Cambria Math" w:hAnsi="Cambria Math"/>
                </w:rPr>
                <m:t>OAS+δ</m:t>
              </m:r>
            </m:oMath>
          </w:p>
        </w:tc>
        <w:tc>
          <w:tcPr>
            <w:tcW w:type="dxa" w:w="3496"/>
          </w:tcPr>
          <w:p>
            <w:pPr/>
            <m:oMath>
              <m:r>
                <w:rPr>
                  <w:rFonts w:ascii="Cambria Math" w:hAnsi="Cambria Math"/>
                </w:rPr>
                <m:t>δ</m:t>
              </m:r>
            </m:oMath>
          </w:p>
        </w:tc>
      </w:tr>
    </w:tbl>
    <w:p>
      <w:pPr>
        <w:jc w:val="both"/>
      </w:pPr>
      <w:r>
        <w:rPr/>
        <w:t xml:space="preserve">Hàng dưới đúng bằng “cây tăng vốn có quyền chọn </w:t>
      </w:r>
      <w:r>
        <w:rPr>
          <w:b/>
        </w:rPr>
        <w:t xml:space="preserve">trừ</w:t>
      </w:r>
      <w:r>
        <w:rPr/>
        <w:t xml:space="preserve"> </w:t>
      </w:r>
      <m:oMath>
        <m:r>
          <w:rPr>
            <w:rFonts w:ascii="Cambria Math" w:hAnsi="Cambria Math"/>
          </w:rPr>
          <m:t>OAS</m:t>
        </m:r>
      </m:oMath>
      <w:r>
        <w:rPr/>
        <w:t xml:space="preserve">”. Chân </w:t>
      </w:r>
      <m:oMath>
        <m:sSub>
          <m:e>
            <m:r>
              <w:rPr>
                <w:rFonts w:ascii="Cambria Math" w:hAnsi="Cambria Math"/>
              </w:rPr>
              <m:t>V</m:t>
            </m:r>
          </m:e>
          <m:sub>
            <m:r>
              <w:rPr>
                <w:rFonts w:ascii="Cambria Math" w:hAnsi="Cambria Math"/>
              </w:rPr>
              <m:t>0</m:t>
            </m:r>
          </m:sub>
        </m:sSub>
      </m:oMath>
      <w:r>
        <w:rPr/>
        <w:t xml:space="preserve"> không mang </w:t>
      </w:r>
      <m:oMath>
        <m:r>
          <w:rPr>
            <w:rFonts w:ascii="Cambria Math" w:hAnsi="Cambria Math"/>
          </w:rPr>
          <m:t>OAS</m:t>
        </m:r>
      </m:oMath>
      <w:r>
        <w:rPr/>
        <w:t xml:space="preserve"> vì đường cong nhóm vốn dựng từ trái phiếu không quyền chọn — nó đúng là đường cong cho một trái phiếu không quyền chọn.</w:t>
      </w:r>
    </w:p>
    <w:p w14:paraId="165EEBDF" w14:textId="77777777" w:rsidR="00DB1701" w:rsidRDefault="00000000">
      <w:pPr>
        <w:spacing w:after="80"/>
      </w:pPr>
      <w:r>
        <w:rPr>
          <w:b/>
        </w:rPr>
        <w:t>a) Định nghĩa: phần bù đặt trên biến trạng thái, không đặt trên lãi suất</w:t>
      </w:r>
    </w:p>
    <w:p w14:paraId="528B783E" w14:textId="77777777" w:rsidR="00DB1701" w:rsidRDefault="00000000">
      <w:r>
        <w:t xml:space="preserve">Gọi </w:t>
      </w:r>
      <m:oMath>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(t)</m:t>
        </m:r>
      </m:oMath>
      <w:r>
        <w:t xml:space="preserve"> là biến trạng thái của cây dựng trên đường LSCK nhóm. Trái phiếu tăng vốn được định giá trên cây có biến trạng thái dịch đi một lượng hằng số </w:t>
      </w:r>
      <m:oMath>
        <m:r>
          <w:rPr>
            <w:rFonts w:ascii="Cambria Math" w:hAnsi="Cambria Math"/>
          </w:rPr>
          <m:t>δ</m:t>
        </m:r>
      </m:oMath>
      <w:r>
        <w:t>:</w:t>
      </w:r>
    </w:p>
    <w:p w14:paraId="74A6A246" w14:textId="77777777" w:rsidR="00DB1701" w:rsidRDefault="00000000">
      <w:pPr>
        <w:tabs>
          <w:tab w:val="center" w:pos="4500"/>
          <w:tab w:val="right" w:pos="9000"/>
        </w:tabs>
      </w:pPr>
      <w:r>
        <w:tab/>
      </w:r>
      <m:oMath>
        <m:sSub>
          <m:sSubPr>
            <m:ctrlPr>
              <w:rPr>
                <w:rFonts w:ascii="Cambria Math" w:hAnsi="Cambria Math"/>
              </w:rPr>
            </m:ctrlPr>
          </m:sSubPr>
          <m:e>
            <m:r>
              <w:rPr>
                <w:rFonts w:ascii="Cambria Math" w:hAnsi="Cambria Math"/>
              </w:rPr>
              <m:t>x</m:t>
            </m:r>
          </m:e>
          <m:sub>
            <m:r>
              <w:rPr>
                <w:rFonts w:ascii="Cambria Math" w:hAnsi="Cambria Math"/>
              </w:rPr>
              <m:t>T2</m:t>
            </m:r>
          </m:sub>
        </m:sSub>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(t)+δ</m:t>
        </m:r>
      </m:oMath>
      <w:r>
        <w:tab/>
        <w:t>(CT-30)</w:t>
      </w:r>
    </w:p>
    <w:p w14:paraId="5034867D" w14:textId="77777777" w:rsidR="00DB1701" w:rsidRDefault="00000000">
      <w:r>
        <w:t xml:space="preserve">Mọi thành phần khác của cây giữ nguyên: cùng </w:t>
      </w:r>
      <m:oMath>
        <m:d>
          <m:dPr>
            <m:sepChr m:val=","/>
            <m:ctrlPr>
              <w:rPr>
                <w:rFonts w:ascii="Cambria Math" w:hAnsi="Cambria Math"/>
              </w:rPr>
            </m:ctrlPr>
          </m:dPr>
          <m:e>
            <m:r>
              <w:rPr>
                <w:rFonts w:ascii="Cambria Math" w:hAnsi="Cambria Math"/>
              </w:rPr>
              <m:t>a</m:t>
            </m:r>
          </m:e>
          <m:e>
            <m:r>
              <w:rPr>
                <w:rFonts w:ascii="Cambria Math" w:hAnsi="Cambria Math"/>
              </w:rPr>
              <m:t>σ</m:t>
            </m:r>
          </m:e>
        </m:d>
      </m:oMath>
      <w:r>
        <w:t xml:space="preserve">, cùng lưới ngày, cùng xác suất nhánh, cùng bộ </w:t>
      </w:r>
      <m:oMath>
        <m:sSub>
          <m:sSubPr>
            <m:ctrlPr>
              <w:rPr>
                <w:rFonts w:ascii="Cambria Math" w:hAnsi="Cambria Math"/>
              </w:rPr>
            </m:ctrlPr>
          </m:sSubPr>
          <m:e>
            <m:r>
              <w:rPr>
                <w:rFonts w:ascii="Cambria Math" w:hAnsi="Cambria Math"/>
              </w:rPr>
              <m:t>φ</m:t>
            </m:r>
          </m:e>
          <m:sub>
            <m:r>
              <w:rPr>
                <w:rFonts w:ascii="Cambria Math" w:hAnsi="Cambria Math"/>
              </w:rPr>
              <m:t>i</m:t>
            </m:r>
          </m:sub>
        </m:sSub>
      </m:oMath>
      <w:r>
        <w:t xml:space="preserve"> đã khớp từ đường cong nhóm.</w:t>
      </w:r>
    </w:p>
    <w:p w14:paraId="36DDE62C" w14:textId="77777777" w:rsidR="00DB1701" w:rsidRDefault="00000000">
      <w:r>
        <w:rPr>
          <w:b/>
        </w:rPr>
        <w:t>Hệ quả trên đường cong lãi suất.</w:t>
      </w:r>
      <w:r>
        <w:t xml:space="preserve"> Thay CT-30 vào CT-12, phần </w:t>
      </w:r>
      <m:oMath>
        <m:r>
          <w:rPr>
            <w:rFonts w:ascii="Cambria Math" w:hAnsi="Cambria Math"/>
          </w:rPr>
          <m:t>φ(τ)</m:t>
        </m:r>
      </m:oMath>
      <w:r>
        <w:t xml:space="preserve"> chung nhau triệt tiêu khi lấy hiệu:</w:t>
      </w:r>
    </w:p>
    <w:p w14:paraId="79D3F4F5" w14:textId="77777777" w:rsidR="00DB1701" w:rsidRDefault="00000000">
      <w:pPr>
        <w:tabs>
          <w:tab w:val="center" w:pos="4500"/>
          <w:tab w:val="right" w:pos="9000"/>
        </w:tabs>
      </w:pPr>
      <w:r>
        <w:tab/>
      </w:r>
      <m:oMath>
        <m:sSup>
          <m:sSupPr>
            <m:ctrlPr>
              <w:rPr>
                <w:rFonts w:ascii="Cambria Math" w:hAnsi="Cambria Math"/>
              </w:rPr>
            </m:ctrlPr>
          </m:sSupPr>
          <m:e>
            <m:r>
              <w:rPr>
                <w:rFonts w:ascii="Cambria Math" w:hAnsi="Cambria Math"/>
              </w:rPr>
              <m:t>R</m:t>
            </m:r>
          </m:e>
          <m:sup>
            <m:r>
              <w:rPr>
                <w:rFonts w:ascii="Cambria Math" w:hAnsi="Cambria Math"/>
              </w:rPr>
              <m:t>T2</m:t>
            </m:r>
          </m:sup>
        </m:sSup>
        <m:r>
          <w:rPr>
            <w:rFonts w:ascii="Cambria Math" w:hAnsi="Cambria Math"/>
          </w:rPr>
          <m:t>(t,T)-</m:t>
        </m:r>
        <m:sSup>
          <m:sSupPr>
            <m:ctrlPr>
              <w:rPr>
                <w:rFonts w:ascii="Cambria Math" w:hAnsi="Cambria Math"/>
              </w:rPr>
            </m:ctrlPr>
          </m:sSupPr>
          <m:e>
            <m:r>
              <w:rPr>
                <w:rFonts w:ascii="Cambria Math" w:hAnsi="Cambria Math"/>
              </w:rPr>
              <m:t>R</m:t>
            </m:r>
          </m:e>
          <m:sup>
            <m:r>
              <w:rPr>
                <w:rFonts w:ascii="Cambria Math" w:hAnsi="Cambria Math"/>
              </w:rPr>
              <m:t>G</m:t>
            </m:r>
          </m:sup>
        </m:sSup>
        <m:r>
          <w:rPr>
            <w:rFonts w:ascii="Cambria Math" w:hAnsi="Cambria Math"/>
          </w:rPr>
          <m:t>(t,T)=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m:t>
            </m:r>
          </m:num>
          <m:den>
            <m:r>
              <w:rPr>
                <w:rFonts w:ascii="Cambria Math" w:hAnsi="Cambria Math"/>
              </w:rPr>
              <m:t>τ</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(t)+δ</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m:t>
            </m:r>
          </m:num>
          <m:den>
            <m:r>
              <w:rPr>
                <w:rFonts w:ascii="Cambria Math" w:hAnsi="Cambria Math"/>
              </w:rPr>
              <m:t>τ</m:t>
            </m:r>
          </m:den>
        </m:f>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(t)=δ</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m:t>
            </m:r>
          </m:num>
          <m:den>
            <m:r>
              <w:rPr>
                <w:rFonts w:ascii="Cambria Math" w:hAnsi="Cambria Math"/>
              </w:rPr>
              <m:t>τ</m:t>
            </m:r>
          </m:den>
        </m:f>
      </m:oMath>
      <w:r>
        <w:tab/>
        <w:t>(CT-31)</w:t>
      </w:r>
    </w:p>
    <w:p>
      <w:pPr>
        <w:jc w:val="both"/>
      </w:pPr>
      <w:r>
        <w:rPr>
          <w:b/>
        </w:rPr>
        <w:t xml:space="preserve">Đây là điểm quan trọng nhất của cả mục.</w:t>
      </w:r>
      <w:r>
        <w:rPr/>
        <w:t xml:space="preserve"> Phần bù trên đường cong </w:t>
      </w:r>
      <w:r>
        <w:rPr>
          <w:b/>
        </w:rPr>
        <w:t xml:space="preserve">không</w:t>
      </w:r>
      <w:r>
        <w:rPr/>
        <w:t xml:space="preserve"> phải một hằng số cộng song song, mà là </w:t>
      </w:r>
      <m:oMath>
        <m:r>
          <w:rPr>
            <w:rFonts w:ascii="Cambria Math" w:hAnsi="Cambria Math"/>
          </w:rPr>
          <m:t>δ</m:t>
        </m:r>
      </m:oMath>
      <w:r>
        <w:rPr/>
        <w:t xml:space="preserve"> nhân với hệ số truyền </w:t>
      </w:r>
      <m:oMath>
        <m:sSub>
          <m:e>
            <m:r>
              <w:rPr>
                <w:rFonts w:ascii="Cambria Math" w:hAnsi="Cambria Math"/>
              </w:rPr>
              <m:t>B</m:t>
            </m:r>
          </m:e>
          <m:sub>
            <m:r>
              <w:rPr>
                <w:rFonts w:ascii="Cambria Math" w:hAnsi="Cambria Math"/>
              </w:rPr>
              <m:t>a</m:t>
            </m:r>
          </m:sub>
        </m:sSub>
        <m:r>
          <w:rPr>
            <w:rFonts w:ascii="Cambria Math" w:hAnsi="Cambria Math"/>
          </w:rPr>
          <m:t>(τ)/τ</m:t>
        </m:r>
      </m:oMath>
      <w:r>
        <w:rPr/>
        <w:t xml:space="preserve"> — vốn giảm ngặt theo kỳ hạn theo CT-13. Với </w:t>
      </w:r>
      <m:oMath>
        <m:r>
          <w:rPr>
            <w:rFonts w:ascii="Cambria Math" w:hAnsi="Cambria Math"/>
          </w:rPr>
          <m:t>a=0</m:t>
        </m:r>
        <m:r>
          <w:rPr>
            <w:rFonts w:ascii="Cambria Math" w:hAnsi="Cambria Math"/>
          </w:rPr>
          <m:t>,</m:t>
        </m:r>
        <m:r>
          <w:rPr>
            <w:rFonts w:ascii="Cambria Math" w:hAnsi="Cambria Math"/>
          </w:rPr>
          <m:t>3303</m:t>
        </m:r>
      </m:oMath>
      <w:r>
        <w:rPr/>
        <w:t xml:space="preserve"> và </w:t>
      </w:r>
      <m:oMath>
        <m:r>
          <w:rPr>
            <w:rFonts w:ascii="Cambria Math" w:hAnsi="Cambria Math"/>
          </w:rPr>
          <m:t>δ</m:t>
        </m:r>
      </m:oMath>
      <w:r>
        <w:rPr/>
        <w:t xml:space="preserve"> của kỳ báo cáo là </w:t>
      </w:r>
      <m:oMath>
        <m:r>
          <w:rPr>
            <w:rFonts w:ascii="Cambria Math" w:hAnsi="Cambria Math"/>
          </w:rPr>
          <m:t>−211</m:t>
        </m:r>
      </m:oMath>
      <w:r>
        <w:rPr/>
        <w:t xml:space="preserve"> điểm cơ bản, phần bù thực tế trên lãi suất là:</w:t>
      </w:r>
    </w:p>
    <w:p>
      <w:pPr>
        <w:pStyle w:val="TLXDMHBullet1"/>
      </w:pPr>
      <w:r>
        <w:rPr/>
        <w:t xml:space="preserve">kỳ hạn 3 tháng: </w:t>
      </w:r>
      <m:oMath>
        <m:r>
          <w:rPr>
            <w:rFonts w:ascii="Cambria Math" w:hAnsi="Cambria Math"/>
          </w:rPr>
          <m:t>−202</m:t>
        </m:r>
        <m:r>
          <w:rPr>
            <w:rFonts w:ascii="Cambria Math" w:hAnsi="Cambria Math"/>
          </w:rPr>
          <m:t>,</m:t>
        </m:r>
        <m:r>
          <w:rPr>
            <w:rFonts w:ascii="Cambria Math" w:hAnsi="Cambria Math"/>
          </w:rPr>
          <m:t>5</m:t>
        </m:r>
      </m:oMath>
      <w:r>
        <w:rPr/>
        <w:t xml:space="preserve"> điểm cơ bản</w:t>
      </w:r>
    </w:p>
    <w:p>
      <w:pPr>
        <w:pStyle w:val="TLXDMHBullet1"/>
      </w:pPr>
      <w:r>
        <w:rPr/>
        <w:t xml:space="preserve">kỳ hạn 7 năm: </w:t>
      </w:r>
      <m:oMath>
        <m:r>
          <w:rPr>
            <w:rFonts w:ascii="Cambria Math" w:hAnsi="Cambria Math"/>
          </w:rPr>
          <m:t>−82</m:t>
        </m:r>
        <m:r>
          <w:rPr>
            <w:rFonts w:ascii="Cambria Math" w:hAnsi="Cambria Math"/>
          </w:rPr>
          <m:t>,</m:t>
        </m:r>
        <m:r>
          <w:rPr>
            <w:rFonts w:ascii="Cambria Math" w:hAnsi="Cambria Math"/>
          </w:rPr>
          <m:t>2</m:t>
        </m:r>
      </m:oMath>
      <w:r>
        <w:rPr/>
        <w:t xml:space="preserve"> điểm cơ bản</w:t>
      </w:r>
    </w:p>
    <w:p>
      <w:pPr>
        <w:pStyle w:val="TLXDMHBullet1"/>
      </w:pPr>
      <w:r>
        <w:rPr/>
        <w:t xml:space="preserve">kỳ hạn 30 năm: </w:t>
      </w:r>
      <m:oMath>
        <m:r>
          <w:rPr>
            <w:rFonts w:ascii="Cambria Math" w:hAnsi="Cambria Math"/>
          </w:rPr>
          <m:t>−21</m:t>
        </m:r>
        <m:r>
          <w:rPr>
            <w:rFonts w:ascii="Cambria Math" w:hAnsi="Cambria Math"/>
          </w:rPr>
          <m:t>,</m:t>
        </m:r>
        <m:r>
          <w:rPr>
            <w:rFonts w:ascii="Cambria Math" w:hAnsi="Cambria Math"/>
          </w:rPr>
          <m:t>3</m:t>
        </m:r>
      </m:oMath>
      <w:r>
        <w:rPr/>
        <w:t xml:space="preserve"> điểm cơ bản</w:t>
      </w:r>
    </w:p>
    <w:p>
      <w:pPr>
        <w:jc w:val="both"/>
      </w:pPr>
      <w:r>
        <w:rPr/>
        <w:t xml:space="preserve">Độ lớn giảm dần theo kỳ hạn là tính chất của mô hình, không phụ thuộc dấu của </w:t>
      </w:r>
      <m:oMath>
        <m:r>
          <w:rPr>
            <w:rFonts w:ascii="Cambria Math" w:hAnsi="Cambria Math"/>
          </w:rPr>
          <m:t>δ</m:t>
        </m:r>
      </m:oMath>
      <w:r>
        <w:rPr/>
        <w:t xml:space="preserve">. Về dấu: </w:t>
      </w:r>
      <m:oMath>
        <m:r>
          <w:rPr>
            <w:rFonts w:ascii="Cambria Math" w:hAnsi="Cambria Math"/>
          </w:rPr>
          <m:t>δ</m:t>
        </m:r>
      </m:oMath>
      <w:r>
        <w:rPr/>
        <w:t xml:space="preserve"> âm nghĩa là trái phiếu tăng vốn đang được định giá </w:t>
      </w:r>
      <w:r>
        <w:rPr>
          <w:b/>
        </w:rPr>
        <w:t xml:space="preserve">chặt hơn</w:t>
      </w:r>
      <w:r>
        <w:rPr/>
        <w:t xml:space="preserve"> đường cong của phân nhóm tổ chức phát hành. Điều này ngược với kỳ vọng thông thường về nợ thứ cấp, và bắt nguồn từ nguồn giá: quan sát duy nhất có được là </w:t>
      </w:r>
      <w:r>
        <w:rPr>
          <w:b/>
        </w:rPr>
        <w:t xml:space="preserve">giá phát hành sơ cấp</w:t>
      </w:r>
      <w:r>
        <w:rPr/>
        <w:t xml:space="preserve">, trong đó lãi suất coupon được ấn định theo quy trình phát hành chứ không hình thành từ khớp lệnh thứ cấp, nên có thể lệch khỏi đường cong VBMA và đổi dấu theo thời kỳ. Xem thêm mục e về hệ quả của việc nguồn dữ liệu quá mỏng.</w:t>
      </w:r>
    </w:p>
    <w:p w14:paraId="49D83B9F" w14:textId="77777777" w:rsidR="00DB1701" w:rsidRDefault="00000000">
      <w:r>
        <w:t>Hình dạng giảm dần này phù hợp với bản chất kinh tế: rủi ro thứ cấp thể hiện tập trung ở khả năng tổ chức phát hành gặp khó khăn trong vài năm tới, còn ở đầu rất dài thì lãi suất kỳ hạn vốn đã là trung bình của một quãng dài nên chênh lệch bị san phẳng.</w:t>
      </w:r>
    </w:p>
    <w:p w14:paraId="07740EBE" w14:textId="77777777" w:rsidR="00DB1701" w:rsidRDefault="00000000">
      <w:r>
        <w:t xml:space="preserve">Vì hai đại lượng khác nhau cả về đơn vị lẫn hình dạng, mô hình kết xuất </w:t>
      </w:r>
      <w:r>
        <w:rPr>
          <w:b/>
        </w:rPr>
        <w:t>hai bảng riêng</w:t>
      </w:r>
      <w:r>
        <w:t xml:space="preserve">: bảng </w:t>
      </w:r>
      <m:oMath>
        <m:r>
          <w:rPr>
            <w:rFonts w:ascii="Cambria Math" w:hAnsi="Cambria Math"/>
          </w:rPr>
          <m:t>δ</m:t>
        </m:r>
      </m:oMath>
      <w:r>
        <w:t xml:space="preserve"> trong không gian trạng thái, dùng để định giá; và bảng </w:t>
      </w:r>
      <m:oMath>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(τ)/τ</m:t>
        </m:r>
      </m:oMath>
      <w:r>
        <w:t xml:space="preserve"> tương đương trên lãi suất zero, dùng để báo cáo và đối chiếu. Cộng thẳng con số của bảng thứ nhất vào một lãi suất zero sẽ sai vài chục điểm cơ bản ở đầu dài.</w:t>
      </w:r>
    </w:p>
    <w:p w14:paraId="41A12DE2" w14:textId="77777777" w:rsidR="00DB1701" w:rsidRDefault="00000000">
      <w:pPr>
        <w:spacing w:after="80"/>
      </w:pPr>
      <w:r>
        <w:rPr>
          <w:b/>
        </w:rPr>
        <w:t>b) Dò ngược δ từ giá giao dịch quan sát được</w:t>
      </w:r>
    </w:p>
    <w:p w14:paraId="5F6A16C9" w14:textId="77777777" w:rsidR="00DB1701" w:rsidRDefault="00000000">
      <w:r>
        <w:lastRenderedPageBreak/>
        <w:t xml:space="preserve">Không quan sát trực tiếp được </w:t>
      </w:r>
      <m:oMath>
        <m:r>
          <w:rPr>
            <w:rFonts w:ascii="Cambria Math" w:hAnsi="Cambria Math"/>
          </w:rPr>
          <m:t>δ</m:t>
        </m:r>
      </m:oMath>
      <w:r>
        <w:t>; nó được dò ngược sao cho cây tái tạo đúng giá dirty của giao dịch thực. Với mỗi quan sát — một mã trái phiếu tại một ngày — hàm mục tiêu là</w:t>
      </w:r>
    </w:p>
    <w:p w14:paraId="03F8F524" w14:textId="77777777" w:rsidR="00DB1701" w:rsidRDefault="00000000">
      <w:pPr>
        <w:tabs>
          <w:tab w:val="center" w:pos="4500"/>
          <w:tab w:val="right" w:pos="9000"/>
        </w:tabs>
      </w:pPr>
      <w:r>
        <w:tab/>
      </w:r>
      <m:oMath>
        <m:r>
          <w:rPr>
            <w:rFonts w:ascii="Cambria Math" w:hAnsi="Cambria Math"/>
          </w:rPr>
          <m:t>f(δ)=</m:t>
        </m:r>
        <m:sSup>
          <m:sSupPr>
            <m:ctrlPr>
              <w:rPr>
                <w:rFonts w:ascii="Cambria Math" w:hAnsi="Cambria Math"/>
              </w:rPr>
            </m:ctrlPr>
          </m:sSupPr>
          <m:e>
            <m:r>
              <w:rPr>
                <w:rFonts w:ascii="Cambria Math" w:hAnsi="Cambria Math"/>
              </w:rPr>
              <m:t>P</m:t>
            </m:r>
          </m:e>
          <m:sup>
            <m:r>
              <w:rPr>
                <w:rFonts w:ascii="Cambria Math" w:hAnsi="Cambria Math"/>
              </w:rPr>
              <m:t>tree</m:t>
            </m:r>
          </m:sup>
        </m:sSup>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obs</m:t>
                </m:r>
              </m:sub>
            </m:sSub>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obs</m:t>
            </m:r>
          </m:sup>
        </m:sSup>
      </m:oMath>
      <w:r>
        <w:tab/>
        <w:t>(CT-32)</w:t>
      </w:r>
    </w:p>
    <w:p w14:paraId="5E3A324D" w14:textId="77777777" w:rsidR="00DB1701" w:rsidRDefault="00000000">
      <w:r>
        <w:t xml:space="preserve">và </w:t>
      </w:r>
      <m:oMath>
        <m:r>
          <w:rPr>
            <w:rFonts w:ascii="Cambria Math" w:hAnsi="Cambria Math"/>
          </w:rPr>
          <m:t>δ</m:t>
        </m:r>
      </m:oMath>
      <w:r>
        <w:t xml:space="preserve"> là nghiệm của </w:t>
      </w:r>
      <m:oMath>
        <m:r>
          <w:rPr>
            <w:rFonts w:ascii="Cambria Math" w:hAnsi="Cambria Math"/>
          </w:rPr>
          <m:t>f(δ)=0</m:t>
        </m:r>
      </m:oMath>
      <w:r>
        <w:t xml:space="preserve">, tìm bằng phương pháp Brent với dung sai </w:t>
      </w:r>
      <m:oMath>
        <m:sSup>
          <m:sSupPr>
            <m:ctrlPr>
              <w:rPr>
                <w:rFonts w:ascii="Cambria Math" w:hAnsi="Cambria Math"/>
              </w:rPr>
            </m:ctrlPr>
          </m:sSupPr>
          <m:e>
            <m:r>
              <w:rPr>
                <w:rFonts w:ascii="Cambria Math" w:hAnsi="Cambria Math"/>
              </w:rPr>
              <m:t>10</m:t>
            </m:r>
          </m:e>
          <m:sup>
            <m:r>
              <w:rPr>
                <w:rFonts w:ascii="Cambria Math" w:hAnsi="Cambria Math"/>
              </w:rPr>
              <m:t>-7</m:t>
            </m:r>
          </m:sup>
        </m:sSup>
      </m:oMath>
      <w:r>
        <w:t>.</w:t>
      </w:r>
    </w:p>
    <w:p w14:paraId="20071F3F" w14:textId="77777777" w:rsidR="00DB1701" w:rsidRDefault="00000000">
      <w:pPr>
        <w:pStyle w:val="TLXDMHBullet1"/>
      </w:pPr>
      <w:r>
        <w:t xml:space="preserve">Cây trong CT-32 được dựng tại </w:t>
      </w:r>
      <w:r>
        <w:rPr>
          <w:b/>
        </w:rPr>
        <w:t>ngày quan sát</w:t>
      </w:r>
      <w:r>
        <w:t>, không phải ngày báo cáo: đường cong, lịch dòng tiền và kỳ hạn còn lại đều lấy theo ngày quan sát.</w:t>
      </w:r>
    </w:p>
    <w:p w14:paraId="4C467885" w14:textId="77777777" w:rsidR="00DB1701" w:rsidRDefault="00000000">
      <w:pPr>
        <w:pStyle w:val="TLXDMHBullet1"/>
      </w:pPr>
      <w:r>
        <w:t xml:space="preserve">Định giá bật </w:t>
      </w:r>
      <w:r>
        <w:rPr>
          <w:b/>
        </w:rPr>
        <w:t>đầy đủ</w:t>
      </w:r>
      <w:r>
        <w:t xml:space="preserve"> quyền mua, quyền bán, sàn và trần. Đây là phần bù đã điều chỉnh quyền chọn, không phải phần bù trên trái phiếu thường; nếu tắt quyền chọn, </w:t>
      </w:r>
      <m:oMath>
        <m:r>
          <w:rPr>
            <w:rFonts w:ascii="Cambria Math" w:hAnsi="Cambria Math"/>
          </w:rPr>
          <m:t>δ</m:t>
        </m:r>
      </m:oMath>
      <w:r>
        <w:t xml:space="preserve"> sẽ hấp thụ luôn giá trị quyền chọn và không còn là phần bù rủi ro.</w:t>
      </w:r>
    </w:p>
    <w:p w14:paraId="468A6ED7" w14:textId="77777777" w:rsidR="00DB1701" w:rsidRDefault="00000000">
      <w:pPr>
        <w:pStyle w:val="TLXDMHBullet1"/>
      </w:pPr>
      <w:r>
        <w:t xml:space="preserve">Giá quan sát là giá </w:t>
      </w:r>
      <w:r>
        <w:rPr>
          <w:b/>
        </w:rPr>
        <w:t>dirty</w:t>
      </w:r>
      <w:r>
        <w:t>, đã bao gồm lãi dự thu, và cây cũng trả giá trị hiện tại dirty, nên hai vế so trực tiếp — không có bước điều chỉnh lãi dự thu ở bất kỳ đâu.</w:t>
      </w:r>
    </w:p>
    <w:p w14:paraId="47CB16DB" w14:textId="77777777" w:rsidR="00DB1701" w:rsidRDefault="00000000">
      <w:r>
        <w:rPr>
          <w:b/>
        </w:rPr>
        <w:t>Chứng minh nghiệm tồn tại và duy nhất.</w:t>
      </w:r>
      <w:r>
        <w:t xml:space="preserve"> Từ CT-31, mọi kỳ hạn đều nhận phần bù </w:t>
      </w:r>
      <m:oMath>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(τ)/τ</m:t>
        </m:r>
      </m:oMath>
      <w:r>
        <w:t xml:space="preserve"> với </w:t>
      </w:r>
      <m:oMath>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(τ)/τ&gt;0</m:t>
        </m:r>
      </m:oMath>
      <w:r>
        <w:t xml:space="preserve"> ở mọi </w:t>
      </w:r>
      <m:oMath>
        <m:r>
          <w:rPr>
            <w:rFonts w:ascii="Cambria Math" w:hAnsi="Cambria Math"/>
          </w:rPr>
          <m:t>τ&gt;0</m:t>
        </m:r>
      </m:oMath>
      <w:r>
        <w:t xml:space="preserve">. Tăng </w:t>
      </w:r>
      <m:oMath>
        <m:r>
          <w:rPr>
            <w:rFonts w:ascii="Cambria Math" w:hAnsi="Cambria Math"/>
          </w:rPr>
          <m:t>δ</m:t>
        </m:r>
      </m:oMath>
      <w:r>
        <w:t xml:space="preserve"> vì vậy làm </w:t>
      </w:r>
      <w:r>
        <w:rPr>
          <w:b/>
        </w:rPr>
        <w:t>mọi</w:t>
      </w:r>
      <w:r>
        <w:t xml:space="preserve"> hệ số chiết khấu giảm ngặt. Do mọi dòng tiền của trái phiếu đều không âm, giá trị hiện tại là tổng các số hạng giảm ngặt, nên </w:t>
      </w:r>
      <m:oMath>
        <m:sSup>
          <m:sSupPr>
            <m:ctrlPr>
              <w:rPr>
                <w:rFonts w:ascii="Cambria Math" w:hAnsi="Cambria Math"/>
              </w:rPr>
            </m:ctrlPr>
          </m:sSupPr>
          <m:e>
            <m:r>
              <w:rPr>
                <w:rFonts w:ascii="Cambria Math" w:hAnsi="Cambria Math"/>
              </w:rPr>
              <m:t>P</m:t>
            </m:r>
          </m:e>
          <m:sup>
            <m:r>
              <w:rPr>
                <w:rFonts w:ascii="Cambria Math" w:hAnsi="Cambria Math"/>
              </w:rPr>
              <m:t>tree</m:t>
            </m:r>
          </m:sup>
        </m:sSup>
        <m:r>
          <w:rPr>
            <w:rFonts w:ascii="Cambria Math" w:hAnsi="Cambria Math"/>
          </w:rPr>
          <m:t>(δ)</m:t>
        </m:r>
      </m:oMath>
      <w:r>
        <w:t xml:space="preserve"> liên tục và giảm ngặt theo </w:t>
      </w:r>
      <m:oMath>
        <m:r>
          <w:rPr>
            <w:rFonts w:ascii="Cambria Math" w:hAnsi="Cambria Math"/>
          </w:rPr>
          <m:t>δ</m:t>
        </m:r>
      </m:oMath>
      <w:r>
        <w:t xml:space="preserve">. Một hàm liên tục giảm ngặt cắt trục hoành tại </w:t>
      </w:r>
      <w:r>
        <w:rPr>
          <w:b/>
        </w:rPr>
        <w:t>nhiều nhất một</w:t>
      </w:r>
      <w:r>
        <w:t xml:space="preserve"> điểm; khi tồn tại khoảng bao với </w:t>
      </w:r>
      <m:oMath>
        <m:r>
          <w:rPr>
            <w:rFonts w:ascii="Cambria Math" w:hAnsi="Cambria Math"/>
          </w:rPr>
          <m:t>f</m:t>
        </m:r>
      </m:oMath>
      <w:r>
        <w:t xml:space="preserve"> đổi dấu ở hai đầu, định lý giá trị trung gian bảo đảm nghiệm tồn tại. Mô hình nới khoảng bao một cách cơ học rồi khẳng định điều kiện đổi dấu trước khi giải — bước khẳng định này đồng thời là phép thử tính đơn điệu tại chỗ.</w:t>
      </w:r>
    </w:p>
    <w:p>
      <w:pPr>
        <w:jc w:val="both"/>
      </w:pPr>
      <w:r>
        <w:rPr/>
        <w:t xml:space="preserve">Quan sát nào không bao được nghiệm sẽ bị </w:t>
      </w:r>
      <w:r>
        <w:rPr>
          <w:b/>
        </w:rPr>
        <w:t xml:space="preserve">loại khỏi bình quân</w:t>
      </w:r>
      <w:r>
        <w:rPr/>
        <w:t xml:space="preserve"> kèm lý do, thay vì gán một giá trị mặc định. Ngoài điều kiện đó, mô hình </w:t>
      </w:r>
      <w:r>
        <w:rPr>
          <w:b/>
        </w:rPr>
        <w:t xml:space="preserve">không đặt ngưỡng loại</w:t>
      </w:r>
      <w:r>
        <w:rPr/>
        <w:t xml:space="preserve"> theo độ lớn của </w:t>
      </w:r>
      <m:oMath>
        <m:r>
          <w:rPr>
            <w:rFonts w:ascii="Cambria Math" w:hAnsi="Cambria Math"/>
          </w:rPr>
          <m:t>δ</m:t>
        </m:r>
      </m:oMath>
      <w:r>
        <w:rPr/>
        <w:t xml:space="preserve">: nguồn giá là phát hành sơ cấp, và chênh giữa lãi suất coupon ấn định lúc phát hành với đường cong thứ cấp có thể lớn, thậm chí đổi dấu, một cách chính đáng. Một ngưỡng cơ học sẽ cắt đúng những quan sát mang nhiều thông tin nhất. Thay vào đó, mọi giá trị dò được đều được lưu lại kèm số quan sát và tổng mệnh giá đứng sau từng tháng để người đọc tự đánh giá độ tin cậy.</w:t>
      </w:r>
    </w:p>
    <w:p>
      <w:pPr>
        <w:spacing w:after="80"/>
      </w:pPr>
      <w:r>
        <w:rPr>
          <w:b/>
        </w:rPr>
        <w:t xml:space="preserve">c) Bình quân theo tháng</w:t>
      </w:r>
    </w:p>
    <w:p>
      <w:pPr>
        <w:jc w:val="both"/>
      </w:pPr>
      <w:r>
        <w:rPr/>
        <w:t xml:space="preserve">Từng quan sát riêng lẻ mang nhiễu vi cấu trúc thị trường, nên mô hình gộp các quan sát trong cùng một tháng thành </w:t>
      </w:r>
      <w:r>
        <w:rPr>
          <w:b/>
        </w:rPr>
        <w:t xml:space="preserve">một</w:t>
      </w:r>
      <w:r>
        <w:rPr/>
        <w:t xml:space="preserve"> giá trị, bình quân có trọng số theo mệnh giá giao dịch:</w:t>
      </w:r>
    </w:p>
    <w:p>
      <w:pPr>
        <w:tabs>
          <w:tab w:val="center" w:pos="4500"/>
          <w:tab w:val="right" w:pos="9000"/>
        </w:tabs>
        <w:spacing w:before="120" w:after="120"/>
      </w:pPr>
      <w:r>
        <w:tab/>
      </w:r>
      <m:oMath>
        <m:sSub>
          <m:e>
            <m:bar>
              <m:barPr>
                <m:pos m:val="top"/>
              </m:barPr>
              <m:e>
                <m:r>
                  <w:rPr>
                    <w:rFonts w:ascii="Cambria Math" w:hAnsi="Cambria Math"/>
                  </w:rPr>
                  <m:t>δ</m:t>
                </m:r>
              </m:e>
            </m:bar>
          </m:e>
          <m:sub>
            <m:r>
              <w:rPr>
                <w:rFonts w:ascii="Cambria Math" w:hAnsi="Cambria Math"/>
              </w:rPr>
              <m:t>μ</m:t>
            </m:r>
          </m:sub>
        </m:sSub>
        <m:r>
          <w:rPr>
            <w:rFonts w:ascii="Cambria Math" w:hAnsi="Cambria Math"/>
          </w:rPr>
          <m:t>=</m:t>
        </m:r>
        <m:f>
          <m:fPr>
            <m:type m:val="bar"/>
          </m:fPr>
          <m:num>
            <m:nary>
              <m:naryPr>
                <m:chr m:val="∑"/>
                <m:limLoc m:val="subSup"/>
                <m:grow m:val="1"/>
                <m:subHide m:val="off"/>
                <m:supHide m:val="on"/>
              </m:naryPr>
              <m:sub>
                <m:r>
                  <w:rPr>
                    <w:rFonts w:ascii="Cambria Math" w:hAnsi="Cambria Math"/>
                  </w:rPr>
                  <m:t>k∈</m:t>
                </m:r>
                <m:sSub>
                  <m:e>
                    <m:r>
                      <w:rPr>
                        <w:rFonts w:ascii="Cambria Math" w:hAnsi="Cambria Math"/>
                      </w:rPr>
                      <m:t>Ω</m:t>
                    </m:r>
                  </m:e>
                  <m:sub>
                    <m:r>
                      <w:rPr>
                        <w:rFonts w:ascii="Cambria Math" w:hAnsi="Cambria Math"/>
                      </w:rPr>
                      <m:t>μ</m:t>
                    </m:r>
                  </m:sub>
                </m:sSub>
              </m:sub>
              <m:sup/>
              <m:e>
                <m:sSub>
                  <m:e>
                    <m:r>
                      <w:rPr>
                        <w:rFonts w:ascii="Cambria Math" w:hAnsi="Cambria Math"/>
                      </w:rPr>
                      <m:t>N</m:t>
                    </m:r>
                  </m:e>
                  <m:sub>
                    <m:r>
                      <w:rPr>
                        <w:rFonts w:ascii="Cambria Math" w:hAnsi="Cambria Math"/>
                      </w:rPr>
                      <m:t>k</m:t>
                    </m:r>
                  </m:sub>
                </m:sSub>
              </m:e>
            </m:nary>
            <m:sSub>
              <m:e>
                <m:r>
                  <w:rPr>
                    <w:rFonts w:ascii="Cambria Math" w:hAnsi="Cambria Math"/>
                  </w:rPr>
                  <m:t>δ</m:t>
                </m:r>
              </m:e>
              <m:sub>
                <m:r>
                  <w:rPr>
                    <w:rFonts w:ascii="Cambria Math" w:hAnsi="Cambria Math"/>
                  </w:rPr>
                  <m:t>k</m:t>
                </m:r>
              </m:sub>
            </m:sSub>
          </m:num>
          <m:den>
            <m:nary>
              <m:naryPr>
                <m:chr m:val="∑"/>
                <m:limLoc m:val="subSup"/>
                <m:grow m:val="1"/>
                <m:subHide m:val="off"/>
                <m:supHide m:val="on"/>
              </m:naryPr>
              <m:sub>
                <m:r>
                  <w:rPr>
                    <w:rFonts w:ascii="Cambria Math" w:hAnsi="Cambria Math"/>
                  </w:rPr>
                  <m:t>k∈</m:t>
                </m:r>
                <m:sSub>
                  <m:e>
                    <m:r>
                      <w:rPr>
                        <w:rFonts w:ascii="Cambria Math" w:hAnsi="Cambria Math"/>
                      </w:rPr>
                      <m:t>Ω</m:t>
                    </m:r>
                  </m:e>
                  <m:sub>
                    <m:r>
                      <w:rPr>
                        <w:rFonts w:ascii="Cambria Math" w:hAnsi="Cambria Math"/>
                      </w:rPr>
                      <m:t>μ</m:t>
                    </m:r>
                  </m:sub>
                </m:sSub>
              </m:sub>
              <m:sup/>
              <m:e>
                <m:sSub>
                  <m:e>
                    <m:r>
                      <w:rPr>
                        <w:rFonts w:ascii="Cambria Math" w:hAnsi="Cambria Math"/>
                      </w:rPr>
                      <m:t>N</m:t>
                    </m:r>
                  </m:e>
                  <m:sub>
                    <m:r>
                      <w:rPr>
                        <w:rFonts w:ascii="Cambria Math" w:hAnsi="Cambria Math"/>
                      </w:rPr>
                      <m:t>k</m:t>
                    </m:r>
                  </m:sub>
                </m:sSub>
              </m:e>
            </m:nary>
          </m:den>
        </m:f>
      </m:oMath>
      <w:r>
        <w:tab/>
      </w:r>
      <w:r>
        <w:rPr/>
        <w:t xml:space="preserve">(CT-33)</w:t>
      </w:r>
    </w:p>
    <w:p>
      <w:pPr>
        <w:jc w:val="both"/>
      </w:pPr>
      <w:r>
        <w:rPr/>
        <w:t xml:space="preserve">với </w:t>
      </w:r>
      <m:oMath>
        <m:sSub>
          <m:e>
            <m:r>
              <w:rPr>
                <w:rFonts w:ascii="Cambria Math" w:hAnsi="Cambria Math"/>
              </w:rPr>
              <m:t>Ω</m:t>
            </m:r>
          </m:e>
          <m:sub>
            <m:r>
              <w:rPr>
                <w:rFonts w:ascii="Cambria Math" w:hAnsi="Cambria Math"/>
              </w:rPr>
              <m:t>μ</m:t>
            </m:r>
          </m:sub>
        </m:sSub>
      </m:oMath>
      <w:r>
        <w:rPr/>
        <w:t xml:space="preserve"> là tập quan sát dò được trong tháng </w:t>
      </w:r>
      <m:oMath>
        <m:r>
          <w:rPr>
            <w:rFonts w:ascii="Cambria Math" w:hAnsi="Cambria Math"/>
          </w:rPr>
          <m:t>μ</m:t>
        </m:r>
      </m:oMath>
      <w:r>
        <w:rPr/>
        <w:t xml:space="preserve">, </w:t>
      </w:r>
      <m:oMath>
        <m:sSub>
          <m:e>
            <m:r>
              <w:rPr>
                <w:rFonts w:ascii="Cambria Math" w:hAnsi="Cambria Math"/>
              </w:rPr>
              <m:t>N</m:t>
            </m:r>
          </m:e>
          <m:sub>
            <m:r>
              <w:rPr>
                <w:rFonts w:ascii="Cambria Math" w:hAnsi="Cambria Math"/>
              </w:rPr>
              <m:t>k</m:t>
            </m:r>
          </m:sub>
        </m:sSub>
      </m:oMath>
      <w:r>
        <w:rPr/>
        <w:t xml:space="preserve"> là mệnh giá của giao dịch thứ </w:t>
      </w:r>
      <m:oMath>
        <m:r>
          <w:rPr>
            <w:rFonts w:ascii="Cambria Math" w:hAnsi="Cambria Math"/>
          </w:rPr>
          <m:t>k</m:t>
        </m:r>
      </m:oMath>
      <w:r>
        <w:rPr/>
        <w:t xml:space="preserve"> và </w:t>
      </w:r>
      <m:oMath>
        <m:sSub>
          <m:e>
            <m:r>
              <w:rPr>
                <w:rFonts w:ascii="Cambria Math" w:hAnsi="Cambria Math"/>
              </w:rPr>
              <m:t>δ</m:t>
            </m:r>
          </m:e>
          <m:sub>
            <m:r>
              <w:rPr>
                <w:rFonts w:ascii="Cambria Math" w:hAnsi="Cambria Math"/>
              </w:rPr>
              <m:t>k</m:t>
            </m:r>
          </m:sub>
        </m:sSub>
      </m:oMath>
      <w:r>
        <w:rPr/>
        <w:t xml:space="preserve"> là phần bù dò được từ chính giao dịch đó.</w:t>
      </w:r>
    </w:p>
    <w:p>
      <w:pPr>
        <w:pStyle w:val="TLXDMHBullet1"/>
      </w:pPr>
      <w:r>
        <w:rPr/>
        <w:t xml:space="preserve">Trọng số là </w:t>
      </w:r>
      <w:r>
        <w:rPr>
          <w:b/>
        </w:rPr>
        <w:t xml:space="preserve">mệnh giá của giao dịch</w:t>
      </w:r>
      <w:r>
        <w:rPr/>
        <w:t xml:space="preserve">, không phải dư nợ của cả mã: một giao dịch lớn phản ánh mức giá thị trường thực sự chấp nhận tốt hơn một giao dịch nhỏ lẻ.</w:t>
      </w:r>
    </w:p>
    <w:p>
      <w:pPr>
        <w:pStyle w:val="TLXDMHBullet1"/>
      </w:pPr>
      <w:r>
        <w:rPr/>
        <w:t xml:space="preserve">Pool gộp chung mọi phân nhóm tổ chức phát hành. Phần rủi ro riêng của từng tổ chức đã nằm trong đường cong nhóm dùng để chiết khấu, nên </w:t>
      </w:r>
      <m:oMath>
        <m:r>
          <w:rPr>
            <w:rFonts w:ascii="Cambria Math" w:hAnsi="Cambria Math"/>
          </w:rPr>
          <m:t>δ</m:t>
        </m:r>
      </m:oMath>
      <w:r>
        <w:rPr/>
        <w:t xml:space="preserve"> còn lại đo </w:t>
      </w:r>
      <w:r>
        <w:rPr>
          <w:b/>
        </w:rPr>
        <w:t xml:space="preserve">phần bù của tính chất thứ cấp</w:t>
      </w:r>
      <w:r>
        <w:rPr/>
        <w:t xml:space="preserve"> — đại lượng chung cho mọi trái phiếu tăng vốn.</w:t>
      </w:r>
    </w:p>
    <w:p>
      <w:pPr>
        <w:jc w:val="both"/>
      </w:pPr>
      <w:r>
        <w:rPr>
          <w:b/>
        </w:rPr>
        <w:t xml:space="preserve">Không tách bình quân theo rổ kỳ hạn.</w:t>
      </w:r>
      <w:r>
        <w:rPr/>
        <w:t xml:space="preserve"> Đây là điểm cần nói rõ vì nó trái với trực giác “spread phải có cấu trúc kỳ hạn”. Dữ liệu hiện có không đỡ nổi mức chi tiết đó: trên sổ hiện tại chỉ ba rổ — 5 năm, 7 năm, 10 năm — từng có giao dịch trong số 18 rổ kỳ hạn chuẩn, và phần lớn tháng chỉ có một tới hai quan sát. Chia bình quân theo rổ khi ấy không tạo ra cấu trúc kỳ hạn thật mà gán nhiễu của một giao dịch lẻ vào một rổ, rồi lan sang các rổ còn lại qua quy tắc vá — tức là độ chính xác giả.</w:t>
      </w:r>
    </w:p>
    <w:p>
      <w:pPr>
        <w:jc w:val="both"/>
      </w:pPr>
      <w:r>
        <w:rPr/>
        <w:t xml:space="preserve">Cấu trúc kỳ hạn của phần bù </w:t>
      </w:r>
      <w:r>
        <w:rPr>
          <w:b/>
        </w:rPr>
        <w:t xml:space="preserve">vẫn còn, và đến từ mô hình</w:t>
      </w:r>
      <w:r>
        <w:rPr/>
        <w:t xml:space="preserve">: theo CT-31, một </w:t>
      </w:r>
      <m:oMath>
        <m:r>
          <w:rPr>
            <w:rFonts w:ascii="Cambria Math" w:hAnsi="Cambria Math"/>
          </w:rPr>
          <m:t>δ</m:t>
        </m:r>
      </m:oMath>
      <w:r>
        <w:rPr/>
        <w:t xml:space="preserve"> duy nhất trên biến trạng thái sinh ra phần bù </w:t>
      </w:r>
      <m:oMath>
        <m:r>
          <w:rPr>
            <w:rFonts w:ascii="Cambria Math" w:hAnsi="Cambria Math"/>
          </w:rPr>
          <m:t>δ</m:t>
        </m:r>
        <m:sSub>
          <m:e>
            <m:r>
              <w:rPr>
                <w:rFonts w:ascii="Cambria Math" w:hAnsi="Cambria Math"/>
              </w:rPr>
              <m:t>B</m:t>
            </m:r>
          </m:e>
          <m:sub>
            <m:r>
              <w:rPr>
                <w:rFonts w:ascii="Cambria Math" w:hAnsi="Cambria Math"/>
              </w:rPr>
              <m:t>a</m:t>
            </m:r>
          </m:sub>
        </m:sSub>
        <m:r>
          <w:rPr>
            <w:rFonts w:ascii="Cambria Math" w:hAnsi="Cambria Math"/>
          </w:rPr>
          <m:t>(τ)/τ</m:t>
        </m:r>
      </m:oMath>
      <w:r>
        <w:rPr/>
        <w:t xml:space="preserve"> giảm ngặt theo kỳ hạn. Nói cách khác, hình dạng theo kỳ hạn được suy ra từ động học Hull–White đã hiệu chỉnh, chứ không được ước lượng lại từ một bộ dữ liệu quá mỏng để làm việc đó.</w:t>
      </w:r>
    </w:p>
    <w:p>
      <w:pPr>
        <w:jc w:val="both"/>
      </w:pPr>
      <w:r>
        <w:rPr/>
        <w:t xml:space="preserve">Bảng kết xuất vẫn có đủ 18 cột kỳ hạn, nhưng </w:t>
      </w:r>
      <w:r>
        <w:rPr>
          <w:b/>
        </w:rPr>
        <w:t xml:space="preserve">các cột giống hệt nhau theo thiết kế</w:t>
      </w:r>
      <w:r>
        <w:rPr/>
        <w:t xml:space="preserve">; chúng tồn tại chỉ vì phía tiêu dùng tra theo rổ kỳ hạn còn lại của từng trái phiếu.</w:t>
      </w:r>
    </w:p>
    <w:p>
      <w:pPr>
        <w:spacing w:after="80"/>
      </w:pPr>
      <w:r>
        <w:rPr>
          <w:b/>
        </w:rPr>
        <w:t xml:space="preserve">d) Tháng không có quan sát</w:t>
      </w:r>
    </w:p>
    <w:p>
      <w:pPr>
        <w:jc w:val="both"/>
      </w:pPr>
      <w:r>
        <w:rPr/>
        <w:t xml:space="preserve">Tháng nào không có giao dịch nào dò được thì </w:t>
      </w:r>
      <w:r>
        <w:rPr>
          <w:b/>
        </w:rPr>
        <w:t xml:space="preserve">giữ nguyên giá trị của kỳ tính toán gần nhất trước đó</w:t>
      </w:r>
      <w:r>
        <w:rPr/>
        <w:t xml:space="preserve">. Đây là toàn bộ quy tắc bù còn lại.</w:t>
      </w:r>
    </w:p>
    <w:p>
      <w:pPr>
        <w:jc w:val="both"/>
      </w:pPr>
      <w:r>
        <w:rPr/>
        <w:t xml:space="preserve">Bản trước có thêm hai bước vá </w:t>
      </w:r>
      <w:r>
        <w:rPr>
          <w:b/>
        </w:rPr>
        <w:t xml:space="preserve">trong cùng một tháng</w:t>
      </w:r>
      <w:r>
        <w:rPr/>
        <w:t xml:space="preserve"> — mượn từ rổ ngắn hơn gần nhất, rồi từ rổ gần nhất theo cả hai chiều. Hai bước đó chỉ tồn tại vì bình quân khi ấy chia theo rổ kỳ hạn. Nay mỗi tháng chỉ có một con số nên trong tháng không còn ô nào để vá: hoặc tháng đó có quan sát, hoặc không.</w:t>
      </w:r>
    </w:p>
    <w:p>
      <w:pPr>
        <w:pStyle w:val="TLXDMHBullet1"/>
      </w:pPr>
      <w:r>
        <w:rPr>
          <w:b/>
        </w:rPr>
        <w:t xml:space="preserve">Không bù lùi.</w:t>
      </w:r>
      <w:r>
        <w:rPr/>
        <w:t xml:space="preserve"> Tháng rỗng nằm trước quan sát đầu tiên bị cắt bỏ chứ không mượn số của tương lai — bảng spread của một kỳ báo cáo không được dùng thông tin chưa tồn tại tại kỳ đó.</w:t>
      </w:r>
    </w:p>
    <w:p>
      <w:pPr>
        <w:pStyle w:val="TLXDMHBullet1"/>
      </w:pPr>
      <w:r>
        <w:rPr/>
        <w:t xml:space="preserve">Bảng kết quả đi kèm một bảng nguồn ghi rõ mỗi tháng là số liệu quan sát hay bê từ tháng nào, </w:t>
      </w:r>
      <w:r>
        <w:rPr>
          <w:b/>
        </w:rPr>
        <w:t xml:space="preserve">kèm số quan sát và tổng mệnh giá</w:t>
      </w:r>
      <w:r>
        <w:rPr/>
        <w:t xml:space="preserve"> đứng sau con số của tháng đó. Hai cột sau là thứ cần đọc cùng: một tháng “có quan sát” dựa trên một giao dịch duy nhất không đáng tin như một tháng có năm giao dịch, và bảng chính không thể hiện được khác biệt đó.</w:t>
      </w:r>
    </w:p>
    <w:p>
      <w:pPr>
        <w:spacing w:after="80"/>
      </w:pPr>
      <w:r>
        <w:rPr>
          <w:b/>
        </w:rPr>
        <w:t xml:space="preserve">e) Mốc bắt đầu chung của hai bảng</w:t>
      </w:r>
    </w:p>
    <w:p>
      <w:pPr>
        <w:jc w:val="both"/>
      </w:pPr>
      <w:r>
        <w:rPr/>
        <w:t xml:space="preserve">Hai tầng có lịch sử quan sát lệch nhau, nên không phải tháng nào cũng đủ nền để định nghĩa </w:t>
      </w:r>
      <m:oMath>
        <m:r>
          <w:rPr>
            <w:rFonts w:ascii="Cambria Math" w:hAnsi="Cambria Math"/>
          </w:rPr>
          <m:t>δ</m:t>
        </m:r>
      </m:oMath>
      <w:r>
        <w:rPr/>
        <w:t xml:space="preserve">. Cả hai bảng vì vậy bắt đầu từ cùng một mốc </w:t>
      </w:r>
      <m:oMath>
        <m:sSub>
          <m:e>
            <m:r>
              <w:rPr>
                <w:rFonts w:ascii="Cambria Math" w:hAnsi="Cambria Math"/>
              </w:rPr>
              <m:t>T</m:t>
            </m:r>
          </m:e>
          <m:sub>
            <m:r>
              <w:rPr>
                <w:rFonts w:ascii="Cambria Math" w:hAnsi="Cambria Math"/>
              </w:rPr>
              <m:t>1</m:t>
            </m:r>
          </m:sub>
        </m:sSub>
      </m:oMath>
      <w:r>
        <w:rPr/>
        <w:t xml:space="preserve">, xác định như sau:</w:t>
      </w:r>
    </w:p>
    <w:p>
      <w:pPr>
        <w:tabs>
          <w:tab w:val="center" w:pos="4500"/>
          <w:tab w:val="right" w:pos="9000"/>
        </w:tabs>
        <w:spacing w:before="120" w:after="120"/>
      </w:pPr>
      <w:r>
        <w:tab/>
      </w:r>
      <m:oMath>
        <m:r>
          <w:rPr>
            <w:rFonts w:ascii="Cambria Math" w:hAnsi="Cambria Math"/>
          </w:rPr>
          <m:t>d=max</m:t>
        </m:r>
        <m:d>
          <m:dPr>
            <m:begChr m:val="{"/>
            <m:sepChr m:val="≤"/>
            <m:endChr m:val="}"/>
          </m:dPr>
          <m:e>
            <m:sSubSup>
              <m:e>
                <m:r>
                  <w:rPr>
                    <w:rFonts w:ascii="Cambria Math" w:hAnsi="Cambria Math"/>
                  </w:rPr>
                  <m:t>t</m:t>
                </m:r>
              </m:e>
              <m:sub>
                <m:r>
                  <w:rPr>
                    <w:rFonts w:ascii="Cambria Math" w:hAnsi="Cambria Math"/>
                  </w:rPr>
                  <m:t>obs</m:t>
                </m:r>
              </m:sub>
              <m:sup>
                <m:r>
                  <w:rPr>
                    <w:rFonts w:ascii="Cambria Math" w:hAnsi="Cambria Math"/>
                  </w:rPr>
                  <m:t>T2</m:t>
                </m:r>
              </m:sup>
            </m:sSubSup>
            <m:r>
              <w:rPr>
                <w:rFonts w:ascii="Cambria Math" w:hAnsi="Cambria Math"/>
              </w:rPr>
              <m:t>:</m:t>
            </m:r>
            <m:sSubSup>
              <m:e>
                <m:r>
                  <w:rPr>
                    <w:rFonts w:ascii="Cambria Math" w:hAnsi="Cambria Math"/>
                  </w:rPr>
                  <m:t>t</m:t>
                </m:r>
              </m:e>
              <m:sub>
                <m:r>
                  <w:rPr>
                    <w:rFonts w:ascii="Cambria Math" w:hAnsi="Cambria Math"/>
                  </w:rPr>
                  <m:t>obs</m:t>
                </m:r>
              </m:sub>
              <m:sup>
                <m:r>
                  <w:rPr>
                    <w:rFonts w:ascii="Cambria Math" w:hAnsi="Cambria Math"/>
                  </w:rPr>
                  <m:t>T2</m:t>
                </m:r>
              </m:sup>
            </m:sSubSup>
          </m:e>
          <m:e>
            <m:sSub>
              <m:e>
                <m:r>
                  <w:rPr>
                    <w:rFonts w:ascii="Cambria Math" w:hAnsi="Cambria Math"/>
                  </w:rPr>
                  <m:t>t</m:t>
                </m:r>
              </m:e>
              <m:sub>
                <m:r>
                  <w:rPr>
                    <w:rFonts w:ascii="Cambria Math" w:hAnsi="Cambria Math"/>
                  </w:rPr>
                  <m:t>bc</m:t>
                </m:r>
              </m:sub>
            </m:sSub>
          </m:e>
        </m:d>
      </m:oMath>
      <w:r>
        <w:tab/>
      </w:r>
      <w:r>
        <w:rPr/>
        <w:t xml:space="preserve">(CT-33b)</w:t>
      </w:r>
    </w:p>
    <w:p>
      <w:pPr>
        <w:tabs>
          <w:tab w:val="center" w:pos="4500"/>
          <w:tab w:val="right" w:pos="9000"/>
        </w:tabs>
        <w:spacing w:before="120" w:after="120"/>
      </w:pPr>
      <w:r>
        <w:tab/>
      </w:r>
      <m:oMath>
        <m:sSub>
          <m:e>
            <m:r>
              <w:rPr>
                <w:rFonts w:ascii="Cambria Math" w:hAnsi="Cambria Math"/>
              </w:rPr>
              <m:t>T</m:t>
            </m:r>
          </m:e>
          <m:sub>
            <m:r>
              <w:rPr>
                <w:rFonts w:ascii="Cambria Math" w:hAnsi="Cambria Math"/>
              </w:rPr>
              <m:t>1</m:t>
            </m:r>
          </m:sub>
        </m:sSub>
        <m:r>
          <w:rPr>
            <w:rFonts w:ascii="Cambria Math" w:hAnsi="Cambria Math"/>
          </w:rPr>
          <m:t>=max</m:t>
        </m:r>
        <m:d>
          <m:dPr>
            <m:begChr m:val="{"/>
            <m:sepChr m:val="≤"/>
            <m:endChr m:val="}"/>
          </m:dPr>
          <m:e>
            <m:sSubSup>
              <m:e>
                <m:r>
                  <w:rPr>
                    <w:rFonts w:ascii="Cambria Math" w:hAnsi="Cambria Math"/>
                  </w:rPr>
                  <m:t>t</m:t>
                </m:r>
              </m:e>
              <m:sub>
                <m:r>
                  <w:rPr>
                    <w:rFonts w:ascii="Cambria Math" w:hAnsi="Cambria Math"/>
                  </w:rPr>
                  <m:t>obs</m:t>
                </m:r>
              </m:sub>
              <m:sup>
                <m:r>
                  <w:rPr>
                    <w:rFonts w:ascii="Cambria Math" w:hAnsi="Cambria Math"/>
                  </w:rPr>
                  <m:t>thg</m:t>
                </m:r>
              </m:sup>
            </m:sSubSup>
            <m:r>
              <w:rPr>
                <w:rFonts w:ascii="Cambria Math" w:hAnsi="Cambria Math"/>
              </w:rPr>
              <m:t>:</m:t>
            </m:r>
            <m:sSubSup>
              <m:e>
                <m:r>
                  <w:rPr>
                    <w:rFonts w:ascii="Cambria Math" w:hAnsi="Cambria Math"/>
                  </w:rPr>
                  <m:t>t</m:t>
                </m:r>
              </m:e>
              <m:sub>
                <m:r>
                  <w:rPr>
                    <w:rFonts w:ascii="Cambria Math" w:hAnsi="Cambria Math"/>
                  </w:rPr>
                  <m:t>obs</m:t>
                </m:r>
              </m:sub>
              <m:sup>
                <m:r>
                  <w:rPr>
                    <w:rFonts w:ascii="Cambria Math" w:hAnsi="Cambria Math"/>
                  </w:rPr>
                  <m:t>thg</m:t>
                </m:r>
              </m:sup>
            </m:sSubSup>
          </m:e>
          <m:e>
            <m:r>
              <w:rPr>
                <w:rFonts w:ascii="Cambria Math" w:hAnsi="Cambria Math"/>
              </w:rPr>
              <m:t>d</m:t>
            </m:r>
          </m:e>
        </m:d>
      </m:oMath>
      <w:r>
        <w:tab/>
      </w:r>
      <w:r>
        <w:rPr/>
        <w:t xml:space="preserve">(CT-33c)</w:t>
      </w:r>
    </w:p>
    <w:p>
      <w:pPr>
        <w:jc w:val="both"/>
      </w:pPr>
      <w:r>
        <w:rPr/>
        <w:t xml:space="preserve">với </w:t>
      </w:r>
      <m:oMath>
        <m:sSub>
          <m:e>
            <m:r>
              <w:rPr>
                <w:rFonts w:ascii="Cambria Math" w:hAnsi="Cambria Math"/>
              </w:rPr>
              <m:t>t</m:t>
            </m:r>
          </m:e>
          <m:sub>
            <m:r>
              <w:rPr>
                <w:rFonts w:ascii="Cambria Math" w:hAnsi="Cambria Math"/>
              </w:rPr>
              <m:t>bc</m:t>
            </m:r>
          </m:sub>
        </m:sSub>
      </m:oMath>
      <w:r>
        <w:rPr/>
        <w:t xml:space="preserve"> là ngày báo cáo, </w:t>
      </w:r>
      <m:oMath>
        <m:sSubSup>
          <m:e>
            <m:r>
              <w:rPr>
                <w:rFonts w:ascii="Cambria Math" w:hAnsi="Cambria Math"/>
              </w:rPr>
              <m:t>t</m:t>
            </m:r>
          </m:e>
          <m:sub>
            <m:r>
              <w:rPr>
                <w:rFonts w:ascii="Cambria Math" w:hAnsi="Cambria Math"/>
              </w:rPr>
              <m:t>obs</m:t>
            </m:r>
          </m:sub>
          <m:sup>
            <m:r>
              <w:rPr>
                <w:rFonts w:ascii="Cambria Math" w:hAnsi="Cambria Math"/>
              </w:rPr>
              <m:t>T2</m:t>
            </m:r>
          </m:sup>
        </m:sSubSup>
      </m:oMath>
      <w:r>
        <w:rPr/>
        <w:t xml:space="preserve"> là ngày quan sát của trái phiếu tăng vốn có quyền chọn và </w:t>
      </w:r>
      <m:oMath>
        <m:sSubSup>
          <m:e>
            <m:r>
              <w:rPr>
                <w:rFonts w:ascii="Cambria Math" w:hAnsi="Cambria Math"/>
              </w:rPr>
              <m:t>t</m:t>
            </m:r>
          </m:e>
          <m:sub>
            <m:r>
              <w:rPr>
                <w:rFonts w:ascii="Cambria Math" w:hAnsi="Cambria Math"/>
              </w:rPr>
              <m:t>obs</m:t>
            </m:r>
          </m:sub>
          <m:sup>
            <m:r>
              <w:rPr>
                <w:rFonts w:ascii="Cambria Math" w:hAnsi="Cambria Math"/>
              </w:rPr>
              <m:t>thg</m:t>
            </m:r>
          </m:sup>
        </m:sSubSup>
      </m:oMath>
      <w:r>
        <w:rPr/>
        <w:t xml:space="preserve"> của trái phiếu không tăng vốn có quyền chọn.</w:t>
      </w:r>
    </w:p>
    <w:p>
      <w:pPr>
        <w:jc w:val="both"/>
      </w:pPr>
      <m:oMath>
        <m:sSub>
          <m:e>
            <m:r>
              <w:rPr>
                <w:rFonts w:ascii="Cambria Math" w:hAnsi="Cambria Math"/>
              </w:rPr>
              <m:t>T</m:t>
            </m:r>
          </m:e>
          <m:sub>
            <m:r>
              <w:rPr>
                <w:rFonts w:ascii="Cambria Math" w:hAnsi="Cambria Math"/>
              </w:rPr>
              <m:t>1</m:t>
            </m:r>
          </m:sub>
        </m:sSub>
      </m:oMath>
      <w:r>
        <w:rPr/>
        <w:t xml:space="preserve"> là </w:t>
      </w:r>
      <w:r>
        <w:rPr>
          <w:b/>
        </w:rPr>
        <w:t xml:space="preserve">lần gần nhất mà cả hai tầng đều có quan sát tươi</w:t>
      </w:r>
      <w:r>
        <w:rPr/>
        <w:t xml:space="preserve">, tính lùi từ ngày báo cáo. Ràng buộc </w:t>
      </w:r>
      <m:oMath>
        <m:sSub>
          <m:e>
            <m:r>
              <w:rPr>
                <w:rFonts w:ascii="Cambria Math" w:hAnsi="Cambria Math"/>
              </w:rPr>
              <m:t>T</m:t>
            </m:r>
          </m:e>
          <m:sub>
            <m:r>
              <w:rPr>
                <w:rFonts w:ascii="Cambria Math" w:hAnsi="Cambria Math"/>
              </w:rPr>
              <m:t>1</m:t>
            </m:r>
          </m:sub>
        </m:sSub>
        <m:r>
          <w:rPr>
            <w:rFonts w:ascii="Cambria Math" w:hAnsi="Cambria Math"/>
          </w:rPr>
          <m:t>≤d</m:t>
        </m:r>
      </m:oMath>
      <w:r>
        <w:rPr/>
        <w:t xml:space="preserve"> tránh việc bảng mở đầu ở một tháng chỉ có </w:t>
      </w:r>
      <m:oMath>
        <m:r>
          <w:rPr>
            <w:rFonts w:ascii="Cambria Math" w:hAnsi="Cambria Math"/>
          </w:rPr>
          <m:t>OAS</m:t>
        </m:r>
      </m:oMath>
      <w:r>
        <w:rPr/>
        <w:t xml:space="preserve"> mới trong khi </w:t>
      </w:r>
      <m:oMath>
        <m:r>
          <w:rPr>
            <w:rFonts w:ascii="Cambria Math" w:hAnsi="Cambria Math"/>
          </w:rPr>
          <m:t>δ</m:t>
        </m:r>
      </m:oMath>
      <w:r>
        <w:rPr/>
        <w:t xml:space="preserve"> phải bê từ tháng cũ — tức ghép một tầng tươi với một tầng ôi.</w:t>
      </w:r>
    </w:p>
    <w:p>
      <w:pPr>
        <w:pStyle w:val="TLXDMHBullet1"/>
      </w:pPr>
      <w:r>
        <w:rPr/>
        <w:t xml:space="preserve">Ngày báo cáo là </w:t>
      </w:r>
      <w:r>
        <w:rPr>
          <w:b/>
        </w:rPr>
        <w:t xml:space="preserve">tham số động</w:t>
      </w:r>
      <w:r>
        <w:rPr/>
        <w:t xml:space="preserve">: đổi kỳ báo cáo hoặc nạp thêm quan sát thì </w:t>
      </w:r>
      <m:oMath>
        <m:sSub>
          <m:e>
            <m:r>
              <w:rPr>
                <w:rFonts w:ascii="Cambria Math" w:hAnsi="Cambria Math"/>
              </w:rPr>
              <m:t>T</m:t>
            </m:r>
          </m:e>
          <m:sub>
            <m:r>
              <w:rPr>
                <w:rFonts w:ascii="Cambria Math" w:hAnsi="Cambria Math"/>
              </w:rPr>
              <m:t>1</m:t>
            </m:r>
          </m:sub>
        </m:sSub>
      </m:oMath>
      <w:r>
        <w:rPr/>
        <w:t xml:space="preserve"> đổi theo, và cả hai bảng được dựng lại.</w:t>
      </w:r>
    </w:p>
    <w:p>
      <w:pPr>
        <w:pStyle w:val="TLXDMHBullet1"/>
      </w:pPr>
      <w:r>
        <w:rPr/>
        <w:t xml:space="preserve">Quan sát nằm </w:t>
      </w:r>
      <w:r>
        <w:rPr>
          <w:b/>
        </w:rPr>
        <w:t xml:space="preserve">trước</w:t>
      </w:r>
      <w:r>
        <w:rPr/>
        <w:t xml:space="preserve"> </w:t>
      </w:r>
      <m:oMath>
        <m:sSub>
          <m:e>
            <m:r>
              <w:rPr>
                <w:rFonts w:ascii="Cambria Math" w:hAnsi="Cambria Math"/>
              </w:rPr>
              <m:t>T</m:t>
            </m:r>
          </m:e>
          <m:sub>
            <m:r>
              <w:rPr>
                <w:rFonts w:ascii="Cambria Math" w:hAnsi="Cambria Math"/>
              </w:rPr>
              <m:t>1</m:t>
            </m:r>
          </m:sub>
        </m:sSub>
      </m:oMath>
      <w:r>
        <w:rPr/>
        <w:t xml:space="preserve"> vẫn được dò và vẫn lưu lại để đối chiếu, nhưng không đưa vào bảng tháng. Cần đọc chúng một cách thận trọng: </w:t>
      </w:r>
      <m:oMath>
        <m:r>
          <w:rPr>
            <w:rFonts w:ascii="Cambria Math" w:hAnsi="Cambria Math"/>
          </w:rPr>
          <m:t>δ</m:t>
        </m:r>
      </m:oMath>
      <w:r>
        <w:rPr/>
        <w:t xml:space="preserve"> của các quan sát đó dò trên nền đường cong nhóm trần vì tháng ấy chưa có </w:t>
      </w:r>
      <m:oMath>
        <m:r>
          <w:rPr>
            <w:rFonts w:ascii="Cambria Math" w:hAnsi="Cambria Math"/>
          </w:rPr>
          <m:t>OAS</m:t>
        </m:r>
      </m:oMath>
      <w:r>
        <w:rPr/>
        <w:t xml:space="preserve">, nên </w:t>
      </w:r>
      <w:r>
        <w:rPr>
          <w:b/>
        </w:rPr>
        <w:t xml:space="preserve">không so sánh được</w:t>
      </w:r>
      <w:r>
        <w:rPr/>
        <w:t xml:space="preserve"> với </w:t>
      </w:r>
      <m:oMath>
        <m:r>
          <w:rPr>
            <w:rFonts w:ascii="Cambria Math" w:hAnsi="Cambria Math"/>
          </w:rPr>
          <m:t>δ</m:t>
        </m:r>
      </m:oMath>
      <w:r>
        <w:rPr/>
        <w:t xml:space="preserve"> từ </w:t>
      </w:r>
      <m:oMath>
        <m:sSub>
          <m:e>
            <m:r>
              <w:rPr>
                <w:rFonts w:ascii="Cambria Math" w:hAnsi="Cambria Math"/>
              </w:rPr>
              <m:t>T</m:t>
            </m:r>
          </m:e>
          <m:sub>
            <m:r>
              <w:rPr>
                <w:rFonts w:ascii="Cambria Math" w:hAnsi="Cambria Math"/>
              </w:rPr>
              <m:t>1</m:t>
            </m:r>
          </m:sub>
        </m:sSub>
      </m:oMath>
      <w:r>
        <w:rPr/>
        <w:t xml:space="preserve"> trở đi — đó là hai đại lượng khác nhau.</w:t>
      </w:r>
    </w:p>
    <w:p>
      <w:pPr>
        <w:pStyle w:val="TLXDMHBullet1"/>
      </w:pPr>
      <w:r>
        <w:rPr/>
        <w:t xml:space="preserve">Không có quan sát trái phiếu không tăng vốn nào trước </w:t>
      </w:r>
      <m:oMath>
        <m:r>
          <w:rPr>
            <w:rFonts w:ascii="Cambria Math" w:hAnsi="Cambria Math"/>
          </w:rPr>
          <m:t>d</m:t>
        </m:r>
      </m:oMath>
      <w:r>
        <w:rPr/>
        <w:t xml:space="preserve"> thì mô hình </w:t>
      </w:r>
      <w:r>
        <w:rPr>
          <w:b/>
        </w:rPr>
        <w:t xml:space="preserve">dừng và báo lỗi</w:t>
      </w:r>
      <w:r>
        <w:rPr/>
        <w:t xml:space="preserve">, thay vì lặng lẽ lùi về </w:t>
      </w:r>
      <m:oMath>
        <m:r>
          <w:rPr>
            <w:rFonts w:ascii="Cambria Math" w:hAnsi="Cambria Math"/>
          </w:rPr>
          <m:t>δ</m:t>
        </m:r>
      </m:oMath>
      <w:r>
        <w:rPr/>
        <w:t xml:space="preserve"> trên đường cong nhóm trần.</w:t>
      </w:r>
    </w:p>
    <w:p>
      <w:pPr>
        <w:spacing w:after="80"/>
      </w:pPr>
      <w:r>
        <w:rPr>
          <w:b/>
        </w:rPr>
        <w:t xml:space="preserve">f) Áp dụng vào định giá và ứng xử dưới kịch bản cú sốc</w:t>
      </w:r>
    </w:p>
    <w:p>
      <w:pPr>
        <w:jc w:val="both"/>
      </w:pPr>
      <w:r>
        <w:rPr/>
        <w:t xml:space="preserve">Tại kỳ báo cáo, mỗi trái phiếu tra ra giá trị </w:t>
      </w:r>
      <m:oMath>
        <m:r>
          <w:rPr>
            <w:rFonts w:ascii="Cambria Math" w:hAnsi="Cambria Math"/>
          </w:rPr>
          <m:t>OAS</m:t>
        </m:r>
      </m:oMath>
      <w:r>
        <w:rPr/>
        <w:t xml:space="preserve"> của tháng báo cáo, và nếu là trái phiếu tăng vốn thì tra thêm </w:t>
      </w:r>
      <m:oMath>
        <m:r>
          <w:rPr>
            <w:rFonts w:ascii="Cambria Math" w:hAnsi="Cambria Math"/>
          </w:rPr>
          <m:t>δ</m:t>
        </m:r>
      </m:oMath>
      <w:r>
        <w:rPr/>
        <w:t xml:space="preserve">. Hai chân được định giá trên </w:t>
      </w:r>
      <w:r>
        <w:rPr>
          <w:b/>
        </w:rPr>
        <w:t xml:space="preserve">hai cây khác nhau</w:t>
      </w:r>
      <w:r>
        <w:rPr/>
        <w:t xml:space="preserve"> theo bảng bốn tổ hợp ở đầu mục.</w:t>
      </w:r>
    </w:p>
    <w:p>
      <w:pPr>
        <w:jc w:val="both"/>
      </w:pPr>
      <w:r>
        <w:rPr>
          <w:b/>
        </w:rPr>
        <w:t xml:space="preserve">Hai cây dùng chung hình học lưới.</w:t>
      </w:r>
      <w:r>
        <w:rPr/>
        <w:t xml:space="preserve"> Lưới thời gian, bước lưới không gian </w:t>
      </w:r>
      <m:oMath>
        <m:r>
          <w:rPr>
            <w:rFonts w:ascii="Cambria Math" w:hAnsi="Cambria Math"/>
          </w:rPr>
          <m:t>Δ</m:t>
        </m:r>
        <m:sSub>
          <m:e>
            <m:r>
              <w:rPr>
                <w:rFonts w:ascii="Cambria Math" w:hAnsi="Cambria Math"/>
              </w:rPr>
              <m:t>x</m:t>
            </m:r>
          </m:e>
          <m:sub>
            <m:r>
              <w:rPr>
                <w:rFonts w:ascii="Cambria Math" w:hAnsi="Cambria Math"/>
              </w:rPr>
              <m:t>i</m:t>
            </m:r>
          </m:sub>
        </m:sSub>
      </m:oMath>
      <w:r>
        <w:rPr/>
        <w:t xml:space="preserve">, mức trạng thái và xác suất nhánh chỉ phụ thuộc </w:t>
      </w:r>
      <m:oMath>
        <m:r>
          <w:rPr>
            <w:rFonts w:ascii="Cambria Math" w:hAnsi="Cambria Math"/>
          </w:rPr>
          <m:t>a</m:t>
        </m:r>
      </m:oMath>
      <w:r>
        <w:rPr/>
        <w:t xml:space="preserve">, </w:t>
      </w:r>
      <m:oMath>
        <m:r>
          <w:rPr>
            <w:rFonts w:ascii="Cambria Math" w:hAnsi="Cambria Math"/>
          </w:rPr>
          <m:t>σ</m:t>
        </m:r>
      </m:oMath>
      <w:r>
        <w:rPr/>
        <w:t xml:space="preserve"> và lưới ngày — </w:t>
      </w:r>
      <w:r>
        <w:rPr>
          <w:b/>
        </w:rPr>
        <w:t xml:space="preserve">không</w:t>
      </w:r>
      <w:r>
        <w:rPr/>
        <w:t xml:space="preserve"> phụ thuộc đường cong. Hai cây vì vậy chỉ khác nhau ở chuỗi </w:t>
      </w:r>
      <m:oMath>
        <m:sSub>
          <m:e>
            <m:r>
              <w:rPr>
                <w:rFonts w:ascii="Cambria Math" w:hAnsi="Cambria Math"/>
              </w:rPr>
              <m:t>φ</m:t>
            </m:r>
          </m:e>
          <m:sub>
            <m:r>
              <w:rPr>
                <w:rFonts w:ascii="Cambria Math" w:hAnsi="Cambria Math"/>
              </w:rPr>
              <m:t>i</m:t>
            </m:r>
          </m:sub>
        </m:sSub>
      </m:oMath>
      <w:r>
        <w:rPr/>
        <w:t xml:space="preserve"> và hệ số chiết khấu từng bước. Nhờ đó sai số rời rạc hoá vẫn triệt tiêu khi lấy hiệu, đúng như khi cả hai chân nằm trên một cây.</w:t>
      </w:r>
    </w:p>
    <w:p>
      <w:pPr>
        <w:jc w:val="both"/>
      </w:pPr>
      <w:r>
        <w:rPr>
          <w:b/>
        </w:rPr>
        <w:t xml:space="preserve">Ý nghĩa của </w:t>
      </w:r>
      <m:oMath>
        <m:r>
          <w:rPr>
            <w:rFonts w:ascii="Cambria Math" w:hAnsi="Cambria Math"/>
          </w:rPr>
          <m:t>Opt</m:t>
        </m:r>
      </m:oMath>
      <w:r>
        <w:rPr>
          <w:b/>
        </w:rPr>
        <w:t xml:space="preserve"> thay đổi, cần nêu rõ.</w:t>
      </w:r>
      <w:r>
        <w:rPr/>
        <w:t xml:space="preserve"> Khi hai chân nằm trên hai đường chiết khấu khác nhau, hiệu </w:t>
      </w:r>
      <m:oMath>
        <m:r>
          <w:rPr>
            <w:rFonts w:ascii="Cambria Math" w:hAnsi="Cambria Math"/>
          </w:rPr>
          <m:t>Opt=</m:t>
        </m:r>
        <m:sSub>
          <m:e>
            <m:r>
              <w:rPr>
                <w:rFonts w:ascii="Cambria Math" w:hAnsi="Cambria Math"/>
              </w:rPr>
              <m:t>V</m:t>
            </m:r>
          </m:e>
          <m:sub>
            <m:r>
              <w:rPr>
                <w:rFonts w:ascii="Cambria Math" w:hAnsi="Cambria Math"/>
              </w:rPr>
              <m:t>opt</m:t>
            </m:r>
          </m:sub>
        </m:sSub>
        <m:r>
          <w:rPr>
            <w:rFonts w:ascii="Cambria Math" w:hAnsi="Cambria Math"/>
          </w:rPr>
          <m:t>−</m:t>
        </m:r>
        <m:sSub>
          <m:e>
            <m:r>
              <w:rPr>
                <w:rFonts w:ascii="Cambria Math" w:hAnsi="Cambria Math"/>
              </w:rPr>
              <m:t>V</m:t>
            </m:r>
          </m:e>
          <m:sub>
            <m:r>
              <w:rPr>
                <w:rFonts w:ascii="Cambria Math" w:hAnsi="Cambria Math"/>
              </w:rPr>
              <m:t>0</m:t>
            </m:r>
          </m:sub>
        </m:sSub>
      </m:oMath>
      <w:r>
        <w:rPr/>
        <w:t xml:space="preserve"> </w:t>
      </w:r>
      <w:r>
        <w:rPr>
          <w:b/>
        </w:rPr>
        <w:t xml:space="preserve">không còn là giá trị quyền chọn thuần</w:t>
      </w:r>
      <w:r>
        <w:rPr/>
        <w:t xml:space="preserve">: nó gồm cả giá trị quyền chọn </w:t>
      </w:r>
      <w:r>
        <w:rPr>
          <w:b/>
        </w:rPr>
        <w:t xml:space="preserve">lẫn</w:t>
      </w:r>
      <w:r>
        <w:rPr/>
        <w:t xml:space="preserve"> phần chênh do </w:t>
      </w:r>
      <m:oMath>
        <m:r>
          <w:rPr>
            <w:rFonts w:ascii="Cambria Math" w:hAnsi="Cambria Math"/>
          </w:rPr>
          <m:t>OAS</m:t>
        </m:r>
      </m:oMath>
      <w:r>
        <w:rPr/>
        <w:t xml:space="preserve"> giữa hai đường. Đây là hệ quả có chủ đích của việc chọn đường cong nhóm làm đường cho chân không quyền chọn, không phải sai sót.</w:t>
      </w:r>
    </w:p>
    <w:p>
      <w:pPr>
        <w:pStyle w:val="TLXDMHBullet1"/>
      </w:pPr>
      <w:r>
        <w:rPr/>
        <w:t xml:space="preserve">Hệ quả kỹ thuật: đẳng thức phân rã ở Mục 2.3.2 (h) — </w:t>
      </w:r>
      <m:oMath>
        <m:r>
          <w:rPr>
            <w:rFonts w:ascii="Cambria Math" w:hAnsi="Cambria Math"/>
          </w:rPr>
          <m:t>full</m:t>
        </m:r>
      </m:oMath>
      <w:r>
        <w:rPr/>
        <w:t xml:space="preserve"> bằng </w:t>
      </w:r>
      <m:oMath>
        <m:r>
          <w:rPr>
            <w:rFonts w:ascii="Cambria Math" w:hAnsi="Cambria Math"/>
          </w:rPr>
          <m:t>straight</m:t>
        </m:r>
      </m:oMath>
      <w:r>
        <w:rPr/>
        <w:t xml:space="preserve"> cộng sàn trừ trần trừ call cộng put cộng tương tác — chỉ còn đúng </w:t>
      </w:r>
      <w:r>
        <w:rPr>
          <w:b/>
        </w:rPr>
        <w:t xml:space="preserve">trên một đường</w:t>
      </w:r>
      <w:r>
        <w:rPr/>
        <w:t xml:space="preserve">. Không được ghép </w:t>
      </w:r>
      <m:oMath>
        <m:r>
          <w:rPr>
            <w:rFonts w:ascii="Cambria Math" w:hAnsi="Cambria Math"/>
          </w:rPr>
          <m:t>Opt</m:t>
        </m:r>
      </m:oMath>
      <w:r>
        <w:rPr/>
        <w:t xml:space="preserve"> tính theo hai đường với các cấu phần của phép phân rã một đường.</w:t>
      </w:r>
    </w:p>
    <w:p>
      <w:pPr>
        <w:jc w:val="both"/>
      </w:pPr>
      <w:r>
        <w:rPr>
          <w:b/>
        </w:rPr>
        <w:t xml:space="preserve">Dưới kịch bản cú sốc lãi suất, cú sốc tác động lên đường cong LSCK của phân nhóm; cả </w:t>
      </w:r>
      <m:oMath>
        <m:r>
          <w:rPr>
            <w:rFonts w:ascii="Cambria Math" w:hAnsi="Cambria Math"/>
          </w:rPr>
          <m:t>OAS</m:t>
        </m:r>
      </m:oMath>
      <w:r>
        <w:rPr>
          <w:b/>
        </w:rPr>
        <w:t xml:space="preserve"> và </w:t>
      </w:r>
      <m:oMath>
        <m:r>
          <w:rPr>
            <w:rFonts w:ascii="Cambria Math" w:hAnsi="Cambria Math"/>
          </w:rPr>
          <m:t>δ</m:t>
        </m:r>
      </m:oMath>
      <w:r>
        <w:rPr>
          <w:b/>
        </w:rPr>
        <w:t xml:space="preserve"> giữ nguyên.</w:t>
      </w:r>
      <w:r>
        <w:rPr/>
        <w:t xml:space="preserve"> Lý do:</w:t>
      </w:r>
    </w:p>
    <w:p>
      <w:pPr>
        <w:pStyle w:val="TLXDMHBullet1"/>
      </w:pPr>
      <w:r>
        <w:rPr/>
        <w:t xml:space="preserve">Cú sốc theo Thông tư 83 là cú sốc </w:t>
      </w:r>
      <w:r>
        <w:rPr>
          <w:b/>
        </w:rPr>
        <w:t xml:space="preserve">lãi suất</w:t>
      </w:r>
      <w:r>
        <w:rPr/>
        <w:t xml:space="preserve">, không phải cú sốc rủi ro tín dụng hay rủi ro thanh khoản. Cho </w:t>
      </w:r>
      <m:oMath>
        <m:r>
          <w:rPr>
            <w:rFonts w:ascii="Cambria Math" w:hAnsi="Cambria Math"/>
          </w:rPr>
          <m:t>OAS</m:t>
        </m:r>
      </m:oMath>
      <w:r>
        <w:rPr/>
        <w:t xml:space="preserve"> hoặc </w:t>
      </w:r>
      <m:oMath>
        <m:r>
          <w:rPr>
            <w:rFonts w:ascii="Cambria Math" w:hAnsi="Cambria Math"/>
          </w:rPr>
          <m:t>δ</m:t>
        </m:r>
      </m:oMath>
      <w:r>
        <w:rPr/>
        <w:t xml:space="preserve"> thay đổi theo kịch bản là trộn lẫn các loại rủi ro khác nhau.</w:t>
      </w:r>
    </w:p>
    <w:p>
      <w:pPr>
        <w:pStyle w:val="TLXDMHBullet1"/>
      </w:pPr>
      <w:r>
        <w:rPr/>
        <w:t xml:space="preserve">Về mặt cơ học: cú sốc đi vào đường cong nhóm, làm đổi </w:t>
      </w:r>
      <m:oMath>
        <m:sSub>
          <m:e>
            <m:r>
              <w:rPr>
                <w:rFonts w:ascii="Cambria Math" w:hAnsi="Cambria Math"/>
              </w:rPr>
              <m:t>φ</m:t>
            </m:r>
          </m:e>
          <m:sub>
            <m:r>
              <w:rPr>
                <w:rFonts w:ascii="Cambria Math" w:hAnsi="Cambria Math"/>
              </w:rPr>
              <m:t>i</m:t>
            </m:r>
          </m:sub>
        </m:sSub>
      </m:oMath>
      <w:r>
        <w:rPr/>
        <w:t xml:space="preserve"> qua bước khớp drift ở CT-21, nên đổi toàn bộ mức lãi suất của </w:t>
      </w:r>
      <w:r>
        <w:rPr>
          <w:b/>
        </w:rPr>
        <w:t xml:space="preserve">cả hai</w:t>
      </w:r>
      <w:r>
        <w:rPr/>
        <w:t xml:space="preserve"> cây. Hai lượng dịch nằm ở một tầng khác — tầng biến trạng thái — nên các tác động cộng lại một cách tự nhiên, không cần xử lý đặc biệt.</w:t>
      </w:r>
    </w:p>
    <w:p>
      <w:pPr>
        <w:jc w:val="both"/>
      </w:pPr>
      <w:r>
        <w:rPr/>
        <w:t xml:space="preserve">Nhờ vậy chênh lệch giá trị kinh tế giữa kịch bản sốc và kịch bản cơ sở vẫn sạch sai số rời rạc hoá, và phần bù giữ đúng vai trò của nó là một đặc trưng tín dụng của trái phiếu chứ không phải một biến phản ứng với lãi suất.</w:t>
      </w:r>
    </w:p>
    <w:p w14:paraId="49298391" w14:textId="2F702FE7" w:rsidR="00BE6652" w:rsidRDefault="00BE6652" w:rsidP="00BE6652">
      <w:pPr>
        <w:pStyle w:val="TLXDMHHeading30"/>
      </w:pPr>
      <w:del w:id="952" w:author="Quant Department - HO" w:date="2026-08-28T16:41:00Z" w16du:dateUtc="2026-08-28T09:41:00Z">
        <w:r w:rsidDel="0077784D">
          <w:delText>Công thứ</w:delText>
        </w:r>
      </w:del>
      <w:ins w:id="953" w:author="Quant Department - HO" w:date="2026-08-28T16:41:00Z" w16du:dateUtc="2026-08-28T09:41:00Z">
        <w:r w:rsidR="0077784D">
          <w:t>Đ</w:t>
        </w:r>
      </w:ins>
      <w:del w:id="954" w:author="Quant Department - HO" w:date="2026-08-28T16:41:00Z" w16du:dateUtc="2026-08-28T09:41:00Z">
        <w:r w:rsidDel="0077784D">
          <w:delText>c đ</w:delText>
        </w:r>
      </w:del>
      <w:r>
        <w:t xml:space="preserve">ịnh giá quyền chọn </w:t>
      </w:r>
      <w:del w:id="955" w:author="Quant Department - HO" w:date="2026-09-16T09:06:00Z" w16du:dateUtc="2026-09-16T02:06:00Z">
        <w:r w:rsidDel="00ED1D57">
          <w:delText>nhúng</w:delText>
        </w:r>
      </w:del>
      <w:ins w:id="956" w:author="Quant Department - HO" w:date="2026-09-16T09:06:00Z" w16du:dateUtc="2026-09-16T02:06:00Z">
        <w:r w:rsidR="00ED1D57">
          <w:t>đính kèm</w:t>
        </w:r>
      </w:ins>
      <w:r>
        <w:t xml:space="preserve"> trong trái phiếu theo </w:t>
      </w:r>
      <w:del w:id="957" w:author="Quant Department - HO" w:date="2026-08-28T16:42:00Z" w16du:dateUtc="2026-08-28T09:42:00Z">
        <w:r w:rsidDel="008D655A">
          <w:delText xml:space="preserve">các </w:delText>
        </w:r>
      </w:del>
      <w:ins w:id="958" w:author="Quant Department - HO" w:date="2026-08-28T16:42:00Z" w16du:dateUtc="2026-08-28T09:42:00Z">
        <w:r w:rsidR="008D655A">
          <w:t xml:space="preserve">từng </w:t>
        </w:r>
      </w:ins>
      <w:r>
        <w:t>kịch bản</w:t>
      </w:r>
      <w:ins w:id="959" w:author="Quant Department - HO" w:date="2026-08-28T16:42:00Z" w16du:dateUtc="2026-08-28T09:42:00Z">
        <w:r w:rsidR="008D655A">
          <w:t xml:space="preserve"> cú sốc</w:t>
        </w:r>
      </w:ins>
      <w:r>
        <w:t xml:space="preserve"> lãi suất</w:t>
      </w:r>
    </w:p>
    <w:p w14:paraId="3AC8EAB6" w14:textId="77777777" w:rsidR="00BE6652" w:rsidRPr="007268E7" w:rsidRDefault="00BE6652" w:rsidP="00BE6652">
      <w:r w:rsidRPr="007268E7">
        <w:t>Theo quy định tại Thông tư 83 IRRBB, các kịch bản cú sốc lãi suất bao gồm 6 dạng chính:</w:t>
      </w:r>
    </w:p>
    <w:tbl>
      <w:tblPr>
        <w:tblStyle w:val="TLXDMHTable0"/>
        <w:tblW w:w="9990" w:type="dxa"/>
        <w:tblLook w:val="04A0" w:firstRow="1" w:lastRow="0" w:firstColumn="1" w:lastColumn="0" w:noHBand="0" w:noVBand="1"/>
        <w:tblPrChange w:id="960" w:author="Quant Department - HO" w:date="2026-08-28T15:43:00Z" w16du:dateUtc="2026-08-28T08:43:00Z">
          <w:tblPr>
            <w:tblStyle w:val="TLXDMHTable0"/>
            <w:tblW w:w="9990" w:type="dxa"/>
            <w:tblLook w:val="04A0" w:firstRow="1" w:lastRow="0" w:firstColumn="1" w:lastColumn="0" w:noHBand="0" w:noVBand="1"/>
          </w:tblPr>
        </w:tblPrChange>
      </w:tblPr>
      <w:tblGrid>
        <w:gridCol w:w="2552"/>
        <w:gridCol w:w="7438"/>
        <w:tblGridChange w:id="961">
          <w:tblGrid>
            <w:gridCol w:w="2070"/>
            <w:gridCol w:w="482"/>
            <w:gridCol w:w="7438"/>
          </w:tblGrid>
        </w:tblGridChange>
      </w:tblGrid>
      <w:tr w:rsidR="00BE6652" w:rsidRPr="00094BD4" w14:paraId="10A8F1FE" w14:textId="77777777" w:rsidTr="00A043BC">
        <w:tc>
          <w:tcPr>
            <w:tcW w:w="2552" w:type="dxa"/>
            <w:tcPrChange w:id="962" w:author="Quant Department - HO" w:date="2026-08-28T15:43:00Z" w16du:dateUtc="2026-08-28T08:43:00Z">
              <w:tcPr>
                <w:tcW w:w="2070" w:type="dxa"/>
              </w:tcPr>
            </w:tcPrChange>
          </w:tcPr>
          <w:p w14:paraId="48E1258D" w14:textId="1B9EB1DA" w:rsidR="00BE6652" w:rsidRPr="00F509ED" w:rsidRDefault="00BE6652" w:rsidP="008F60D2">
            <w:pPr>
              <w:rPr>
                <w:b/>
                <w:bCs/>
              </w:rPr>
            </w:pPr>
            <w:r w:rsidRPr="00F509ED">
              <w:rPr>
                <w:b/>
                <w:bCs/>
              </w:rPr>
              <w:t xml:space="preserve">Parallel </w:t>
            </w:r>
            <w:ins w:id="963" w:author="Quant Department - HO" w:date="2026-08-28T15:43:00Z" w16du:dateUtc="2026-08-28T08:43:00Z">
              <w:r w:rsidR="007129BB">
                <w:rPr>
                  <w:b/>
                  <w:bCs/>
                </w:rPr>
                <w:t xml:space="preserve">Shock </w:t>
              </w:r>
            </w:ins>
            <w:r w:rsidRPr="00F509ED">
              <w:rPr>
                <w:b/>
                <w:bCs/>
              </w:rPr>
              <w:t>Up</w:t>
            </w:r>
          </w:p>
        </w:tc>
        <w:tc>
          <w:tcPr>
            <w:tcW w:w="7438" w:type="dxa"/>
            <w:tcPrChange w:id="964" w:author="Quant Department - HO" w:date="2026-08-28T15:43:00Z" w16du:dateUtc="2026-08-28T08:43:00Z">
              <w:tcPr>
                <w:tcW w:w="7920" w:type="dxa"/>
                <w:gridSpan w:val="2"/>
              </w:tcPr>
            </w:tcPrChange>
          </w:tcPr>
          <w:p w14:paraId="006A7F79" w14:textId="0B6A5C28" w:rsidR="00BE6652" w:rsidRDefault="00BE6652" w:rsidP="008F60D2">
            <w:del w:id="965" w:author="Quant Department - HO" w:date="2026-08-28T15:43:00Z" w16du:dateUtc="2026-08-28T08:43:00Z">
              <w:r w:rsidDel="007129BB">
                <w:delText>T</w:delText>
              </w:r>
              <w:r w:rsidRPr="00094BD4" w:rsidDel="007129BB">
                <w:delText>ăng song song toàn bộ đường</w:delText>
              </w:r>
            </w:del>
            <w:ins w:id="966" w:author="Quant Department - HO" w:date="2026-08-28T15:43:00Z" w16du:dateUtc="2026-08-28T08:43:00Z">
              <w:r w:rsidR="007129BB">
                <w:t>Cú sốc tăng song song</w:t>
              </w:r>
            </w:ins>
          </w:p>
        </w:tc>
      </w:tr>
      <w:tr w:rsidR="00BE6652" w:rsidRPr="00094BD4" w14:paraId="09241885" w14:textId="77777777" w:rsidTr="00A043BC">
        <w:tc>
          <w:tcPr>
            <w:tcW w:w="2552" w:type="dxa"/>
            <w:tcPrChange w:id="967" w:author="Quant Department - HO" w:date="2026-08-28T15:43:00Z" w16du:dateUtc="2026-08-28T08:43:00Z">
              <w:tcPr>
                <w:tcW w:w="2070" w:type="dxa"/>
              </w:tcPr>
            </w:tcPrChange>
          </w:tcPr>
          <w:p w14:paraId="3C58571F" w14:textId="2E43197A" w:rsidR="00BE6652" w:rsidRPr="00F509ED" w:rsidRDefault="00BE6652" w:rsidP="008F60D2">
            <w:pPr>
              <w:rPr>
                <w:b/>
                <w:bCs/>
              </w:rPr>
            </w:pPr>
            <w:r w:rsidRPr="00F509ED">
              <w:rPr>
                <w:b/>
                <w:bCs/>
              </w:rPr>
              <w:t xml:space="preserve">Parallel </w:t>
            </w:r>
            <w:ins w:id="968" w:author="Quant Department - HO" w:date="2026-08-28T15:43:00Z" w16du:dateUtc="2026-08-28T08:43:00Z">
              <w:r w:rsidR="007129BB">
                <w:rPr>
                  <w:b/>
                  <w:bCs/>
                </w:rPr>
                <w:t xml:space="preserve">Shock </w:t>
              </w:r>
            </w:ins>
            <w:r w:rsidRPr="00F509ED">
              <w:rPr>
                <w:b/>
                <w:bCs/>
              </w:rPr>
              <w:t>Down</w:t>
            </w:r>
          </w:p>
        </w:tc>
        <w:tc>
          <w:tcPr>
            <w:tcW w:w="7438" w:type="dxa"/>
            <w:tcPrChange w:id="969" w:author="Quant Department - HO" w:date="2026-08-28T15:43:00Z" w16du:dateUtc="2026-08-28T08:43:00Z">
              <w:tcPr>
                <w:tcW w:w="7920" w:type="dxa"/>
                <w:gridSpan w:val="2"/>
              </w:tcPr>
            </w:tcPrChange>
          </w:tcPr>
          <w:p w14:paraId="241307EF" w14:textId="7FF8B7F6" w:rsidR="00BE6652" w:rsidRDefault="00BE6652" w:rsidP="008F60D2">
            <w:del w:id="970" w:author="Quant Department - HO" w:date="2026-08-28T15:44:00Z" w16du:dateUtc="2026-08-28T08:44:00Z">
              <w:r w:rsidDel="00771567">
                <w:delText>G</w:delText>
              </w:r>
              <w:r w:rsidRPr="00094BD4" w:rsidDel="00771567">
                <w:delText>iảm song song toàn bộ đường cong</w:delText>
              </w:r>
              <w:r w:rsidRPr="00C725FA" w:rsidDel="00771567">
                <w:delText xml:space="preserve"> </w:delText>
              </w:r>
            </w:del>
            <w:ins w:id="971" w:author="Quant Department - HO" w:date="2026-08-28T15:44:00Z" w16du:dateUtc="2026-08-28T08:44:00Z">
              <w:r w:rsidR="00771567">
                <w:t>Cú sốc giảm song song</w:t>
              </w:r>
            </w:ins>
          </w:p>
        </w:tc>
      </w:tr>
      <w:tr w:rsidR="00BE6652" w:rsidRPr="00094BD4" w14:paraId="7DF7390A" w14:textId="77777777" w:rsidTr="00A043BC">
        <w:tc>
          <w:tcPr>
            <w:tcW w:w="2552" w:type="dxa"/>
            <w:tcPrChange w:id="972" w:author="Quant Department - HO" w:date="2026-08-28T15:43:00Z" w16du:dateUtc="2026-08-28T08:43:00Z">
              <w:tcPr>
                <w:tcW w:w="2070" w:type="dxa"/>
              </w:tcPr>
            </w:tcPrChange>
          </w:tcPr>
          <w:p w14:paraId="48CD5EBD" w14:textId="02F6426E" w:rsidR="00BE6652" w:rsidRPr="00F509ED" w:rsidRDefault="00BE6652" w:rsidP="008F60D2">
            <w:pPr>
              <w:rPr>
                <w:b/>
                <w:bCs/>
              </w:rPr>
            </w:pPr>
            <w:r w:rsidRPr="00F509ED">
              <w:rPr>
                <w:b/>
                <w:bCs/>
              </w:rPr>
              <w:lastRenderedPageBreak/>
              <w:t>Steepener</w:t>
            </w:r>
            <w:ins w:id="973" w:author="Quant Department - HO" w:date="2026-08-28T15:43:00Z" w16du:dateUtc="2026-08-28T08:43:00Z">
              <w:r w:rsidR="00771567">
                <w:rPr>
                  <w:b/>
                  <w:bCs/>
                </w:rPr>
                <w:t xml:space="preserve"> Shock</w:t>
              </w:r>
            </w:ins>
          </w:p>
        </w:tc>
        <w:tc>
          <w:tcPr>
            <w:tcW w:w="7438" w:type="dxa"/>
            <w:tcPrChange w:id="974" w:author="Quant Department - HO" w:date="2026-08-28T15:43:00Z" w16du:dateUtc="2026-08-28T08:43:00Z">
              <w:tcPr>
                <w:tcW w:w="7920" w:type="dxa"/>
                <w:gridSpan w:val="2"/>
              </w:tcPr>
            </w:tcPrChange>
          </w:tcPr>
          <w:p w14:paraId="09B849E3" w14:textId="77777777" w:rsidR="00BE6652" w:rsidRDefault="00BE6652" w:rsidP="008F60D2">
            <w:r>
              <w:t>T</w:t>
            </w:r>
            <w:r w:rsidRPr="00094BD4">
              <w:t>ăng lãi suất dài hạn, giảm ngắn hạn</w:t>
            </w:r>
          </w:p>
        </w:tc>
      </w:tr>
      <w:tr w:rsidR="00BE6652" w:rsidRPr="00094BD4" w14:paraId="4EC62981" w14:textId="77777777" w:rsidTr="00A043BC">
        <w:tc>
          <w:tcPr>
            <w:tcW w:w="2552" w:type="dxa"/>
            <w:tcPrChange w:id="975" w:author="Quant Department - HO" w:date="2026-08-28T15:43:00Z" w16du:dateUtc="2026-08-28T08:43:00Z">
              <w:tcPr>
                <w:tcW w:w="2070" w:type="dxa"/>
              </w:tcPr>
            </w:tcPrChange>
          </w:tcPr>
          <w:p w14:paraId="105441F3" w14:textId="286AF858" w:rsidR="00BE6652" w:rsidRPr="00F509ED" w:rsidRDefault="00BE6652" w:rsidP="008F60D2">
            <w:pPr>
              <w:rPr>
                <w:b/>
                <w:bCs/>
              </w:rPr>
            </w:pPr>
            <w:r w:rsidRPr="00F509ED">
              <w:rPr>
                <w:b/>
                <w:bCs/>
              </w:rPr>
              <w:t>Flattener</w:t>
            </w:r>
            <w:ins w:id="976" w:author="Quant Department - HO" w:date="2026-08-28T15:44:00Z" w16du:dateUtc="2026-08-28T08:44:00Z">
              <w:r w:rsidR="00186D41">
                <w:rPr>
                  <w:b/>
                  <w:bCs/>
                </w:rPr>
                <w:t xml:space="preserve"> Shock</w:t>
              </w:r>
            </w:ins>
          </w:p>
        </w:tc>
        <w:tc>
          <w:tcPr>
            <w:tcW w:w="7438" w:type="dxa"/>
            <w:tcPrChange w:id="977" w:author="Quant Department - HO" w:date="2026-08-28T15:43:00Z" w16du:dateUtc="2026-08-28T08:43:00Z">
              <w:tcPr>
                <w:tcW w:w="7920" w:type="dxa"/>
                <w:gridSpan w:val="2"/>
              </w:tcPr>
            </w:tcPrChange>
          </w:tcPr>
          <w:p w14:paraId="0B72D0EF" w14:textId="77777777" w:rsidR="00BE6652" w:rsidRDefault="00BE6652" w:rsidP="008F60D2">
            <w:r>
              <w:t>G</w:t>
            </w:r>
            <w:r w:rsidRPr="00094BD4">
              <w:t>iảm lãi suất dài hạn, tăng ngắn hạn</w:t>
            </w:r>
            <w:r w:rsidRPr="00C725FA">
              <w:t xml:space="preserve"> </w:t>
            </w:r>
          </w:p>
        </w:tc>
      </w:tr>
      <w:tr w:rsidR="00BE6652" w:rsidRPr="00094BD4" w14:paraId="1CBB727D" w14:textId="77777777" w:rsidTr="00A043BC">
        <w:tc>
          <w:tcPr>
            <w:tcW w:w="2552" w:type="dxa"/>
            <w:tcPrChange w:id="978" w:author="Quant Department - HO" w:date="2026-08-28T15:43:00Z" w16du:dateUtc="2026-08-28T08:43:00Z">
              <w:tcPr>
                <w:tcW w:w="2070" w:type="dxa"/>
              </w:tcPr>
            </w:tcPrChange>
          </w:tcPr>
          <w:p w14:paraId="23331B0C" w14:textId="5AA4B3ED" w:rsidR="00BE6652" w:rsidRPr="00F509ED" w:rsidRDefault="00BE6652" w:rsidP="008F60D2">
            <w:pPr>
              <w:rPr>
                <w:b/>
                <w:bCs/>
              </w:rPr>
            </w:pPr>
            <w:r w:rsidRPr="00F509ED">
              <w:rPr>
                <w:b/>
                <w:bCs/>
              </w:rPr>
              <w:t>Short Rate Shock</w:t>
            </w:r>
            <w:ins w:id="979" w:author="Quant Department - HO" w:date="2026-08-28T15:43:00Z" w16du:dateUtc="2026-08-28T08:43:00Z">
              <w:r w:rsidR="00A043BC">
                <w:rPr>
                  <w:b/>
                  <w:bCs/>
                </w:rPr>
                <w:t xml:space="preserve"> Up</w:t>
              </w:r>
            </w:ins>
          </w:p>
        </w:tc>
        <w:tc>
          <w:tcPr>
            <w:tcW w:w="7438" w:type="dxa"/>
            <w:tcPrChange w:id="980" w:author="Quant Department - HO" w:date="2026-08-28T15:43:00Z" w16du:dateUtc="2026-08-28T08:43:00Z">
              <w:tcPr>
                <w:tcW w:w="7920" w:type="dxa"/>
                <w:gridSpan w:val="2"/>
              </w:tcPr>
            </w:tcPrChange>
          </w:tcPr>
          <w:p w14:paraId="7AA16563" w14:textId="55548C7D" w:rsidR="00BE6652" w:rsidRDefault="00BE6652" w:rsidP="008F60D2">
            <w:del w:id="981" w:author="Quant Department - HO" w:date="2026-08-28T15:44:00Z" w16du:dateUtc="2026-08-28T08:44:00Z">
              <w:r w:rsidDel="00186D41">
                <w:delText>C</w:delText>
              </w:r>
              <w:r w:rsidRPr="00094BD4" w:rsidDel="00186D41">
                <w:delText>ú sốc mạnh ở kỳ hạn ngắn</w:delText>
              </w:r>
              <w:r w:rsidRPr="00C725FA" w:rsidDel="00186D41">
                <w:delText xml:space="preserve"> </w:delText>
              </w:r>
            </w:del>
            <w:ins w:id="982" w:author="Quant Department - HO" w:date="2026-08-28T15:44:00Z" w16du:dateUtc="2026-08-28T08:44:00Z">
              <w:r w:rsidR="00186D41">
                <w:t xml:space="preserve">Tăng </w:t>
              </w:r>
            </w:ins>
            <w:ins w:id="983" w:author="Quant Department - HO" w:date="2026-08-28T15:45:00Z" w16du:dateUtc="2026-08-28T08:45:00Z">
              <w:r w:rsidR="00186D41">
                <w:t>lãi suất ngắn hạn</w:t>
              </w:r>
            </w:ins>
          </w:p>
        </w:tc>
      </w:tr>
      <w:tr w:rsidR="00BE6652" w:rsidRPr="00094BD4" w14:paraId="33E1695E" w14:textId="77777777" w:rsidTr="00A043BC">
        <w:tc>
          <w:tcPr>
            <w:tcW w:w="2552" w:type="dxa"/>
            <w:tcPrChange w:id="984" w:author="Quant Department - HO" w:date="2026-08-28T15:43:00Z" w16du:dateUtc="2026-08-28T08:43:00Z">
              <w:tcPr>
                <w:tcW w:w="2070" w:type="dxa"/>
              </w:tcPr>
            </w:tcPrChange>
          </w:tcPr>
          <w:p w14:paraId="5E23F20F" w14:textId="09AAD6C3" w:rsidR="00BE6652" w:rsidRPr="00F509ED" w:rsidRDefault="00BE6652" w:rsidP="008F60D2">
            <w:pPr>
              <w:rPr>
                <w:b/>
                <w:bCs/>
              </w:rPr>
            </w:pPr>
            <w:del w:id="985" w:author="Quant Department - HO" w:date="2026-08-28T15:45:00Z" w16du:dateUtc="2026-08-28T08:45:00Z">
              <w:r w:rsidRPr="00F509ED" w:rsidDel="00186D41">
                <w:rPr>
                  <w:b/>
                  <w:bCs/>
                </w:rPr>
                <w:delText>Long</w:delText>
              </w:r>
            </w:del>
            <w:ins w:id="986" w:author="Quant Department - HO" w:date="2026-08-28T15:45:00Z" w16du:dateUtc="2026-08-28T08:45:00Z">
              <w:r w:rsidR="00186D41">
                <w:rPr>
                  <w:b/>
                  <w:bCs/>
                </w:rPr>
                <w:t>Short</w:t>
              </w:r>
            </w:ins>
            <w:r w:rsidRPr="00F509ED">
              <w:rPr>
                <w:b/>
                <w:bCs/>
              </w:rPr>
              <w:t xml:space="preserve"> Rate Shock</w:t>
            </w:r>
            <w:ins w:id="987" w:author="Quant Department - HO" w:date="2026-08-28T15:45:00Z" w16du:dateUtc="2026-08-28T08:45:00Z">
              <w:r w:rsidR="00186D41">
                <w:rPr>
                  <w:b/>
                  <w:bCs/>
                </w:rPr>
                <w:t xml:space="preserve"> Down</w:t>
              </w:r>
            </w:ins>
          </w:p>
        </w:tc>
        <w:tc>
          <w:tcPr>
            <w:tcW w:w="7438" w:type="dxa"/>
            <w:tcPrChange w:id="988" w:author="Quant Department - HO" w:date="2026-08-28T15:43:00Z" w16du:dateUtc="2026-08-28T08:43:00Z">
              <w:tcPr>
                <w:tcW w:w="7920" w:type="dxa"/>
                <w:gridSpan w:val="2"/>
              </w:tcPr>
            </w:tcPrChange>
          </w:tcPr>
          <w:p w14:paraId="240A22AF" w14:textId="6C7BCF95" w:rsidR="00BE6652" w:rsidRDefault="00BE6652" w:rsidP="008F60D2">
            <w:del w:id="989" w:author="Quant Department - HO" w:date="2026-08-28T15:45:00Z" w16du:dateUtc="2026-08-28T08:45:00Z">
              <w:r w:rsidDel="00186D41">
                <w:delText>C</w:delText>
              </w:r>
              <w:r w:rsidRPr="00094BD4" w:rsidDel="00186D41">
                <w:delText>ú sốc mạnh ở kỳ hạn dài</w:delText>
              </w:r>
              <w:r w:rsidRPr="00C725FA" w:rsidDel="00186D41">
                <w:delText xml:space="preserve"> </w:delText>
              </w:r>
            </w:del>
            <w:ins w:id="990" w:author="Quant Department - HO" w:date="2026-08-28T15:45:00Z" w16du:dateUtc="2026-08-28T08:45:00Z">
              <w:r w:rsidR="00186D41">
                <w:t>Giảm lãi suất ngắn hạn</w:t>
              </w:r>
            </w:ins>
          </w:p>
        </w:tc>
      </w:tr>
    </w:tbl>
    <w:p w14:paraId="69941429" w14:textId="77777777" w:rsidR="00BE6652" w:rsidRPr="003E4486" w:rsidRDefault="00BE6652" w:rsidP="00BE6652">
      <w:pPr>
        <w:spacing w:before="100" w:beforeAutospacing="1" w:after="100" w:afterAutospacing="1"/>
        <w:jc w:val="left"/>
        <w:rPr>
          <w:rFonts w:eastAsia="Times New Roman" w:cs="Times New Roman"/>
        </w:rPr>
      </w:pPr>
      <w:r w:rsidRPr="003E4486">
        <w:rPr>
          <w:rFonts w:eastAsia="Times New Roman" w:cs="Times New Roman"/>
        </w:rPr>
        <w:t xml:space="preserve">Đối với mỗi kịch bản cú sốc lãi suất </w:t>
      </w:r>
      <m:oMath>
        <m:r>
          <w:rPr>
            <w:rFonts w:ascii="Cambria Math" w:eastAsia="Times New Roman" w:hAnsi="Cambria Math" w:cs="Times New Roman"/>
          </w:rPr>
          <m:t>s</m:t>
        </m:r>
      </m:oMath>
      <w:r w:rsidRPr="003E4486">
        <w:rPr>
          <w:rFonts w:eastAsia="Times New Roman" w:cs="Times New Roman"/>
        </w:rPr>
        <w:t>, đường cong lãi suất được điều chỉnh từ đường cong cơ sở:</w:t>
      </w:r>
    </w:p>
    <w:p w14:paraId="70D66100" w14:textId="77777777" w:rsidR="00BE6652" w:rsidRPr="003E4486" w:rsidRDefault="00000000" w:rsidP="00BE6652">
      <w:pPr>
        <w:spacing w:before="0" w:after="0"/>
        <w:jc w:val="left"/>
        <w:rPr>
          <w:rFonts w:eastAsia="Times New Roman" w:cs="Times New Roman"/>
        </w:rPr>
      </w:pPr>
      <m:oMathPara>
        <m:oMath>
          <m:sSup>
            <m:sSupPr>
              <m:ctrlPr>
                <w:rPr>
                  <w:rFonts w:ascii="Cambria Math" w:eastAsia="Times New Roman" w:hAnsi="Cambria Math" w:cs="Times New Roman"/>
                </w:rPr>
              </m:ctrlPr>
            </m:sSupPr>
            <m:e>
              <m:r>
                <w:rPr>
                  <w:rFonts w:ascii="Cambria Math" w:eastAsia="Times New Roman" w:hAnsi="Cambria Math" w:cs="Times New Roman"/>
                </w:rPr>
                <m:t>R</m:t>
              </m:r>
            </m:e>
            <m:sup>
              <m:d>
                <m:dPr>
                  <m:ctrlPr>
                    <w:rPr>
                      <w:rFonts w:ascii="Cambria Math" w:eastAsia="Times New Roman" w:hAnsi="Cambria Math" w:cs="Times New Roman"/>
                    </w:rPr>
                  </m:ctrlPr>
                </m:dPr>
                <m:e>
                  <m:r>
                    <w:rPr>
                      <w:rFonts w:ascii="Cambria Math" w:eastAsia="Times New Roman" w:hAnsi="Cambria Math" w:cs="Times New Roman"/>
                    </w:rPr>
                    <m:t>s</m:t>
                  </m:r>
                </m:e>
              </m:d>
            </m:sup>
          </m:sSup>
          <m:r>
            <w:rPr>
              <w:rFonts w:ascii="Cambria Math" w:eastAsia="Times New Roman" w:hAnsi="Cambria Math" w:cs="Times New Roman"/>
            </w:rPr>
            <m:t>(0,T)=</m:t>
          </m:r>
          <m:sSup>
            <m:sSupPr>
              <m:ctrlPr>
                <w:rPr>
                  <w:rFonts w:ascii="Cambria Math" w:eastAsia="Times New Roman" w:hAnsi="Cambria Math" w:cs="Times New Roman"/>
                </w:rPr>
              </m:ctrlPr>
            </m:sSupPr>
            <m:e>
              <m:r>
                <w:rPr>
                  <w:rFonts w:ascii="Cambria Math" w:eastAsia="Times New Roman" w:hAnsi="Cambria Math" w:cs="Times New Roman"/>
                </w:rPr>
                <m:t>R</m:t>
              </m:r>
            </m:e>
            <m:sup>
              <m:r>
                <m:rPr>
                  <m:nor/>
                </m:rPr>
                <w:rPr>
                  <w:rFonts w:eastAsia="Times New Roman" w:cs="Times New Roman"/>
                </w:rPr>
                <m:t>base</m:t>
              </m:r>
            </m:sup>
          </m:sSup>
          <m:r>
            <w:rPr>
              <w:rFonts w:ascii="Cambria Math" w:eastAsia="Times New Roman" w:hAnsi="Cambria Math" w:cs="Times New Roman"/>
            </w:rPr>
            <m:t>(0,T)+</m:t>
          </m:r>
          <m:r>
            <m:rPr>
              <m:sty m:val="p"/>
            </m:rPr>
            <w:rPr>
              <w:rFonts w:ascii="Cambria Math" w:eastAsia="Times New Roman" w:hAnsi="Cambria Math" w:cs="Times New Roman"/>
            </w:rPr>
            <m:t>Δ</m:t>
          </m:r>
          <m:sSup>
            <m:sSupPr>
              <m:ctrlPr>
                <w:rPr>
                  <w:rFonts w:ascii="Cambria Math" w:eastAsia="Times New Roman" w:hAnsi="Cambria Math" w:cs="Times New Roman"/>
                </w:rPr>
              </m:ctrlPr>
            </m:sSupPr>
            <m:e>
              <m:r>
                <w:rPr>
                  <w:rFonts w:ascii="Cambria Math" w:eastAsia="Times New Roman" w:hAnsi="Cambria Math" w:cs="Times New Roman"/>
                </w:rPr>
                <m:t>R</m:t>
              </m:r>
            </m:e>
            <m:sup>
              <m:d>
                <m:dPr>
                  <m:ctrlPr>
                    <w:rPr>
                      <w:rFonts w:ascii="Cambria Math" w:eastAsia="Times New Roman" w:hAnsi="Cambria Math" w:cs="Times New Roman"/>
                    </w:rPr>
                  </m:ctrlPr>
                </m:dPr>
                <m:e>
                  <m:r>
                    <w:rPr>
                      <w:rFonts w:ascii="Cambria Math" w:eastAsia="Times New Roman" w:hAnsi="Cambria Math" w:cs="Times New Roman"/>
                    </w:rPr>
                    <m:t>s</m:t>
                  </m:r>
                </m:e>
              </m:d>
            </m:sup>
          </m:sSup>
          <m:r>
            <w:rPr>
              <w:rFonts w:ascii="Cambria Math" w:eastAsia="Times New Roman" w:hAnsi="Cambria Math" w:cs="Times New Roman"/>
            </w:rPr>
            <m:t>(T)</m:t>
          </m:r>
        </m:oMath>
      </m:oMathPara>
    </w:p>
    <w:p w14:paraId="6B5443B8" w14:textId="77777777" w:rsidR="00BE6652" w:rsidRPr="003E4486" w:rsidRDefault="00BE6652" w:rsidP="00BE6652">
      <w:pPr>
        <w:spacing w:before="100" w:beforeAutospacing="1" w:after="100" w:afterAutospacing="1"/>
        <w:jc w:val="left"/>
        <w:rPr>
          <w:rFonts w:eastAsia="Times New Roman" w:cs="Times New Roman"/>
        </w:rPr>
      </w:pPr>
      <w:r w:rsidRPr="003E4486">
        <w:rPr>
          <w:rFonts w:eastAsia="Times New Roman" w:cs="Times New Roman"/>
        </w:rPr>
        <w:t>Trong đó:</w:t>
      </w:r>
    </w:p>
    <w:tbl>
      <w:tblPr>
        <w:tblStyle w:val="TLXDMHTable0"/>
        <w:tblW w:w="0" w:type="auto"/>
        <w:tblLook w:val="04A0" w:firstRow="1" w:lastRow="0" w:firstColumn="1" w:lastColumn="0" w:noHBand="0" w:noVBand="1"/>
      </w:tblPr>
      <w:tblGrid>
        <w:gridCol w:w="1259"/>
        <w:gridCol w:w="9230"/>
      </w:tblGrid>
      <w:tr w:rsidR="00BE6652" w:rsidRPr="007268E7" w14:paraId="1BFE02E9" w14:textId="77777777" w:rsidTr="008F60D2">
        <w:tc>
          <w:tcPr>
            <w:tcW w:w="1260" w:type="dxa"/>
          </w:tcPr>
          <w:p w14:paraId="1AB6DA77" w14:textId="77777777" w:rsidR="00BE6652" w:rsidRPr="003E4486" w:rsidRDefault="00027EF5" w:rsidP="008F60D2">
            <w:pPr>
              <w:spacing w:before="100" w:beforeAutospacing="1" w:after="100" w:afterAutospacing="1"/>
              <w:jc w:val="left"/>
              <w:rPr>
                <w:rFonts w:eastAsia="Times New Roman" w:cs="Times New Roman"/>
              </w:rPr>
            </w:pPr>
            <m:oMathPara>
              <m:oMath>
                <m:r>
                  <m:rPr>
                    <m:sty m:val="p"/>
                  </m:rPr>
                  <w:rPr>
                    <w:rFonts w:ascii="Cambria Math" w:eastAsia="Times New Roman" w:hAnsi="Cambria Math" w:cs="Times New Roman"/>
                  </w:rPr>
                  <m:t>Δ</m:t>
                </m:r>
                <m:sSup>
                  <m:sSupPr>
                    <m:ctrlPr>
                      <w:rPr>
                        <w:rFonts w:ascii="Cambria Math" w:eastAsia="Times New Roman" w:hAnsi="Cambria Math" w:cs="Times New Roman"/>
                      </w:rPr>
                    </m:ctrlPr>
                  </m:sSupPr>
                  <m:e>
                    <m:r>
                      <w:rPr>
                        <w:rFonts w:ascii="Cambria Math" w:eastAsia="Times New Roman" w:hAnsi="Cambria Math" w:cs="Times New Roman"/>
                      </w:rPr>
                      <m:t>R</m:t>
                    </m:r>
                  </m:e>
                  <m:sup>
                    <m:d>
                      <m:dPr>
                        <m:ctrlPr>
                          <w:rPr>
                            <w:rFonts w:ascii="Cambria Math" w:eastAsia="Times New Roman" w:hAnsi="Cambria Math" w:cs="Times New Roman"/>
                          </w:rPr>
                        </m:ctrlPr>
                      </m:dPr>
                      <m:e>
                        <m:r>
                          <w:rPr>
                            <w:rFonts w:ascii="Cambria Math" w:eastAsia="Times New Roman" w:hAnsi="Cambria Math" w:cs="Times New Roman"/>
                          </w:rPr>
                          <m:t>s</m:t>
                        </m:r>
                      </m:e>
                    </m:d>
                  </m:sup>
                </m:sSup>
                <m:r>
                  <w:rPr>
                    <w:rFonts w:ascii="Cambria Math" w:eastAsia="Times New Roman" w:hAnsi="Cambria Math" w:cs="Times New Roman"/>
                  </w:rPr>
                  <m:t>(T)</m:t>
                </m:r>
              </m:oMath>
            </m:oMathPara>
          </w:p>
        </w:tc>
        <w:tc>
          <w:tcPr>
            <w:tcW w:w="9269" w:type="dxa"/>
          </w:tcPr>
          <w:p w14:paraId="73E7BB01" w14:textId="77777777" w:rsidR="00BE6652" w:rsidRPr="003E4486" w:rsidRDefault="00BE6652" w:rsidP="008F60D2">
            <w:r w:rsidRPr="003E4486">
              <w:t xml:space="preserve">Mức cú sốc theo từng kỳ hạn theo quy định/hướng dẫn; </w:t>
            </w:r>
          </w:p>
        </w:tc>
      </w:tr>
      <w:tr w:rsidR="00BE6652" w:rsidRPr="007268E7" w14:paraId="1CD2C0E1" w14:textId="77777777" w:rsidTr="008F60D2">
        <w:tc>
          <w:tcPr>
            <w:tcW w:w="1260" w:type="dxa"/>
          </w:tcPr>
          <w:p w14:paraId="7AC26DB2" w14:textId="77777777" w:rsidR="00BE6652" w:rsidRPr="003E4486" w:rsidRDefault="00000000" w:rsidP="008F60D2">
            <w:pPr>
              <w:spacing w:before="100" w:beforeAutospacing="1" w:after="100" w:afterAutospacing="1"/>
              <w:jc w:val="left"/>
              <w:rPr>
                <w:rFonts w:eastAsia="Times New Roman" w:cs="Times New Roman"/>
              </w:rPr>
            </w:pPr>
            <m:oMathPara>
              <m:oMath>
                <m:sSup>
                  <m:sSupPr>
                    <m:ctrlPr>
                      <w:rPr>
                        <w:rFonts w:ascii="Cambria Math" w:eastAsia="Times New Roman" w:hAnsi="Cambria Math" w:cs="Times New Roman"/>
                      </w:rPr>
                    </m:ctrlPr>
                  </m:sSupPr>
                  <m:e>
                    <m:r>
                      <w:rPr>
                        <w:rFonts w:ascii="Cambria Math" w:eastAsia="Times New Roman" w:hAnsi="Cambria Math" w:cs="Times New Roman"/>
                      </w:rPr>
                      <m:t>R</m:t>
                    </m:r>
                  </m:e>
                  <m:sup>
                    <m:d>
                      <m:dPr>
                        <m:ctrlPr>
                          <w:rPr>
                            <w:rFonts w:ascii="Cambria Math" w:eastAsia="Times New Roman" w:hAnsi="Cambria Math" w:cs="Times New Roman"/>
                          </w:rPr>
                        </m:ctrlPr>
                      </m:dPr>
                      <m:e>
                        <m:r>
                          <w:rPr>
                            <w:rFonts w:ascii="Cambria Math" w:eastAsia="Times New Roman" w:hAnsi="Cambria Math" w:cs="Times New Roman"/>
                          </w:rPr>
                          <m:t>s</m:t>
                        </m:r>
                      </m:e>
                    </m:d>
                  </m:sup>
                </m:sSup>
                <m:r>
                  <w:rPr>
                    <w:rFonts w:ascii="Cambria Math" w:eastAsia="Times New Roman" w:hAnsi="Cambria Math" w:cs="Times New Roman"/>
                  </w:rPr>
                  <m:t>(0,T)</m:t>
                </m:r>
              </m:oMath>
            </m:oMathPara>
          </w:p>
        </w:tc>
        <w:tc>
          <w:tcPr>
            <w:tcW w:w="9269" w:type="dxa"/>
          </w:tcPr>
          <w:p w14:paraId="0FF749B1" w14:textId="77777777" w:rsidR="00BE6652" w:rsidRPr="003E4486" w:rsidRDefault="00BE6652" w:rsidP="008F60D2">
            <w:r w:rsidRPr="003E4486">
              <w:t xml:space="preserve">Lãi suất sau cú sốc tại kỳ hạn </w:t>
            </w:r>
            <m:oMath>
              <m:r>
                <w:rPr>
                  <w:rFonts w:ascii="Cambria Math" w:hAnsi="Cambria Math"/>
                </w:rPr>
                <m:t>T</m:t>
              </m:r>
            </m:oMath>
            <w:r w:rsidRPr="003E4486">
              <w:t xml:space="preserve">. </w:t>
            </w:r>
          </w:p>
        </w:tc>
      </w:tr>
    </w:tbl>
    <w:p w14:paraId="7FA0455E" w14:textId="534085DC" w:rsidR="00BE6652" w:rsidRDefault="00BE6652" w:rsidP="00BE6652">
      <w:pPr>
        <w:spacing w:before="100" w:beforeAutospacing="1" w:after="100" w:afterAutospacing="1"/>
        <w:jc w:val="left"/>
        <w:rPr>
          <w:ins w:id="991" w:author="Quant Department - HO" w:date="2026-08-28T16:38:00Z" w16du:dateUtc="2026-08-28T09:38:00Z"/>
          <w:rFonts w:cs="Times New Roman"/>
        </w:rPr>
      </w:pPr>
      <w:r w:rsidRPr="007268E7">
        <w:rPr>
          <w:rFonts w:cs="Times New Roman"/>
        </w:rPr>
        <w:t xml:space="preserve">Từ đó, các biến đầu vào bao gồm </w:t>
      </w:r>
      <w:del w:id="992" w:author="Quant Department - HO" w:date="2026-08-28T15:45:00Z" w16du:dateUtc="2026-08-28T08:45:00Z">
        <w:r w:rsidR="008900CD" w:rsidRPr="008900CD" w:rsidDel="003156C3">
          <w:rPr>
            <w:rFonts w:cs="Times New Roman"/>
            <w:highlight w:val="yellow"/>
          </w:rPr>
          <w:delText>……</w:delText>
        </w:r>
        <w:r w:rsidRPr="007268E7" w:rsidDel="003156C3">
          <w:rPr>
            <w:rFonts w:cs="Times New Roman"/>
          </w:rPr>
          <w:delText xml:space="preserve"> </w:delText>
        </w:r>
      </w:del>
      <w:ins w:id="993" w:author="Quant Department - HO" w:date="2026-08-28T15:45:00Z" w16du:dateUtc="2026-08-28T08:45:00Z">
        <w:r w:rsidR="003156C3">
          <w:rPr>
            <w:rFonts w:cs="Times New Roman"/>
          </w:rPr>
          <w:t>đường cong LSCK</w:t>
        </w:r>
      </w:ins>
      <w:ins w:id="994" w:author="Quant Department - HO" w:date="2026-08-28T16:43:00Z" w16du:dateUtc="2026-08-28T09:43:00Z">
        <w:r w:rsidR="00E15C9B">
          <w:rPr>
            <w:rFonts w:cs="Times New Roman"/>
          </w:rPr>
          <w:t xml:space="preserve"> và/hoặc </w:t>
        </w:r>
      </w:ins>
      <w:ins w:id="995" w:author="Quant Department - HO" w:date="2026-08-28T15:45:00Z" w16du:dateUtc="2026-08-28T08:45:00Z">
        <w:r w:rsidR="003156C3">
          <w:rPr>
            <w:rFonts w:cs="Times New Roman"/>
          </w:rPr>
          <w:t>LSTC kép liên tục không coupon</w:t>
        </w:r>
      </w:ins>
      <w:ins w:id="996" w:author="Quant Department - HO" w:date="2026-08-28T16:43:00Z" w16du:dateUtc="2026-08-28T09:43:00Z">
        <w:r w:rsidR="00C629F9">
          <w:rPr>
            <w:rFonts w:cs="Times New Roman"/>
          </w:rPr>
          <w:t xml:space="preserve"> tương ứng với từng trái phiếu</w:t>
        </w:r>
      </w:ins>
      <w:ins w:id="997" w:author="Quant Department - HO" w:date="2026-08-28T15:45:00Z" w16du:dateUtc="2026-08-28T08:45:00Z">
        <w:r w:rsidR="003156C3" w:rsidRPr="007268E7">
          <w:rPr>
            <w:rFonts w:cs="Times New Roman"/>
          </w:rPr>
          <w:t xml:space="preserve"> </w:t>
        </w:r>
      </w:ins>
      <w:r w:rsidRPr="007268E7">
        <w:rPr>
          <w:rFonts w:cs="Times New Roman"/>
        </w:rPr>
        <w:t xml:space="preserve">của mô hình </w:t>
      </w:r>
      <w:r w:rsidR="008900CD">
        <w:rPr>
          <w:rFonts w:cs="Times New Roman"/>
        </w:rPr>
        <w:t xml:space="preserve">Tree </w:t>
      </w:r>
      <w:r w:rsidRPr="007268E7">
        <w:rPr>
          <w:rFonts w:cs="Times New Roman"/>
        </w:rPr>
        <w:t xml:space="preserve">được tính lại tương ứng với </w:t>
      </w:r>
      <w:r w:rsidR="008900CD">
        <w:rPr>
          <w:rFonts w:cs="Times New Roman"/>
        </w:rPr>
        <w:t>từng kịch bản</w:t>
      </w:r>
      <w:ins w:id="998" w:author="Quant Department - HO" w:date="2026-08-28T16:21:00Z" w16du:dateUtc="2026-08-28T09:21:00Z">
        <w:r w:rsidR="000D2527">
          <w:rPr>
            <w:rFonts w:cs="Times New Roman"/>
          </w:rPr>
          <w:t xml:space="preserve"> kết h</w:t>
        </w:r>
      </w:ins>
      <w:ins w:id="999" w:author="Quant Department - HO" w:date="2026-08-28T16:22:00Z" w16du:dateUtc="2026-08-28T09:22:00Z">
        <w:r w:rsidR="000D2527">
          <w:rPr>
            <w:rFonts w:cs="Times New Roman"/>
          </w:rPr>
          <w:t xml:space="preserve">ợp với giả định </w:t>
        </w:r>
      </w:ins>
      <m:oMath>
        <m:sSubSup>
          <m:sSubSupPr>
            <m:ctrlPr>
              <w:ins w:id="1000" w:author="Quant Department - HO" w:date="2026-08-28T16:43:00Z" w16du:dateUtc="2026-08-28T09:43:00Z">
                <w:rPr>
                  <w:rFonts w:ascii="Cambria Math" w:hAnsi="Cambria Math" w:cs="Times New Roman"/>
                  <w:i/>
                </w:rPr>
              </w:ins>
            </m:ctrlPr>
          </m:sSubSupPr>
          <m:e>
            <m:r>
              <w:ins w:id="1001" w:author="Quant Department - HO" w:date="2026-08-28T16:22:00Z" w16du:dateUtc="2026-08-28T09:22:00Z">
                <w:rPr>
                  <w:rFonts w:ascii="Cambria Math" w:hAnsi="Cambria Math" w:cs="Times New Roman"/>
                </w:rPr>
                <m:t>σ</m:t>
              </w:ins>
            </m:r>
          </m:e>
          <m:sub>
            <m:r>
              <w:ins w:id="1002" w:author="Quant Department - HO" w:date="2026-08-28T16:43:00Z" w16du:dateUtc="2026-08-28T09:43:00Z">
                <w:rPr>
                  <w:rFonts w:ascii="Cambria Math" w:hAnsi="Cambria Math" w:cs="Times New Roman"/>
                </w:rPr>
                <m:t>r</m:t>
              </w:ins>
            </m:r>
          </m:sub>
          <m:sup>
            <m:r>
              <w:ins w:id="1003" w:author="Quant Department - HO" w:date="2026-08-28T16:22:00Z" w16du:dateUtc="2026-08-28T09:22:00Z">
                <w:rPr>
                  <w:rFonts w:ascii="Cambria Math" w:hAnsi="Cambria Math" w:cs="Times New Roman"/>
                </w:rPr>
                <m:t>(s)</m:t>
              </w:ins>
            </m:r>
          </m:sup>
        </m:sSubSup>
      </m:oMath>
      <w:ins w:id="1004" w:author="Quant Department - HO" w:date="2026-08-28T16:22:00Z" w16du:dateUtc="2026-08-28T09:22:00Z">
        <w:r w:rsidR="00A87DF9">
          <w:rPr>
            <w:rFonts w:eastAsiaTheme="minorEastAsia" w:cs="Times New Roman"/>
          </w:rPr>
          <w:t xml:space="preserve"> </w:t>
        </w:r>
      </w:ins>
      <w:ins w:id="1005" w:author="Quant Department - HO" w:date="2026-08-28T16:43:00Z" w16du:dateUtc="2026-08-28T09:43:00Z">
        <w:r w:rsidR="00C629F9">
          <w:rPr>
            <w:rFonts w:eastAsiaTheme="minorEastAsia" w:cs="Times New Roman"/>
          </w:rPr>
          <w:t xml:space="preserve">và/hoặc </w:t>
        </w:r>
      </w:ins>
      <m:oMath>
        <m:sSubSup>
          <m:sSubSupPr>
            <m:ctrlPr>
              <w:ins w:id="1006" w:author="Quant Department - HO" w:date="2026-08-28T16:43:00Z" w16du:dateUtc="2026-08-28T09:43:00Z">
                <w:rPr>
                  <w:rFonts w:ascii="Cambria Math" w:hAnsi="Cambria Math" w:cs="Times New Roman"/>
                  <w:i/>
                </w:rPr>
              </w:ins>
            </m:ctrlPr>
          </m:sSubSupPr>
          <m:e>
            <m:r>
              <w:ins w:id="1007" w:author="Quant Department - HO" w:date="2026-08-28T16:43:00Z" w16du:dateUtc="2026-08-28T09:43:00Z">
                <w:rPr>
                  <w:rFonts w:ascii="Cambria Math" w:hAnsi="Cambria Math" w:cs="Times New Roman"/>
                </w:rPr>
                <m:t>σ</m:t>
              </w:ins>
            </m:r>
          </m:e>
          <m:sub>
            <m:r>
              <w:ins w:id="1008" w:author="Quant Department - HO" w:date="2026-08-28T16:43:00Z" w16du:dateUtc="2026-08-28T09:43:00Z">
                <w:rPr>
                  <w:rFonts w:ascii="Cambria Math" w:hAnsi="Cambria Math" w:cs="Times New Roman"/>
                </w:rPr>
                <m:t>L</m:t>
              </w:ins>
            </m:r>
          </m:sub>
          <m:sup>
            <m:r>
              <w:ins w:id="1009" w:author="Quant Department - HO" w:date="2026-08-28T16:43:00Z" w16du:dateUtc="2026-08-28T09:43:00Z">
                <w:rPr>
                  <w:rFonts w:ascii="Cambria Math" w:hAnsi="Cambria Math" w:cs="Times New Roman"/>
                </w:rPr>
                <m:t>(s)</m:t>
              </w:ins>
            </m:r>
          </m:sup>
        </m:sSubSup>
      </m:oMath>
      <w:ins w:id="1010" w:author="Quant Department - HO" w:date="2026-08-28T16:43:00Z" w16du:dateUtc="2026-08-28T09:43:00Z">
        <w:r w:rsidR="00C629F9">
          <w:rPr>
            <w:rFonts w:eastAsiaTheme="minorEastAsia" w:cs="Times New Roman"/>
          </w:rPr>
          <w:t xml:space="preserve"> </w:t>
        </w:r>
      </w:ins>
      <w:ins w:id="1011" w:author="Quant Department - HO" w:date="2026-08-28T16:22:00Z" w16du:dateUtc="2026-08-28T09:22:00Z">
        <w:r w:rsidR="00A87DF9">
          <w:rPr>
            <w:rFonts w:eastAsiaTheme="minorEastAsia" w:cs="Times New Roman"/>
          </w:rPr>
          <w:t xml:space="preserve">của mỗi đường lãi suất </w:t>
        </w:r>
      </w:ins>
      <w:del w:id="1012" w:author="Quant Department - HO" w:date="2026-08-28T16:23:00Z" w16du:dateUtc="2026-08-28T09:23:00Z">
        <w:r w:rsidR="008900CD" w:rsidDel="00A87DF9">
          <w:rPr>
            <w:rFonts w:cs="Times New Roman"/>
          </w:rPr>
          <w:delText xml:space="preserve"> </w:delText>
        </w:r>
      </w:del>
      <w:ins w:id="1013" w:author="Quant Department - HO" w:date="2026-08-28T16:23:00Z" w16du:dateUtc="2026-08-28T09:23:00Z">
        <w:r w:rsidR="00A87DF9">
          <w:rPr>
            <w:rFonts w:cs="Times New Roman"/>
          </w:rPr>
          <w:t xml:space="preserve">được áp dụng mức tăng 25% trong các kịch bản </w:t>
        </w:r>
      </w:ins>
      <w:r w:rsidR="008900CD">
        <w:rPr>
          <w:rFonts w:cs="Times New Roman"/>
        </w:rPr>
        <w:t>nhằm xác định g</w:t>
      </w:r>
      <w:r w:rsidRPr="007268E7">
        <w:rPr>
          <w:rFonts w:cs="Times New Roman"/>
        </w:rPr>
        <w:t xml:space="preserve">iá trị quyền chọn </w:t>
      </w:r>
      <w:del w:id="1014" w:author="Quant Department - HO" w:date="2026-09-16T09:06:00Z" w16du:dateUtc="2026-09-16T02:06:00Z">
        <w:r w:rsidR="008900CD" w:rsidDel="00ED1D57">
          <w:rPr>
            <w:rFonts w:cs="Times New Roman"/>
          </w:rPr>
          <w:delText>nhúng</w:delText>
        </w:r>
      </w:del>
      <w:ins w:id="1015" w:author="Quant Department - HO" w:date="2026-09-16T09:06:00Z" w16du:dateUtc="2026-09-16T02:06:00Z">
        <w:r w:rsidR="00ED1D57">
          <w:rPr>
            <w:rFonts w:cs="Times New Roman"/>
          </w:rPr>
          <w:t>đính kèm</w:t>
        </w:r>
      </w:ins>
      <w:r w:rsidR="008900CD">
        <w:rPr>
          <w:rFonts w:cs="Times New Roman"/>
        </w:rPr>
        <w:t xml:space="preserve"> </w:t>
      </w:r>
      <m:oMath>
        <m:sSubSup>
          <m:sSubSupPr>
            <m:ctrlPr>
              <w:del w:id="1016" w:author="Quant Department - HO" w:date="2026-08-28T16:29:00Z" w16du:dateUtc="2026-08-28T09:29:00Z">
                <w:rPr>
                  <w:rFonts w:ascii="Cambria Math" w:hAnsi="Cambria Math" w:cs="Times New Roman"/>
                  <w:i/>
                </w:rPr>
              </w:del>
            </m:ctrlPr>
          </m:sSubSupPr>
          <m:e>
            <m:r>
              <w:del w:id="1017" w:author="Quant Department - HO" w:date="2026-08-28T16:29:00Z" w16du:dateUtc="2026-08-28T09:29:00Z">
                <w:rPr>
                  <w:rFonts w:ascii="Cambria Math" w:hAnsi="Cambria Math" w:cs="Times New Roman"/>
                </w:rPr>
                <m:t>V</m:t>
              </w:del>
            </m:r>
          </m:e>
          <m:sub>
            <m:r>
              <w:del w:id="1018" w:author="Quant Department - HO" w:date="2026-08-28T16:29:00Z" w16du:dateUtc="2026-08-28T09:29:00Z">
                <m:rPr>
                  <m:nor/>
                </m:rPr>
                <w:rPr>
                  <w:rFonts w:cs="Times New Roman"/>
                  <w:i/>
                  <w:rPrChange w:id="1019" w:author="Quant Department - HO" w:date="2026-08-28T16:29:00Z" w16du:dateUtc="2026-08-28T09:29:00Z">
                    <w:rPr>
                      <w:rFonts w:cs="Times New Roman"/>
                      <w:iCs/>
                    </w:rPr>
                  </w:rPrChange>
                </w:rPr>
                <m:t>Opt</m:t>
              </w:del>
            </m:r>
          </m:sub>
          <m:sup>
            <m:d>
              <m:dPr>
                <m:ctrlPr>
                  <w:del w:id="1020" w:author="Quant Department - HO" w:date="2026-08-28T16:29:00Z" w16du:dateUtc="2026-08-28T09:29:00Z">
                    <w:rPr>
                      <w:rFonts w:ascii="Cambria Math" w:hAnsi="Cambria Math" w:cs="Times New Roman"/>
                      <w:i/>
                    </w:rPr>
                  </w:del>
                </m:ctrlPr>
              </m:dPr>
              <m:e>
                <m:r>
                  <w:del w:id="1021" w:author="Quant Department - HO" w:date="2026-08-28T16:29:00Z" w16du:dateUtc="2026-08-28T09:29:00Z">
                    <w:rPr>
                      <w:rFonts w:ascii="Cambria Math" w:hAnsi="Cambria Math" w:cs="Times New Roman"/>
                    </w:rPr>
                    <m:t>s</m:t>
                  </w:del>
                </m:r>
              </m:e>
            </m:d>
          </m:sup>
        </m:sSubSup>
        <m:r>
          <w:ins w:id="1022" w:author="Quant Department - HO" w:date="2026-08-28T16:29:00Z" w16du:dateUtc="2026-08-28T09:29:00Z">
            <w:rPr>
              <w:rFonts w:ascii="Cambria Math" w:hAnsi="Cambria Math" w:cs="Times New Roman"/>
            </w:rPr>
            <m:t>Op</m:t>
          </w:ins>
        </m:r>
        <m:sSup>
          <m:sSupPr>
            <m:ctrlPr>
              <w:ins w:id="1023" w:author="Quant Department - HO" w:date="2026-08-28T16:30:00Z" w16du:dateUtc="2026-08-28T09:30:00Z">
                <w:rPr>
                  <w:rFonts w:ascii="Cambria Math" w:hAnsi="Cambria Math" w:cs="Times New Roman"/>
                  <w:i/>
                </w:rPr>
              </w:ins>
            </m:ctrlPr>
          </m:sSupPr>
          <m:e>
            <m:r>
              <w:ins w:id="1024" w:author="Quant Department - HO" w:date="2026-08-28T16:29:00Z" w16du:dateUtc="2026-08-28T09:29:00Z">
                <w:rPr>
                  <w:rFonts w:ascii="Cambria Math" w:hAnsi="Cambria Math" w:cs="Times New Roman"/>
                </w:rPr>
                <m:t>t</m:t>
              </w:ins>
            </m:r>
          </m:e>
          <m:sup>
            <m:r>
              <w:ins w:id="1025" w:author="Quant Department - HO" w:date="2026-08-28T16:30:00Z" w16du:dateUtc="2026-08-28T09:30:00Z">
                <w:rPr>
                  <w:rFonts w:ascii="Cambria Math" w:hAnsi="Cambria Math" w:cs="Times New Roman"/>
                </w:rPr>
                <m:t>(s)</m:t>
              </w:ins>
            </m:r>
          </m:sup>
        </m:sSup>
      </m:oMath>
      <w:r w:rsidRPr="007268E7">
        <w:rPr>
          <w:rFonts w:cs="Times New Roman"/>
        </w:rPr>
        <w:t xml:space="preserve"> dưới kịch bản</w:t>
      </w:r>
      <w:r w:rsidR="008900CD">
        <w:rPr>
          <w:rFonts w:cs="Times New Roman"/>
        </w:rPr>
        <w:t xml:space="preserve"> tương ứng.</w:t>
      </w:r>
    </w:p>
    <w:p w14:paraId="007339F7" w14:textId="7FD69741" w:rsidR="00DD08F6" w:rsidRDefault="00DD08F6" w:rsidP="00DD08F6">
      <w:pPr>
        <w:pStyle w:val="TLXDMHHeading30"/>
        <w:rPr>
          <w:ins w:id="1026" w:author="Quant Department - HO" w:date="2026-08-28T16:39:00Z" w16du:dateUtc="2026-08-28T09:39:00Z"/>
        </w:rPr>
      </w:pPr>
      <w:ins w:id="1027" w:author="Quant Department - HO" w:date="2026-08-28T16:38:00Z" w16du:dateUtc="2026-08-28T09:38:00Z">
        <w:r>
          <w:t>Đo l</w:t>
        </w:r>
      </w:ins>
      <w:ins w:id="1028" w:author="Quant Department - HO" w:date="2026-08-28T16:39:00Z" w16du:dateUtc="2026-08-28T09:39:00Z">
        <w:r>
          <w:t xml:space="preserve">ường rủi ro quyền chọn tự động </w:t>
        </w:r>
      </w:ins>
      <w:ins w:id="1029" w:author="Quant Department - HO" w:date="2026-08-28T16:45:00Z" w16du:dateUtc="2026-08-28T09:45:00Z">
        <w:r w:rsidR="00983F0C">
          <w:t xml:space="preserve">trong danh mục </w:t>
        </w:r>
      </w:ins>
      <w:ins w:id="1030" w:author="Quant Department - HO" w:date="2026-08-28T16:39:00Z" w16du:dateUtc="2026-08-28T09:39:00Z">
        <w:r w:rsidR="00F55A7D">
          <w:t>theo từng kịch bản cú sốc</w:t>
        </w:r>
      </w:ins>
      <w:ins w:id="1031" w:author="Quant Department - HO" w:date="2026-08-28T16:42:00Z" w16du:dateUtc="2026-08-28T09:42:00Z">
        <w:r w:rsidR="008D655A">
          <w:t xml:space="preserve"> lãi suất</w:t>
        </w:r>
      </w:ins>
    </w:p>
    <w:p w14:paraId="42F6CB1E" w14:textId="28EC5657" w:rsidR="00F55A7D" w:rsidRDefault="00F55A7D" w:rsidP="00F55A7D">
      <w:pPr>
        <w:rPr>
          <w:ins w:id="1032" w:author="Quant Department - HO" w:date="2026-08-28T16:39:00Z" w16du:dateUtc="2026-08-28T09:39:00Z"/>
        </w:rPr>
      </w:pPr>
      <w:ins w:id="1033" w:author="Quant Department - HO" w:date="2026-08-28T16:39:00Z" w16du:dateUtc="2026-08-28T09:39:00Z">
        <w:r>
          <w:t>Giá trị rủi ro quyền chọn tự động</w:t>
        </w:r>
      </w:ins>
      <w:ins w:id="1034" w:author="Quant Department - HO" w:date="2026-08-28T16:44:00Z" w16du:dateUtc="2026-08-28T09:44:00Z">
        <w:r w:rsidR="00983F0C">
          <w:t xml:space="preserve"> trong danh mục</w:t>
        </w:r>
      </w:ins>
      <w:ins w:id="1035" w:author="Quant Department - HO" w:date="2026-08-28T16:39:00Z" w16du:dateUtc="2026-08-28T09:39:00Z">
        <w:r>
          <w:t xml:space="preserve"> theo từng kịch bản cú sốc </w:t>
        </w:r>
      </w:ins>
      <m:oMath>
        <m:r>
          <w:ins w:id="1036" w:author="Quant Department - HO" w:date="2026-08-28T16:39:00Z" w16du:dateUtc="2026-08-28T09:39:00Z">
            <w:rPr>
              <w:rFonts w:ascii="Cambria Math" w:hAnsi="Cambria Math"/>
            </w:rPr>
            <m:t>s</m:t>
          </w:ins>
        </m:r>
      </m:oMath>
      <w:ins w:id="1037" w:author="Quant Department - HO" w:date="2026-08-28T16:39:00Z" w16du:dateUtc="2026-08-28T09:39:00Z">
        <w:r>
          <w:t xml:space="preserve"> được xác định như sau:</w:t>
        </w:r>
      </w:ins>
    </w:p>
    <w:p w14:paraId="54EC5063" w14:textId="753E555B" w:rsidR="00F55A7D" w:rsidRPr="00F55A7D" w:rsidRDefault="00F55A7D">
      <w:pPr>
        <w:pPrChange w:id="1038" w:author="Quant Department - HO" w:date="2026-08-28T16:39:00Z" w16du:dateUtc="2026-08-28T09:39:00Z">
          <w:pPr>
            <w:spacing w:before="100" w:beforeAutospacing="1" w:after="100" w:afterAutospacing="1"/>
            <w:jc w:val="left"/>
          </w:pPr>
        </w:pPrChange>
      </w:pPr>
      <m:oMathPara>
        <m:oMath>
          <m:r>
            <w:ins w:id="1039" w:author="Quant Department - HO" w:date="2026-08-28T16:39:00Z" w16du:dateUtc="2026-08-28T09:39:00Z">
              <w:rPr>
                <w:rFonts w:ascii="Cambria Math" w:hAnsi="Cambria Math"/>
              </w:rPr>
              <m:t>KA</m:t>
            </w:ins>
          </m:r>
          <m:sSup>
            <m:sSupPr>
              <m:ctrlPr>
                <w:ins w:id="1040" w:author="Quant Department - HO" w:date="2026-08-28T16:39:00Z" w16du:dateUtc="2026-08-28T09:39:00Z">
                  <w:rPr>
                    <w:rFonts w:ascii="Cambria Math" w:hAnsi="Cambria Math"/>
                    <w:i/>
                  </w:rPr>
                </w:ins>
              </m:ctrlPr>
            </m:sSupPr>
            <m:e>
              <m:r>
                <w:ins w:id="1041" w:author="Quant Department - HO" w:date="2026-08-28T16:39:00Z" w16du:dateUtc="2026-08-28T09:39:00Z">
                  <w:rPr>
                    <w:rFonts w:ascii="Cambria Math" w:hAnsi="Cambria Math"/>
                  </w:rPr>
                  <m:t>O</m:t>
                </w:ins>
              </m:r>
            </m:e>
            <m:sup>
              <m:r>
                <w:ins w:id="1042" w:author="Quant Department - HO" w:date="2026-08-28T16:39:00Z" w16du:dateUtc="2026-08-28T09:39:00Z">
                  <w:rPr>
                    <w:rFonts w:ascii="Cambria Math" w:hAnsi="Cambria Math"/>
                  </w:rPr>
                  <m:t>(s)</m:t>
                </w:ins>
              </m:r>
            </m:sup>
          </m:sSup>
          <m:r>
            <w:ins w:id="1043" w:author="Quant Department - HO" w:date="2026-08-28T16:39:00Z" w16du:dateUtc="2026-08-28T09:39:00Z">
              <w:rPr>
                <w:rFonts w:ascii="Cambria Math" w:hAnsi="Cambria Math"/>
              </w:rPr>
              <m:t>=</m:t>
            </w:ins>
          </m:r>
          <m:nary>
            <m:naryPr>
              <m:chr m:val="∑"/>
              <m:limLoc m:val="undOvr"/>
              <m:ctrlPr>
                <w:ins w:id="1044" w:author="Quant Department - HO" w:date="2026-08-28T16:39:00Z" w16du:dateUtc="2026-08-28T09:39:00Z">
                  <w:rPr>
                    <w:rFonts w:ascii="Cambria Math" w:hAnsi="Cambria Math"/>
                    <w:i/>
                  </w:rPr>
                </w:ins>
              </m:ctrlPr>
            </m:naryPr>
            <m:sub>
              <m:r>
                <w:ins w:id="1045" w:author="Quant Department - HO" w:date="2026-08-28T16:39:00Z" w16du:dateUtc="2026-08-28T09:39:00Z">
                  <w:rPr>
                    <w:rFonts w:ascii="Cambria Math" w:hAnsi="Cambria Math"/>
                  </w:rPr>
                  <m:t>i=1</m:t>
                </w:ins>
              </m:r>
            </m:sub>
            <m:sup>
              <m:r>
                <w:ins w:id="1046" w:author="Quant Department - HO" w:date="2026-08-28T16:39:00Z" w16du:dateUtc="2026-08-28T09:39:00Z">
                  <w:rPr>
                    <w:rFonts w:ascii="Cambria Math" w:hAnsi="Cambria Math"/>
                  </w:rPr>
                  <m:t>n</m:t>
                </w:ins>
              </m:r>
            </m:sup>
            <m:e>
              <m:r>
                <w:ins w:id="1047" w:author="Quant Department - HO" w:date="2026-08-28T16:39:00Z" w16du:dateUtc="2026-08-28T09:39:00Z">
                  <w:rPr>
                    <w:rFonts w:ascii="Cambria Math" w:hAnsi="Cambria Math" w:cs="Times New Roman"/>
                  </w:rPr>
                  <m:t>FVA</m:t>
                </w:ins>
              </m:r>
              <m:sSubSup>
                <m:sSubSupPr>
                  <m:ctrlPr>
                    <w:ins w:id="1048" w:author="Quant Department - HO" w:date="2026-08-28T16:39:00Z" w16du:dateUtc="2026-08-28T09:39:00Z">
                      <w:rPr>
                        <w:rFonts w:ascii="Cambria Math" w:hAnsi="Cambria Math" w:cs="Times New Roman"/>
                        <w:i/>
                      </w:rPr>
                    </w:ins>
                  </m:ctrlPr>
                </m:sSubSupPr>
                <m:e>
                  <m:r>
                    <w:ins w:id="1049" w:author="Quant Department - HO" w:date="2026-08-28T16:39:00Z" w16du:dateUtc="2026-08-28T09:39:00Z">
                      <w:rPr>
                        <w:rFonts w:ascii="Cambria Math" w:hAnsi="Cambria Math" w:cs="Times New Roman"/>
                      </w:rPr>
                      <m:t>O</m:t>
                    </w:ins>
                  </m:r>
                </m:e>
                <m:sub>
                  <m:r>
                    <w:ins w:id="1050" w:author="Quant Department - HO" w:date="2026-08-28T16:39:00Z" w16du:dateUtc="2026-08-28T09:39:00Z">
                      <w:rPr>
                        <w:rFonts w:ascii="Cambria Math" w:hAnsi="Cambria Math" w:cs="Times New Roman"/>
                      </w:rPr>
                      <m:t>i</m:t>
                    </w:ins>
                  </m:r>
                </m:sub>
                <m:sup>
                  <m:d>
                    <m:dPr>
                      <m:ctrlPr>
                        <w:ins w:id="1051" w:author="Quant Department - HO" w:date="2026-08-28T16:39:00Z" w16du:dateUtc="2026-08-28T09:39:00Z">
                          <w:rPr>
                            <w:rFonts w:ascii="Cambria Math" w:hAnsi="Cambria Math" w:cs="Times New Roman"/>
                            <w:i/>
                          </w:rPr>
                        </w:ins>
                      </m:ctrlPr>
                    </m:dPr>
                    <m:e>
                      <m:r>
                        <w:ins w:id="1052" w:author="Quant Department - HO" w:date="2026-08-28T16:39:00Z" w16du:dateUtc="2026-08-28T09:39:00Z">
                          <w:rPr>
                            <w:rFonts w:ascii="Cambria Math" w:hAnsi="Cambria Math" w:cs="Times New Roman"/>
                          </w:rPr>
                          <m:t>s</m:t>
                        </w:ins>
                      </m:r>
                    </m:e>
                  </m:d>
                </m:sup>
              </m:sSubSup>
            </m:e>
          </m:nary>
        </m:oMath>
      </m:oMathPara>
    </w:p>
    <w:p w14:paraId="79B43329" w14:textId="1EEEF776" w:rsidR="00BE6652" w:rsidRDefault="00F55A7D" w:rsidP="00E21DAD">
      <w:pPr>
        <w:rPr>
          <w:ins w:id="1053" w:author="Quant Department - HO" w:date="2026-08-28T16:28:00Z" w16du:dateUtc="2026-08-28T09:28:00Z"/>
        </w:rPr>
      </w:pPr>
      <w:ins w:id="1054" w:author="Quant Department - HO" w:date="2026-08-28T16:40:00Z" w16du:dateUtc="2026-08-28T09:40:00Z">
        <w:r>
          <w:t>Trong đó,</w:t>
        </w:r>
      </w:ins>
      <w:ins w:id="1055" w:author="Quant Department - HO" w:date="2026-08-28T16:32:00Z" w16du:dateUtc="2026-08-28T09:32:00Z">
        <w:r w:rsidR="00A876DF">
          <w:t xml:space="preserve"> </w:t>
        </w:r>
      </w:ins>
      <w:del w:id="1056" w:author="Quant Department - HO" w:date="2026-08-28T16:32:00Z" w16du:dateUtc="2026-08-28T09:32:00Z">
        <w:r w:rsidR="00BE6652" w:rsidRPr="003E4486" w:rsidDel="00A876DF">
          <w:delText>G</w:delText>
        </w:r>
      </w:del>
      <w:del w:id="1057" w:author="Quant Department - HO" w:date="2026-08-28T16:33:00Z" w16du:dateUtc="2026-08-28T09:33:00Z">
        <w:r w:rsidR="00BE6652" w:rsidRPr="003E4486" w:rsidDel="00A876DF">
          <w:delText>iá trị</w:delText>
        </w:r>
      </w:del>
      <m:oMath>
        <m:r>
          <w:ins w:id="1058" w:author="Quant Department - HO" w:date="2026-08-28T16:25:00Z" w16du:dateUtc="2026-08-28T09:25:00Z">
            <w:rPr>
              <w:rFonts w:ascii="Cambria Math" w:hAnsi="Cambria Math"/>
            </w:rPr>
            <m:t>FVA</m:t>
          </w:ins>
        </m:r>
        <m:sSubSup>
          <m:sSubSupPr>
            <m:ctrlPr>
              <w:ins w:id="1059" w:author="Quant Department - HO" w:date="2026-08-28T16:33:00Z" w16du:dateUtc="2026-08-28T09:33:00Z">
                <w:rPr>
                  <w:rFonts w:ascii="Cambria Math" w:hAnsi="Cambria Math"/>
                  <w:i/>
                </w:rPr>
              </w:ins>
            </m:ctrlPr>
          </m:sSubSupPr>
          <m:e>
            <m:r>
              <w:ins w:id="1060" w:author="Quant Department - HO" w:date="2026-08-28T16:25:00Z" w16du:dateUtc="2026-08-28T09:25:00Z">
                <w:rPr>
                  <w:rFonts w:ascii="Cambria Math" w:hAnsi="Cambria Math"/>
                </w:rPr>
                <m:t>O</m:t>
              </w:ins>
            </m:r>
          </m:e>
          <m:sub>
            <m:r>
              <w:ins w:id="1061" w:author="Quant Department - HO" w:date="2026-08-28T16:33:00Z" w16du:dateUtc="2026-08-28T09:33:00Z">
                <w:rPr>
                  <w:rFonts w:ascii="Cambria Math" w:hAnsi="Cambria Math"/>
                </w:rPr>
                <m:t>i</m:t>
              </w:ins>
            </m:r>
          </m:sub>
          <m:sup>
            <m:r>
              <w:ins w:id="1062" w:author="Quant Department - HO" w:date="2026-08-28T16:25:00Z" w16du:dateUtc="2026-08-28T09:25:00Z">
                <w:rPr>
                  <w:rFonts w:ascii="Cambria Math" w:hAnsi="Cambria Math"/>
                </w:rPr>
                <m:t>(s)</m:t>
              </w:ins>
            </m:r>
          </m:sup>
        </m:sSubSup>
      </m:oMath>
      <w:ins w:id="1063" w:author="Quant Department - HO" w:date="2026-08-28T16:25:00Z" w16du:dateUtc="2026-08-28T09:25:00Z">
        <w:r w:rsidR="006C762B">
          <w:t xml:space="preserve"> là </w:t>
        </w:r>
      </w:ins>
      <w:ins w:id="1064" w:author="Quant Department - HO" w:date="2026-08-28T16:24:00Z" w16du:dateUtc="2026-08-28T09:24:00Z">
        <w:r w:rsidR="006C762B">
          <w:t>thay đổi</w:t>
        </w:r>
      </w:ins>
      <w:ins w:id="1065" w:author="Quant Department - HO" w:date="2026-08-28T16:33:00Z" w16du:dateUtc="2026-08-28T09:33:00Z">
        <w:r w:rsidR="00A876DF">
          <w:t xml:space="preserve"> giá trị</w:t>
        </w:r>
      </w:ins>
      <w:ins w:id="1066" w:author="Quant Department - HO" w:date="2026-08-28T16:24:00Z" w16du:dateUtc="2026-08-28T09:24:00Z">
        <w:r w:rsidR="006C762B">
          <w:t xml:space="preserve"> của quyền chọn</w:t>
        </w:r>
      </w:ins>
      <w:ins w:id="1067" w:author="Quant Department - HO" w:date="2026-08-28T16:35:00Z" w16du:dateUtc="2026-08-28T09:35:00Z">
        <w:r w:rsidR="00265653">
          <w:t xml:space="preserve"> </w:t>
        </w:r>
      </w:ins>
      <w:ins w:id="1068" w:author="Quant Department - HO" w:date="2026-09-16T09:06:00Z" w16du:dateUtc="2026-09-16T02:06:00Z">
        <w:r w:rsidR="00ED1D57">
          <w:t>đính kèm</w:t>
        </w:r>
      </w:ins>
      <w:ins w:id="1069" w:author="Quant Department - HO" w:date="2026-08-28T16:35:00Z" w16du:dateUtc="2026-08-28T09:35:00Z">
        <w:r w:rsidR="00265653">
          <w:t xml:space="preserve"> </w:t>
        </w:r>
      </w:ins>
      <w:ins w:id="1070" w:author="Quant Department - HO" w:date="2026-08-28T16:40:00Z" w16du:dateUtc="2026-08-28T09:40:00Z">
        <w:r>
          <w:t>trong mỗi trái phiếu</w:t>
        </w:r>
        <w:r>
          <w:rPr>
            <w:rFonts w:eastAsiaTheme="minorEastAsia"/>
          </w:rPr>
          <w:t xml:space="preserve"> </w:t>
        </w:r>
      </w:ins>
      <m:oMath>
        <m:r>
          <w:ins w:id="1071" w:author="Quant Department - HO" w:date="2026-08-28T16:40:00Z" w16du:dateUtc="2026-08-28T09:40:00Z">
            <w:rPr>
              <w:rFonts w:ascii="Cambria Math" w:hAnsi="Cambria Math"/>
            </w:rPr>
            <m:t>i</m:t>
          </w:ins>
        </m:r>
      </m:oMath>
      <w:ins w:id="1072" w:author="Quant Department - HO" w:date="2026-08-28T16:35:00Z" w16du:dateUtc="2026-08-28T09:35:00Z">
        <w:r w:rsidR="00265653">
          <w:t xml:space="preserve"> tương ứng với từng</w:t>
        </w:r>
      </w:ins>
      <w:ins w:id="1073" w:author="Quant Department - HO" w:date="2026-08-28T16:25:00Z" w16du:dateUtc="2026-08-28T09:25:00Z">
        <w:r w:rsidR="006C762B">
          <w:t xml:space="preserve"> kịch bản </w:t>
        </w:r>
      </w:ins>
      <m:oMath>
        <m:r>
          <w:ins w:id="1074" w:author="Quant Department - HO" w:date="2026-08-28T16:25:00Z" w16du:dateUtc="2026-08-28T09:25:00Z">
            <w:rPr>
              <w:rFonts w:ascii="Cambria Math" w:hAnsi="Cambria Math"/>
            </w:rPr>
            <m:t>s</m:t>
          </w:ins>
        </m:r>
      </m:oMath>
      <w:ins w:id="1075" w:author="Quant Department - HO" w:date="2026-08-28T16:35:00Z" w16du:dateUtc="2026-08-28T09:35:00Z">
        <w:r w:rsidR="00265653">
          <w:rPr>
            <w:rFonts w:eastAsiaTheme="minorEastAsia"/>
          </w:rPr>
          <w:t>,</w:t>
        </w:r>
      </w:ins>
      <w:ins w:id="1076" w:author="Quant Department - HO" w:date="2026-08-28T16:33:00Z" w16du:dateUtc="2026-08-28T09:33:00Z">
        <w:r w:rsidR="00A876DF">
          <w:rPr>
            <w:rFonts w:eastAsiaTheme="minorEastAsia"/>
          </w:rPr>
          <w:t xml:space="preserve"> được xác định như sau</w:t>
        </w:r>
      </w:ins>
      <w:del w:id="1077" w:author="Quant Department - HO" w:date="2026-08-28T16:24:00Z" w16du:dateUtc="2026-08-28T09:24:00Z">
        <w:r w:rsidR="00BE6652" w:rsidRPr="003E4486" w:rsidDel="006C762B">
          <w:delText xml:space="preserve"> KAO</w:delText>
        </w:r>
      </w:del>
      <w:del w:id="1078" w:author="Quant Department - HO" w:date="2026-08-28T16:25:00Z" w16du:dateUtc="2026-08-28T09:25:00Z">
        <w:r w:rsidR="00BE6652" w:rsidRPr="003E4486" w:rsidDel="006C762B">
          <w:delText xml:space="preserve"> </w:delText>
        </w:r>
        <w:r w:rsidR="00BE6652" w:rsidRPr="003E4486" w:rsidDel="001C3C78">
          <w:delText xml:space="preserve">trong đo lường </w:delText>
        </w:r>
        <w:r w:rsidR="00BE6652" w:rsidRPr="007268E7" w:rsidDel="001C3C78">
          <w:rPr>
            <w:lang w:val="es-NI"/>
          </w:rPr>
          <w:delText>ΔEVE</w:delText>
        </w:r>
      </w:del>
      <w:r w:rsidR="00BE6652" w:rsidRPr="003E4486">
        <w:t xml:space="preserve">: </w:t>
      </w:r>
    </w:p>
    <w:p w14:paraId="2F0DBBC5" w14:textId="199F4629" w:rsidR="005836D5" w:rsidRPr="00CF7EE1" w:rsidRDefault="005836D5" w:rsidP="00E21DAD">
      <w:pPr>
        <w:rPr>
          <w:ins w:id="1079" w:author="Quant Department - HO" w:date="2026-08-28T16:34:00Z" w16du:dateUtc="2026-08-28T09:34:00Z"/>
          <w:rFonts w:eastAsiaTheme="minorEastAsia"/>
          <w:rPrChange w:id="1080" w:author="Quant Department - HO" w:date="2026-08-28T16:34:00Z" w16du:dateUtc="2026-08-28T09:34:00Z">
            <w:rPr>
              <w:ins w:id="1081" w:author="Quant Department - HO" w:date="2026-08-28T16:34:00Z" w16du:dateUtc="2026-08-28T09:34:00Z"/>
              <w:rFonts w:ascii="Cambria Math" w:hAnsi="Cambria Math" w:cs="Times New Roman"/>
              <w:i/>
            </w:rPr>
          </w:rPrChange>
        </w:rPr>
      </w:pPr>
      <m:oMathPara>
        <m:oMath>
          <m:r>
            <w:ins w:id="1082" w:author="Quant Department - HO" w:date="2026-08-28T16:29:00Z" w16du:dateUtc="2026-08-28T09:29:00Z">
              <w:rPr>
                <w:rFonts w:ascii="Cambria Math" w:hAnsi="Cambria Math" w:cs="Times New Roman"/>
              </w:rPr>
              <m:t>FVA</m:t>
            </w:ins>
          </m:r>
          <m:sSubSup>
            <m:sSubSupPr>
              <m:ctrlPr>
                <w:ins w:id="1083" w:author="Quant Department - HO" w:date="2026-08-28T16:33:00Z" w16du:dateUtc="2026-08-28T09:33:00Z">
                  <w:rPr>
                    <w:rFonts w:ascii="Cambria Math" w:hAnsi="Cambria Math" w:cs="Times New Roman"/>
                    <w:i/>
                  </w:rPr>
                </w:ins>
              </m:ctrlPr>
            </m:sSubSupPr>
            <m:e>
              <m:r>
                <w:ins w:id="1084" w:author="Quant Department - HO" w:date="2026-08-28T16:29:00Z" w16du:dateUtc="2026-08-28T09:29:00Z">
                  <w:rPr>
                    <w:rFonts w:ascii="Cambria Math" w:hAnsi="Cambria Math" w:cs="Times New Roman"/>
                  </w:rPr>
                  <m:t>O</m:t>
                </w:ins>
              </m:r>
            </m:e>
            <m:sub>
              <m:r>
                <w:ins w:id="1085" w:author="Quant Department - HO" w:date="2026-08-28T16:33:00Z" w16du:dateUtc="2026-08-28T09:33:00Z">
                  <w:rPr>
                    <w:rFonts w:ascii="Cambria Math" w:hAnsi="Cambria Math" w:cs="Times New Roman"/>
                  </w:rPr>
                  <m:t>i</m:t>
                </w:ins>
              </m:r>
            </m:sub>
            <m:sup>
              <m:d>
                <m:dPr>
                  <m:ctrlPr>
                    <w:ins w:id="1086" w:author="Quant Department - HO" w:date="2026-08-28T16:29:00Z" w16du:dateUtc="2026-08-28T09:29:00Z">
                      <w:rPr>
                        <w:rFonts w:ascii="Cambria Math" w:hAnsi="Cambria Math" w:cs="Times New Roman"/>
                        <w:i/>
                      </w:rPr>
                    </w:ins>
                  </m:ctrlPr>
                </m:dPr>
                <m:e>
                  <m:r>
                    <w:ins w:id="1087" w:author="Quant Department - HO" w:date="2026-08-28T16:29:00Z" w16du:dateUtc="2026-08-28T09:29:00Z">
                      <w:rPr>
                        <w:rFonts w:ascii="Cambria Math" w:hAnsi="Cambria Math" w:cs="Times New Roman"/>
                      </w:rPr>
                      <m:t>s</m:t>
                    </w:ins>
                  </m:r>
                </m:e>
              </m:d>
            </m:sup>
          </m:sSubSup>
          <m:r>
            <w:ins w:id="1088" w:author="Quant Department - HO" w:date="2026-08-28T16:29:00Z" w16du:dateUtc="2026-08-28T09:29:00Z">
              <w:rPr>
                <w:rFonts w:ascii="Cambria Math" w:hAnsi="Cambria Math" w:cs="Times New Roman"/>
              </w:rPr>
              <m:t>=</m:t>
            </w:ins>
          </m:r>
          <m:d>
            <m:dPr>
              <m:ctrlPr>
                <w:ins w:id="1089" w:author="Quant Department - HO" w:date="2026-08-28T16:32:00Z" w16du:dateUtc="2026-08-28T09:32:00Z">
                  <w:rPr>
                    <w:rFonts w:ascii="Cambria Math" w:hAnsi="Cambria Math" w:cs="Times New Roman"/>
                    <w:i/>
                  </w:rPr>
                </w:ins>
              </m:ctrlPr>
            </m:dPr>
            <m:e>
              <m:r>
                <w:ins w:id="1090" w:author="Quant Department - HO" w:date="2026-08-28T16:32:00Z" w16du:dateUtc="2026-08-28T09:32:00Z">
                  <w:rPr>
                    <w:rFonts w:ascii="Cambria Math" w:hAnsi="Cambria Math" w:cs="Times New Roman"/>
                  </w:rPr>
                  <m:t>Op</m:t>
                </w:ins>
              </m:r>
              <m:sSubSup>
                <m:sSubSupPr>
                  <m:ctrlPr>
                    <w:ins w:id="1091" w:author="Quant Department - HO" w:date="2026-08-28T16:33:00Z" w16du:dateUtc="2026-08-28T09:33:00Z">
                      <w:rPr>
                        <w:rFonts w:ascii="Cambria Math" w:hAnsi="Cambria Math" w:cs="Times New Roman"/>
                        <w:i/>
                      </w:rPr>
                    </w:ins>
                  </m:ctrlPr>
                </m:sSubSupPr>
                <m:e>
                  <m:r>
                    <w:ins w:id="1092" w:author="Quant Department - HO" w:date="2026-08-28T16:32:00Z" w16du:dateUtc="2026-08-28T09:32:00Z">
                      <w:rPr>
                        <w:rFonts w:ascii="Cambria Math" w:hAnsi="Cambria Math" w:cs="Times New Roman"/>
                      </w:rPr>
                      <m:t>t</m:t>
                    </w:ins>
                  </m:r>
                </m:e>
                <m:sub>
                  <m:r>
                    <w:ins w:id="1093" w:author="Quant Department - HO" w:date="2026-08-28T16:33:00Z" w16du:dateUtc="2026-08-28T09:33:00Z">
                      <w:rPr>
                        <w:rFonts w:ascii="Cambria Math" w:hAnsi="Cambria Math" w:cs="Times New Roman"/>
                      </w:rPr>
                      <m:t>i</m:t>
                    </w:ins>
                  </m:r>
                </m:sub>
                <m:sup>
                  <m:d>
                    <m:dPr>
                      <m:ctrlPr>
                        <w:ins w:id="1094" w:author="Quant Department - HO" w:date="2026-08-28T16:32:00Z" w16du:dateUtc="2026-08-28T09:32:00Z">
                          <w:rPr>
                            <w:rFonts w:ascii="Cambria Math" w:hAnsi="Cambria Math" w:cs="Times New Roman"/>
                            <w:i/>
                          </w:rPr>
                        </w:ins>
                      </m:ctrlPr>
                    </m:dPr>
                    <m:e>
                      <m:r>
                        <w:ins w:id="1095" w:author="Quant Department - HO" w:date="2026-08-28T16:32:00Z" w16du:dateUtc="2026-08-28T09:32:00Z">
                          <w:rPr>
                            <w:rFonts w:ascii="Cambria Math" w:hAnsi="Cambria Math" w:cs="Times New Roman"/>
                          </w:rPr>
                          <m:t>s</m:t>
                        </w:ins>
                      </m:r>
                    </m:e>
                  </m:d>
                </m:sup>
              </m:sSubSup>
              <m:r>
                <w:ins w:id="1096" w:author="Quant Department - HO" w:date="2026-08-28T16:32:00Z" w16du:dateUtc="2026-08-28T09:32:00Z">
                  <w:rPr>
                    <w:rFonts w:ascii="Cambria Math" w:hAnsi="Cambria Math" w:cs="Times New Roman"/>
                  </w:rPr>
                  <m:t>-Op</m:t>
                </w:ins>
              </m:r>
              <m:sSubSup>
                <m:sSubSupPr>
                  <m:ctrlPr>
                    <w:ins w:id="1097" w:author="Quant Department - HO" w:date="2026-08-28T16:33:00Z" w16du:dateUtc="2026-08-28T09:33:00Z">
                      <w:rPr>
                        <w:rFonts w:ascii="Cambria Math" w:hAnsi="Cambria Math" w:cs="Times New Roman"/>
                        <w:i/>
                      </w:rPr>
                    </w:ins>
                  </m:ctrlPr>
                </m:sSubSupPr>
                <m:e>
                  <m:r>
                    <w:ins w:id="1098" w:author="Quant Department - HO" w:date="2026-08-28T16:32:00Z" w16du:dateUtc="2026-08-28T09:32:00Z">
                      <w:rPr>
                        <w:rFonts w:ascii="Cambria Math" w:hAnsi="Cambria Math" w:cs="Times New Roman"/>
                      </w:rPr>
                      <m:t>t</m:t>
                    </w:ins>
                  </m:r>
                </m:e>
                <m:sub>
                  <m:r>
                    <w:ins w:id="1099" w:author="Quant Department - HO" w:date="2026-08-28T16:33:00Z" w16du:dateUtc="2026-08-28T09:33:00Z">
                      <w:rPr>
                        <w:rFonts w:ascii="Cambria Math" w:hAnsi="Cambria Math" w:cs="Times New Roman"/>
                      </w:rPr>
                      <m:t>i</m:t>
                    </w:ins>
                  </m:r>
                </m:sub>
                <m:sup>
                  <m:r>
                    <w:ins w:id="1100" w:author="Quant Department - HO" w:date="2026-08-28T16:32:00Z" w16du:dateUtc="2026-08-28T09:32:00Z">
                      <w:rPr>
                        <w:rFonts w:ascii="Cambria Math" w:hAnsi="Cambria Math" w:cs="Times New Roman"/>
                      </w:rPr>
                      <m:t>base</m:t>
                    </w:ins>
                  </m:r>
                </m:sup>
              </m:sSubSup>
            </m:e>
          </m:d>
          <m:r>
            <w:ins w:id="1101" w:author="Quant Department - HO" w:date="2026-08-28T16:32:00Z" w16du:dateUtc="2026-08-28T09:32:00Z">
              <w:rPr>
                <w:rFonts w:ascii="Cambria Math" w:hAnsi="Cambria Math" w:cs="Times New Roman"/>
              </w:rPr>
              <m:t>∙</m:t>
            </w:ins>
          </m:r>
          <m:sSub>
            <m:sSubPr>
              <m:ctrlPr>
                <w:ins w:id="1102" w:author="Quant Department - HO" w:date="2026-08-28T16:34:00Z" w16du:dateUtc="2026-08-28T09:34:00Z">
                  <w:rPr>
                    <w:rFonts w:ascii="Cambria Math" w:hAnsi="Cambria Math" w:cs="Times New Roman"/>
                    <w:i/>
                  </w:rPr>
                </w:ins>
              </m:ctrlPr>
            </m:sSubPr>
            <m:e>
              <m:r>
                <w:ins w:id="1103" w:author="Quant Department - HO" w:date="2026-08-28T16:32:00Z" w16du:dateUtc="2026-08-28T09:32:00Z">
                  <w:rPr>
                    <w:rFonts w:ascii="Cambria Math" w:hAnsi="Cambria Math" w:cs="Times New Roman"/>
                  </w:rPr>
                  <m:t>N</m:t>
                </w:ins>
              </m:r>
            </m:e>
            <m:sub>
              <m:r>
                <w:ins w:id="1104" w:author="Quant Department - HO" w:date="2026-08-28T16:34:00Z" w16du:dateUtc="2026-08-28T09:34:00Z">
                  <w:rPr>
                    <w:rFonts w:ascii="Cambria Math" w:hAnsi="Cambria Math" w:cs="Times New Roman"/>
                  </w:rPr>
                  <m:t>i</m:t>
                </w:ins>
              </m:r>
            </m:sub>
          </m:sSub>
          <m:r>
            <w:ins w:id="1105" w:author="Quant Department - HO" w:date="2026-08-28T16:33:00Z" w16du:dateUtc="2026-08-28T09:33:00Z">
              <w:rPr>
                <w:rFonts w:ascii="Cambria Math" w:hAnsi="Cambria Math" w:cs="Times New Roman"/>
              </w:rPr>
              <m:t>∙</m:t>
            </w:ins>
          </m:r>
          <m:sSub>
            <m:sSubPr>
              <m:ctrlPr>
                <w:ins w:id="1106" w:author="Quant Department - HO" w:date="2026-08-28T16:34:00Z" w16du:dateUtc="2026-08-28T09:34:00Z">
                  <w:rPr>
                    <w:rFonts w:ascii="Cambria Math" w:hAnsi="Cambria Math" w:cs="Times New Roman"/>
                    <w:i/>
                  </w:rPr>
                </w:ins>
              </m:ctrlPr>
            </m:sSubPr>
            <m:e>
              <m:r>
                <w:ins w:id="1107" w:author="Quant Department - HO" w:date="2026-08-28T16:33:00Z" w16du:dateUtc="2026-08-28T09:33:00Z">
                  <w:rPr>
                    <w:rFonts w:ascii="Cambria Math" w:hAnsi="Cambria Math" w:cs="Times New Roman"/>
                  </w:rPr>
                  <m:t>ω</m:t>
                </w:ins>
              </m:r>
            </m:e>
            <m:sub>
              <m:r>
                <w:ins w:id="1108" w:author="Quant Department - HO" w:date="2026-08-28T16:34:00Z" w16du:dateUtc="2026-08-28T09:34:00Z">
                  <w:rPr>
                    <w:rFonts w:ascii="Cambria Math" w:hAnsi="Cambria Math" w:cs="Times New Roman"/>
                  </w:rPr>
                  <m:t>i</m:t>
                </w:ins>
              </m:r>
            </m:sub>
          </m:sSub>
        </m:oMath>
      </m:oMathPara>
    </w:p>
    <w:p w14:paraId="2D9BF944" w14:textId="69981CD7" w:rsidR="00CF7EE1" w:rsidRDefault="00CF7EE1" w:rsidP="00E21DAD">
      <w:pPr>
        <w:rPr>
          <w:ins w:id="1109" w:author="Quant Department - HO" w:date="2026-08-28T16:34:00Z" w16du:dateUtc="2026-08-28T09:34:00Z"/>
          <w:rFonts w:eastAsiaTheme="minorEastAsia"/>
        </w:rPr>
      </w:pPr>
      <w:ins w:id="1110" w:author="Quant Department - HO" w:date="2026-08-28T16:34:00Z" w16du:dateUtc="2026-08-28T09:34:00Z">
        <w:r>
          <w:rPr>
            <w:rFonts w:eastAsiaTheme="minorEastAsia"/>
          </w:rPr>
          <w:t>Trong đó:</w:t>
        </w:r>
      </w:ins>
    </w:p>
    <w:tbl>
      <w:tblPr>
        <w:tblStyle w:val="TableGrid"/>
        <w:tblW w:w="0" w:type="auto"/>
        <w:tblInd w:w="0" w:type="dxa"/>
        <w:tblLook w:val="04A0" w:firstRow="1" w:lastRow="0" w:firstColumn="1" w:lastColumn="0" w:noHBand="0" w:noVBand="1"/>
      </w:tblPr>
      <w:tblGrid>
        <w:gridCol w:w="1560"/>
        <w:gridCol w:w="8929"/>
        <w:tblGridChange w:id="1111">
          <w:tblGrid>
            <w:gridCol w:w="1560"/>
            <w:gridCol w:w="3684"/>
            <w:gridCol w:w="5245"/>
          </w:tblGrid>
        </w:tblGridChange>
      </w:tblGrid>
      <w:tr w:rsidR="0024685B" w14:paraId="00F84544" w14:textId="77777777" w:rsidTr="00265653">
        <w:trPr>
          <w:ins w:id="1112" w:author="Quant Department - HO" w:date="2026-08-28T16:44:00Z"/>
        </w:trPr>
        <w:tc>
          <w:tcPr>
            <w:tcW w:w="1560" w:type="dxa"/>
          </w:tcPr>
          <w:p w14:paraId="1647D9E9" w14:textId="16B90E5F" w:rsidR="0024685B" w:rsidRDefault="0024685B" w:rsidP="00E21DAD">
            <w:pPr>
              <w:rPr>
                <w:ins w:id="1113" w:author="Quant Department - HO" w:date="2026-08-28T16:44:00Z" w16du:dateUtc="2026-08-28T09:44:00Z"/>
                <w:rFonts w:eastAsia="Yu Gothic" w:cs="Arial"/>
              </w:rPr>
            </w:pPr>
            <m:oMathPara>
              <m:oMath>
                <m:r>
                  <w:ins w:id="1114" w:author="Quant Department - HO" w:date="2026-08-28T16:44:00Z" w16du:dateUtc="2026-08-28T09:44:00Z">
                    <w:rPr>
                      <w:rFonts w:ascii="Cambria Math" w:eastAsia="Yu Gothic" w:hAnsi="Cambria Math" w:cs="Arial"/>
                    </w:rPr>
                    <m:t>n</m:t>
                  </w:ins>
                </m:r>
              </m:oMath>
            </m:oMathPara>
          </w:p>
        </w:tc>
        <w:tc>
          <w:tcPr>
            <w:tcW w:w="8929" w:type="dxa"/>
          </w:tcPr>
          <w:p w14:paraId="5D7F8AAF" w14:textId="48F8A71A" w:rsidR="0024685B" w:rsidRDefault="0024685B" w:rsidP="00E21DAD">
            <w:pPr>
              <w:rPr>
                <w:ins w:id="1115" w:author="Quant Department - HO" w:date="2026-08-28T16:44:00Z" w16du:dateUtc="2026-08-28T09:44:00Z"/>
                <w:rFonts w:eastAsiaTheme="minorEastAsia"/>
              </w:rPr>
            </w:pPr>
            <w:ins w:id="1116" w:author="Quant Department - HO" w:date="2026-08-28T16:44:00Z" w16du:dateUtc="2026-08-28T09:44:00Z">
              <w:r>
                <w:rPr>
                  <w:rFonts w:eastAsiaTheme="minorEastAsia"/>
                </w:rPr>
                <w:t xml:space="preserve">Tổng số trái phiếu </w:t>
              </w:r>
              <w:r w:rsidR="00746F4E">
                <w:rPr>
                  <w:rFonts w:eastAsiaTheme="minorEastAsia"/>
                </w:rPr>
                <w:t xml:space="preserve">bao gồm quyền chọn </w:t>
              </w:r>
            </w:ins>
            <w:ins w:id="1117" w:author="Quant Department - HO" w:date="2026-09-16T09:06:00Z" w16du:dateUtc="2026-09-16T02:06:00Z">
              <w:r w:rsidR="00ED1D57">
                <w:rPr>
                  <w:rFonts w:eastAsiaTheme="minorEastAsia"/>
                </w:rPr>
                <w:t>đính kèm</w:t>
              </w:r>
            </w:ins>
            <w:ins w:id="1118" w:author="Quant Department - HO" w:date="2026-08-28T16:44:00Z" w16du:dateUtc="2026-08-28T09:44:00Z">
              <w:r w:rsidR="00746F4E">
                <w:rPr>
                  <w:rFonts w:eastAsiaTheme="minorEastAsia"/>
                </w:rPr>
                <w:t xml:space="preserve"> có trong danh mục</w:t>
              </w:r>
            </w:ins>
          </w:p>
        </w:tc>
      </w:tr>
      <w:tr w:rsidR="00CF7EE1" w14:paraId="55FC817B" w14:textId="77777777" w:rsidTr="00265653">
        <w:tblPrEx>
          <w:tblW w:w="0" w:type="auto"/>
          <w:tblInd w:w="0" w:type="dxa"/>
          <w:tblPrExChange w:id="1119" w:author="Quant Department - HO" w:date="2026-08-28T16:35:00Z" w16du:dateUtc="2026-08-28T09:35:00Z">
            <w:tblPrEx>
              <w:tblW w:w="0" w:type="auto"/>
              <w:tblInd w:w="0" w:type="dxa"/>
            </w:tblPrEx>
          </w:tblPrExChange>
        </w:tblPrEx>
        <w:trPr>
          <w:ins w:id="1120" w:author="Quant Department - HO" w:date="2026-08-28T16:34:00Z"/>
        </w:trPr>
        <w:tc>
          <w:tcPr>
            <w:tcW w:w="1560" w:type="dxa"/>
            <w:tcPrChange w:id="1121" w:author="Quant Department - HO" w:date="2026-08-28T16:35:00Z" w16du:dateUtc="2026-08-28T09:35:00Z">
              <w:tcPr>
                <w:tcW w:w="5244" w:type="dxa"/>
                <w:gridSpan w:val="2"/>
              </w:tcPr>
            </w:tcPrChange>
          </w:tcPr>
          <w:p w14:paraId="2690997E" w14:textId="18E0375B" w:rsidR="00CF7EE1" w:rsidRDefault="00000000" w:rsidP="00E21DAD">
            <w:pPr>
              <w:rPr>
                <w:ins w:id="1122" w:author="Quant Department - HO" w:date="2026-08-28T16:34:00Z" w16du:dateUtc="2026-08-28T09:34:00Z"/>
                <w:rFonts w:eastAsiaTheme="minorEastAsia"/>
              </w:rPr>
            </w:pPr>
            <m:oMathPara>
              <m:oMath>
                <m:sSub>
                  <m:sSubPr>
                    <m:ctrlPr>
                      <w:ins w:id="1123" w:author="Quant Department - HO" w:date="2026-08-28T16:34:00Z" w16du:dateUtc="2026-08-28T09:34:00Z">
                        <w:rPr>
                          <w:rFonts w:ascii="Cambria Math" w:eastAsiaTheme="minorEastAsia" w:hAnsi="Cambria Math"/>
                          <w:i/>
                        </w:rPr>
                      </w:ins>
                    </m:ctrlPr>
                  </m:sSubPr>
                  <m:e>
                    <m:r>
                      <w:ins w:id="1124" w:author="Quant Department - HO" w:date="2026-08-28T16:34:00Z" w16du:dateUtc="2026-08-28T09:34:00Z">
                        <w:rPr>
                          <w:rFonts w:ascii="Cambria Math" w:eastAsiaTheme="minorEastAsia" w:hAnsi="Cambria Math"/>
                        </w:rPr>
                        <m:t>N</m:t>
                      </w:ins>
                    </m:r>
                  </m:e>
                  <m:sub>
                    <m:r>
                      <w:ins w:id="1125" w:author="Quant Department - HO" w:date="2026-08-28T16:34:00Z" w16du:dateUtc="2026-08-28T09:34:00Z">
                        <w:rPr>
                          <w:rFonts w:ascii="Cambria Math" w:eastAsiaTheme="minorEastAsia" w:hAnsi="Cambria Math"/>
                        </w:rPr>
                        <m:t>i</m:t>
                      </w:ins>
                    </m:r>
                  </m:sub>
                </m:sSub>
              </m:oMath>
            </m:oMathPara>
          </w:p>
        </w:tc>
        <w:tc>
          <w:tcPr>
            <w:tcW w:w="8929" w:type="dxa"/>
            <w:tcPrChange w:id="1126" w:author="Quant Department - HO" w:date="2026-08-28T16:35:00Z" w16du:dateUtc="2026-08-28T09:35:00Z">
              <w:tcPr>
                <w:tcW w:w="5245" w:type="dxa"/>
              </w:tcPr>
            </w:tcPrChange>
          </w:tcPr>
          <w:p w14:paraId="145D2FB9" w14:textId="4372C58D" w:rsidR="00CF7EE1" w:rsidRDefault="0024685B" w:rsidP="00E21DAD">
            <w:pPr>
              <w:rPr>
                <w:ins w:id="1127" w:author="Quant Department - HO" w:date="2026-08-28T16:34:00Z" w16du:dateUtc="2026-08-28T09:34:00Z"/>
                <w:rFonts w:eastAsiaTheme="minorEastAsia"/>
              </w:rPr>
            </w:pPr>
            <w:ins w:id="1128" w:author="Quant Department - HO" w:date="2026-08-28T16:44:00Z" w16du:dateUtc="2026-08-28T09:44:00Z">
              <w:r>
                <w:rPr>
                  <w:rFonts w:eastAsiaTheme="minorEastAsia"/>
                </w:rPr>
                <w:t>Mệnh</w:t>
              </w:r>
            </w:ins>
            <w:ins w:id="1129" w:author="Quant Department - HO" w:date="2026-08-28T16:34:00Z" w16du:dateUtc="2026-08-28T09:34:00Z">
              <w:r w:rsidR="00CF7EE1">
                <w:rPr>
                  <w:rFonts w:eastAsiaTheme="minorEastAsia"/>
                </w:rPr>
                <w:t xml:space="preserve"> giá </w:t>
              </w:r>
              <w:r w:rsidR="00265653">
                <w:rPr>
                  <w:rFonts w:eastAsiaTheme="minorEastAsia"/>
                </w:rPr>
                <w:t xml:space="preserve">trái phiếu </w:t>
              </w:r>
            </w:ins>
            <m:oMath>
              <m:r>
                <w:ins w:id="1130" w:author="Quant Department - HO" w:date="2026-08-28T16:34:00Z" w16du:dateUtc="2026-08-28T09:34:00Z">
                  <w:rPr>
                    <w:rFonts w:ascii="Cambria Math" w:eastAsiaTheme="minorEastAsia" w:hAnsi="Cambria Math"/>
                  </w:rPr>
                  <m:t>i</m:t>
                </w:ins>
              </m:r>
            </m:oMath>
          </w:p>
        </w:tc>
      </w:tr>
      <w:tr w:rsidR="00CF7EE1" w14:paraId="0840F6E3" w14:textId="77777777" w:rsidTr="00265653">
        <w:tblPrEx>
          <w:tblW w:w="0" w:type="auto"/>
          <w:tblInd w:w="0" w:type="dxa"/>
          <w:tblPrExChange w:id="1131" w:author="Quant Department - HO" w:date="2026-08-28T16:35:00Z" w16du:dateUtc="2026-08-28T09:35:00Z">
            <w:tblPrEx>
              <w:tblW w:w="0" w:type="auto"/>
              <w:tblInd w:w="0" w:type="dxa"/>
            </w:tblPrEx>
          </w:tblPrExChange>
        </w:tblPrEx>
        <w:trPr>
          <w:ins w:id="1132" w:author="Quant Department - HO" w:date="2026-08-28T16:34:00Z"/>
        </w:trPr>
        <w:tc>
          <w:tcPr>
            <w:tcW w:w="1560" w:type="dxa"/>
            <w:tcPrChange w:id="1133" w:author="Quant Department - HO" w:date="2026-08-28T16:35:00Z" w16du:dateUtc="2026-08-28T09:35:00Z">
              <w:tcPr>
                <w:tcW w:w="5244" w:type="dxa"/>
                <w:gridSpan w:val="2"/>
              </w:tcPr>
            </w:tcPrChange>
          </w:tcPr>
          <w:p w14:paraId="53002B24" w14:textId="18A1ED21" w:rsidR="00CF7EE1" w:rsidRDefault="00000000" w:rsidP="00E21DAD">
            <w:pPr>
              <w:rPr>
                <w:ins w:id="1134" w:author="Quant Department - HO" w:date="2026-08-28T16:34:00Z" w16du:dateUtc="2026-08-28T09:34:00Z"/>
                <w:rFonts w:eastAsiaTheme="minorEastAsia"/>
              </w:rPr>
            </w:pPr>
            <m:oMathPara>
              <m:oMath>
                <m:sSub>
                  <m:sSubPr>
                    <m:ctrlPr>
                      <w:ins w:id="1135" w:author="Quant Department - HO" w:date="2026-08-28T16:35:00Z" w16du:dateUtc="2026-08-28T09:35:00Z">
                        <w:rPr>
                          <w:rFonts w:ascii="Cambria Math" w:eastAsiaTheme="minorEastAsia" w:hAnsi="Cambria Math"/>
                          <w:i/>
                        </w:rPr>
                      </w:ins>
                    </m:ctrlPr>
                  </m:sSubPr>
                  <m:e>
                    <m:r>
                      <w:ins w:id="1136" w:author="Quant Department - HO" w:date="2026-08-28T16:35:00Z" w16du:dateUtc="2026-08-28T09:35:00Z">
                        <w:rPr>
                          <w:rFonts w:ascii="Cambria Math" w:eastAsiaTheme="minorEastAsia" w:hAnsi="Cambria Math"/>
                        </w:rPr>
                        <m:t>ω</m:t>
                      </w:ins>
                    </m:r>
                  </m:e>
                  <m:sub>
                    <m:r>
                      <w:ins w:id="1137" w:author="Quant Department - HO" w:date="2026-08-28T16:35:00Z" w16du:dateUtc="2026-08-28T09:35:00Z">
                        <w:rPr>
                          <w:rFonts w:ascii="Cambria Math" w:eastAsiaTheme="minorEastAsia" w:hAnsi="Cambria Math"/>
                        </w:rPr>
                        <m:t>i</m:t>
                      </w:ins>
                    </m:r>
                  </m:sub>
                </m:sSub>
              </m:oMath>
            </m:oMathPara>
          </w:p>
        </w:tc>
        <w:tc>
          <w:tcPr>
            <w:tcW w:w="8929" w:type="dxa"/>
            <w:tcPrChange w:id="1138" w:author="Quant Department - HO" w:date="2026-08-28T16:35:00Z" w16du:dateUtc="2026-08-28T09:35:00Z">
              <w:tcPr>
                <w:tcW w:w="5245" w:type="dxa"/>
              </w:tcPr>
            </w:tcPrChange>
          </w:tcPr>
          <w:p w14:paraId="0BE6BBC4" w14:textId="43844EBD" w:rsidR="00CF7EE1" w:rsidRDefault="002F242D" w:rsidP="00E21DAD">
            <w:pPr>
              <w:rPr>
                <w:ins w:id="1139" w:author="Quant Department - HO" w:date="2026-08-28T16:35:00Z" w16du:dateUtc="2026-08-28T09:35:00Z"/>
                <w:rFonts w:eastAsiaTheme="minorEastAsia"/>
              </w:rPr>
            </w:pPr>
            <w:ins w:id="1140" w:author="Quant Department - HO" w:date="2026-09-04T08:48:00Z" w16du:dateUtc="2026-09-04T01:48:00Z">
              <w:r>
                <w:rPr>
                  <w:rFonts w:eastAsiaTheme="minorEastAsia"/>
                </w:rPr>
                <w:t>Hệ số</w:t>
              </w:r>
            </w:ins>
            <w:ins w:id="1141" w:author="Quant Department - HO" w:date="2026-08-28T16:35:00Z" w16du:dateUtc="2026-08-28T09:35:00Z">
              <w:r w:rsidR="004E72D5">
                <w:rPr>
                  <w:rFonts w:eastAsiaTheme="minorEastAsia"/>
                </w:rPr>
                <w:t xml:space="preserve"> thể hiện </w:t>
              </w:r>
            </w:ins>
            <w:ins w:id="1142" w:author="Quant Department - HO" w:date="2026-09-04T08:48:00Z" w16du:dateUtc="2026-09-04T01:48:00Z">
              <w:r>
                <w:rPr>
                  <w:rFonts w:eastAsiaTheme="minorEastAsia"/>
                </w:rPr>
                <w:t>vị thế</w:t>
              </w:r>
            </w:ins>
            <w:ins w:id="1143" w:author="Quant Department - HO" w:date="2026-08-28T16:35:00Z" w16du:dateUtc="2026-08-28T09:35:00Z">
              <w:r w:rsidR="004E72D5">
                <w:rPr>
                  <w:rFonts w:eastAsiaTheme="minorEastAsia"/>
                </w:rPr>
                <w:t xml:space="preserve"> trái phiếu:</w:t>
              </w:r>
            </w:ins>
          </w:p>
          <w:p w14:paraId="42E99A41" w14:textId="77777777" w:rsidR="004E72D5" w:rsidRDefault="00000000" w:rsidP="004E72D5">
            <w:pPr>
              <w:pStyle w:val="TLXDMHBullet1"/>
              <w:rPr>
                <w:ins w:id="1144" w:author="Quant Department - HO" w:date="2026-08-28T16:37:00Z" w16du:dateUtc="2026-08-28T09:37:00Z"/>
              </w:rPr>
            </w:pPr>
            <m:oMath>
              <m:sSub>
                <m:sSubPr>
                  <m:ctrlPr>
                    <w:ins w:id="1145" w:author="Quant Department - HO" w:date="2026-08-28T16:36:00Z" w16du:dateUtc="2026-08-28T09:36:00Z">
                      <w:rPr>
                        <w:rFonts w:ascii="Cambria Math" w:hAnsi="Cambria Math"/>
                        <w:i/>
                      </w:rPr>
                    </w:ins>
                  </m:ctrlPr>
                </m:sSubPr>
                <m:e>
                  <m:r>
                    <w:ins w:id="1146" w:author="Quant Department - HO" w:date="2026-08-28T16:36:00Z" w16du:dateUtc="2026-08-28T09:36:00Z">
                      <w:rPr>
                        <w:rFonts w:ascii="Cambria Math" w:hAnsi="Cambria Math"/>
                      </w:rPr>
                      <m:t>ω</m:t>
                    </w:ins>
                  </m:r>
                </m:e>
                <m:sub>
                  <m:r>
                    <w:ins w:id="1147" w:author="Quant Department - HO" w:date="2026-08-28T16:36:00Z" w16du:dateUtc="2026-08-28T09:36:00Z">
                      <w:rPr>
                        <w:rFonts w:ascii="Cambria Math" w:hAnsi="Cambria Math"/>
                      </w:rPr>
                      <m:t>i</m:t>
                    </w:ins>
                  </m:r>
                </m:sub>
              </m:sSub>
              <m:r>
                <w:ins w:id="1148" w:author="Quant Department - HO" w:date="2026-08-28T16:36:00Z" w16du:dateUtc="2026-08-28T09:36:00Z">
                  <w:rPr>
                    <w:rFonts w:ascii="Cambria Math" w:hAnsi="Cambria Math"/>
                  </w:rPr>
                  <m:t>=1</m:t>
                </w:ins>
              </m:r>
            </m:oMath>
            <w:ins w:id="1149" w:author="Quant Department - HO" w:date="2026-08-28T16:36:00Z" w16du:dateUtc="2026-08-28T09:36:00Z">
              <w:r w:rsidR="004E72D5">
                <w:t xml:space="preserve">: </w:t>
              </w:r>
              <w:r w:rsidR="00651314">
                <w:t xml:space="preserve">nếu trái phiếu là </w:t>
              </w:r>
            </w:ins>
            <w:ins w:id="1150" w:author="Quant Department - HO" w:date="2026-08-28T16:37:00Z" w16du:dateUtc="2026-08-28T09:37:00Z">
              <w:r w:rsidR="002A5C6B">
                <w:t>GTCG do VCB phát hành</w:t>
              </w:r>
            </w:ins>
          </w:p>
          <w:p w14:paraId="4883EDA7" w14:textId="5E677794" w:rsidR="002A5C6B" w:rsidRDefault="00000000">
            <w:pPr>
              <w:pStyle w:val="TLXDMHBullet1"/>
              <w:rPr>
                <w:ins w:id="1151" w:author="Quant Department - HO" w:date="2026-08-28T16:34:00Z" w16du:dateUtc="2026-08-28T09:34:00Z"/>
              </w:rPr>
              <w:pPrChange w:id="1152" w:author="Quant Department - HO" w:date="2026-08-28T16:36:00Z" w16du:dateUtc="2026-08-28T09:36:00Z">
                <w:pPr/>
              </w:pPrChange>
            </w:pPr>
            <m:oMath>
              <m:sSub>
                <m:sSubPr>
                  <m:ctrlPr>
                    <w:ins w:id="1153" w:author="Quant Department - HO" w:date="2026-08-28T16:37:00Z" w16du:dateUtc="2026-08-28T09:37:00Z">
                      <w:rPr>
                        <w:rFonts w:ascii="Cambria Math" w:hAnsi="Cambria Math"/>
                        <w:i/>
                      </w:rPr>
                    </w:ins>
                  </m:ctrlPr>
                </m:sSubPr>
                <m:e>
                  <m:r>
                    <w:ins w:id="1154" w:author="Quant Department - HO" w:date="2026-08-28T16:37:00Z" w16du:dateUtc="2026-08-28T09:37:00Z">
                      <w:rPr>
                        <w:rFonts w:ascii="Cambria Math" w:hAnsi="Cambria Math"/>
                      </w:rPr>
                      <m:t>ω</m:t>
                    </w:ins>
                  </m:r>
                </m:e>
                <m:sub>
                  <m:r>
                    <w:ins w:id="1155" w:author="Quant Department - HO" w:date="2026-08-28T16:37:00Z" w16du:dateUtc="2026-08-28T09:37:00Z">
                      <w:rPr>
                        <w:rFonts w:ascii="Cambria Math" w:hAnsi="Cambria Math"/>
                      </w:rPr>
                      <m:t>i</m:t>
                    </w:ins>
                  </m:r>
                </m:sub>
              </m:sSub>
              <m:r>
                <w:ins w:id="1156" w:author="Quant Department - HO" w:date="2026-08-28T16:37:00Z" w16du:dateUtc="2026-08-28T09:37:00Z">
                  <w:rPr>
                    <w:rFonts w:ascii="Cambria Math" w:hAnsi="Cambria Math"/>
                  </w:rPr>
                  <m:t>=-1</m:t>
                </w:ins>
              </m:r>
            </m:oMath>
            <w:ins w:id="1157" w:author="Quant Department - HO" w:date="2026-08-28T16:37:00Z" w16du:dateUtc="2026-08-28T09:37:00Z">
              <w:r w:rsidR="002A5C6B">
                <w:t>: nếu trái phiếu là chứng khoán đầu tư</w:t>
              </w:r>
            </w:ins>
          </w:p>
        </w:tc>
      </w:tr>
    </w:tbl>
    <w:p w14:paraId="7542434F" w14:textId="7A7772D8" w:rsidR="005836D5" w:rsidRPr="003E4486" w:rsidDel="00F55A7D" w:rsidRDefault="005836D5">
      <w:pPr>
        <w:pStyle w:val="TLXDMHBullet1"/>
        <w:rPr>
          <w:del w:id="1158" w:author="Quant Department - HO" w:date="2026-08-28T16:40:00Z" w16du:dateUtc="2026-08-28T09:40:00Z"/>
        </w:rPr>
        <w:pPrChange w:id="1159" w:author="Quant Department - HO" w:date="2026-08-28T16:28:00Z" w16du:dateUtc="2026-08-28T09:28:00Z">
          <w:pPr>
            <w:spacing w:before="100" w:beforeAutospacing="1" w:after="100" w:afterAutospacing="1"/>
            <w:jc w:val="left"/>
          </w:pPr>
        </w:pPrChange>
      </w:pPr>
    </w:p>
    <w:p w14:paraId="3367D020" w14:textId="537DC466" w:rsidR="00BE6652" w:rsidRPr="008900CD" w:rsidDel="00F55A7D" w:rsidRDefault="00027EF5" w:rsidP="008900CD">
      <w:pPr>
        <w:spacing w:before="100" w:beforeAutospacing="1" w:after="100" w:afterAutospacing="1"/>
        <w:jc w:val="left"/>
        <w:rPr>
          <w:del w:id="1160" w:author="Quant Department - HO" w:date="2026-08-28T16:40:00Z" w16du:dateUtc="2026-08-28T09:40:00Z"/>
          <w:rFonts w:eastAsia="Times New Roman" w:cs="Times New Roman"/>
        </w:rPr>
      </w:pPr>
      <m:oMathPara>
        <m:oMath>
          <m:r>
            <w:del w:id="1161" w:author="Quant Department - HO" w:date="2026-08-28T16:25:00Z" w16du:dateUtc="2026-08-28T09:25:00Z">
              <w:rPr>
                <w:rFonts w:ascii="Cambria Math" w:hAnsi="Cambria Math" w:cs="Times New Roman"/>
              </w:rPr>
              <m:t>KA</m:t>
            </w:del>
          </m:r>
          <m:sSup>
            <m:sSupPr>
              <m:ctrlPr>
                <w:del w:id="1162" w:author="Quant Department - HO" w:date="2026-08-28T16:25:00Z" w16du:dateUtc="2026-08-28T09:25:00Z">
                  <w:rPr>
                    <w:rFonts w:ascii="Cambria Math" w:hAnsi="Cambria Math" w:cs="Times New Roman"/>
                  </w:rPr>
                </w:del>
              </m:ctrlPr>
            </m:sSupPr>
            <m:e>
              <m:r>
                <w:del w:id="1163" w:author="Quant Department - HO" w:date="2026-08-28T16:25:00Z" w16du:dateUtc="2026-08-28T09:25:00Z">
                  <w:rPr>
                    <w:rFonts w:ascii="Cambria Math" w:hAnsi="Cambria Math" w:cs="Times New Roman"/>
                  </w:rPr>
                  <m:t>O</m:t>
                </w:del>
              </m:r>
            </m:e>
            <m:sup>
              <m:d>
                <m:dPr>
                  <m:ctrlPr>
                    <w:del w:id="1164" w:author="Quant Department - HO" w:date="2026-08-28T16:25:00Z" w16du:dateUtc="2026-08-28T09:25:00Z">
                      <w:rPr>
                        <w:rFonts w:ascii="Cambria Math" w:hAnsi="Cambria Math" w:cs="Times New Roman"/>
                      </w:rPr>
                    </w:del>
                  </m:ctrlPr>
                </m:dPr>
                <m:e>
                  <m:r>
                    <w:del w:id="1165" w:author="Quant Department - HO" w:date="2026-08-28T16:25:00Z" w16du:dateUtc="2026-08-28T09:25:00Z">
                      <w:rPr>
                        <w:rFonts w:ascii="Cambria Math" w:hAnsi="Cambria Math" w:cs="Times New Roman"/>
                      </w:rPr>
                      <m:t>s</m:t>
                    </w:del>
                  </m:r>
                </m:e>
              </m:d>
            </m:sup>
          </m:sSup>
          <m:r>
            <w:del w:id="1166" w:author="Quant Department - HO" w:date="2026-08-28T16:28:00Z" w16du:dateUtc="2026-08-28T09:28:00Z">
              <w:rPr>
                <w:rFonts w:ascii="Cambria Math" w:hAnsi="Cambria Math" w:cs="Times New Roman"/>
              </w:rPr>
              <m:t>=</m:t>
            </w:del>
          </m:r>
          <m:sSubSup>
            <m:sSubSupPr>
              <m:ctrlPr>
                <w:del w:id="1167" w:author="Quant Department - HO" w:date="2026-08-28T16:28:00Z" w16du:dateUtc="2026-08-28T09:28:00Z">
                  <w:rPr>
                    <w:rFonts w:ascii="Cambria Math" w:hAnsi="Cambria Math" w:cs="Times New Roman"/>
                  </w:rPr>
                </w:del>
              </m:ctrlPr>
            </m:sSubSupPr>
            <m:e>
              <m:r>
                <w:del w:id="1168" w:author="Quant Department - HO" w:date="2026-08-28T16:28:00Z" w16du:dateUtc="2026-08-28T09:28:00Z">
                  <w:rPr>
                    <w:rFonts w:ascii="Cambria Math" w:hAnsi="Cambria Math" w:cs="Times New Roman"/>
                  </w:rPr>
                  <m:t>V</m:t>
                </w:del>
              </m:r>
            </m:e>
            <m:sub>
              <m:r>
                <w:del w:id="1169" w:author="Quant Department - HO" w:date="2026-08-28T16:28:00Z" w16du:dateUtc="2026-08-28T09:28:00Z">
                  <m:rPr>
                    <m:nor/>
                  </m:rPr>
                  <w:rPr>
                    <w:rFonts w:cs="Times New Roman"/>
                  </w:rPr>
                  <m:t>Opt</m:t>
                </w:del>
              </m:r>
            </m:sub>
            <m:sup>
              <m:d>
                <m:dPr>
                  <m:ctrlPr>
                    <w:del w:id="1170" w:author="Quant Department - HO" w:date="2026-08-28T16:28:00Z" w16du:dateUtc="2026-08-28T09:28:00Z">
                      <w:rPr>
                        <w:rFonts w:ascii="Cambria Math" w:hAnsi="Cambria Math" w:cs="Times New Roman"/>
                      </w:rPr>
                    </w:del>
                  </m:ctrlPr>
                </m:dPr>
                <m:e>
                  <m:r>
                    <w:del w:id="1171" w:author="Quant Department - HO" w:date="2026-08-28T16:28:00Z" w16du:dateUtc="2026-08-28T09:28:00Z">
                      <w:rPr>
                        <w:rFonts w:ascii="Cambria Math" w:hAnsi="Cambria Math" w:cs="Times New Roman"/>
                      </w:rPr>
                      <m:t>s</m:t>
                    </w:del>
                  </m:r>
                </m:e>
              </m:d>
            </m:sup>
          </m:sSubSup>
          <m:r>
            <w:del w:id="1172" w:author="Quant Department - HO" w:date="2026-08-28T16:28:00Z" w16du:dateUtc="2026-08-28T09:28:00Z">
              <w:rPr>
                <w:rFonts w:ascii="Cambria Math" w:hAnsi="Cambria Math" w:cs="Times New Roman"/>
              </w:rPr>
              <m:t>-</m:t>
            </w:del>
          </m:r>
          <m:sSubSup>
            <m:sSubSupPr>
              <m:ctrlPr>
                <w:del w:id="1173" w:author="Quant Department - HO" w:date="2026-08-28T16:28:00Z" w16du:dateUtc="2026-08-28T09:28:00Z">
                  <w:rPr>
                    <w:rFonts w:ascii="Cambria Math" w:hAnsi="Cambria Math" w:cs="Times New Roman"/>
                  </w:rPr>
                </w:del>
              </m:ctrlPr>
            </m:sSubSupPr>
            <m:e>
              <m:r>
                <w:del w:id="1174" w:author="Quant Department - HO" w:date="2026-08-28T16:28:00Z" w16du:dateUtc="2026-08-28T09:28:00Z">
                  <w:rPr>
                    <w:rFonts w:ascii="Cambria Math" w:hAnsi="Cambria Math" w:cs="Times New Roman"/>
                  </w:rPr>
                  <m:t>V</m:t>
                </w:del>
              </m:r>
            </m:e>
            <m:sub>
              <m:r>
                <w:del w:id="1175" w:author="Quant Department - HO" w:date="2026-08-28T16:28:00Z" w16du:dateUtc="2026-08-28T09:28:00Z">
                  <m:rPr>
                    <m:nor/>
                  </m:rPr>
                  <w:rPr>
                    <w:rFonts w:cs="Times New Roman"/>
                  </w:rPr>
                  <m:t>Opt</m:t>
                </w:del>
              </m:r>
            </m:sub>
            <m:sup>
              <m:r>
                <w:del w:id="1176" w:author="Quant Department - HO" w:date="2026-08-28T16:28:00Z" w16du:dateUtc="2026-08-28T09:28:00Z">
                  <m:rPr>
                    <m:nor/>
                  </m:rPr>
                  <w:rPr>
                    <w:rFonts w:cs="Times New Roman"/>
                  </w:rPr>
                  <m:t>base</m:t>
                </w:del>
              </m:r>
            </m:sup>
          </m:sSubSup>
        </m:oMath>
      </m:oMathPara>
    </w:p>
    <w:p w14:paraId="5F984758" w14:textId="3419499B" w:rsidR="00B81298" w:rsidRDefault="001606F2" w:rsidP="00AC5EE7">
      <w:pPr>
        <w:pStyle w:val="TLXDMHHeading20"/>
      </w:pPr>
      <w:bookmarkStart w:id="1177" w:name="_Toc236061213"/>
      <w:r>
        <w:t>Kiểm thử mô hình</w:t>
      </w:r>
      <w:bookmarkEnd w:id="1177"/>
    </w:p>
    <w:p w14:paraId="773E50BF" w14:textId="77777777" w:rsidR="001606F2" w:rsidRPr="001606F2" w:rsidRDefault="001606F2" w:rsidP="001606F2">
      <w:pPr>
        <w:rPr>
          <w:lang w:val="es-NI"/>
        </w:rPr>
      </w:pPr>
    </w:p>
    <w:p w14:paraId="7C3EDC2A" w14:textId="5AC87F43" w:rsidR="00F948CD" w:rsidRDefault="00F948CD" w:rsidP="005122F4">
      <w:pPr>
        <w:pStyle w:val="TLXDMHHeading20"/>
      </w:pPr>
      <w:bookmarkStart w:id="1178" w:name="_Toc236061214"/>
      <w:bookmarkStart w:id="1179" w:name="_Toc198024671"/>
      <w:bookmarkStart w:id="1180" w:name="_Toc214863732"/>
      <w:bookmarkStart w:id="1181" w:name="_Toc215647835"/>
      <w:r>
        <w:t>Kiểm tra đối chiếu</w:t>
      </w:r>
      <w:bookmarkEnd w:id="1178"/>
    </w:p>
    <w:p w14:paraId="63B3D5F4" w14:textId="39C30E02" w:rsidR="006C02C6" w:rsidRDefault="00F97137" w:rsidP="00FC458E">
      <w:r>
        <w:rPr>
          <w:lang w:eastAsia="zh-TW"/>
        </w:rPr>
        <w:t>dụng riêng cho IRS</w:t>
      </w:r>
      <w:r w:rsidR="00A3574F" w:rsidRPr="006348E6">
        <w:rPr>
          <w:lang w:eastAsia="zh-TW"/>
        </w:rPr>
        <w:t>.</w:t>
      </w:r>
    </w:p>
    <w:p w14:paraId="3A7CE71F" w14:textId="045F3CFA" w:rsidR="00281892" w:rsidRPr="00281892" w:rsidRDefault="00281892" w:rsidP="006E5EEB">
      <w:pPr>
        <w:pStyle w:val="TLXDMHHeading10"/>
      </w:pPr>
      <w:bookmarkStart w:id="1182" w:name="_Toc236061215"/>
      <w:r>
        <w:t>CHUẨN BỊ DỮ LIỆU VÀ CÁC BƯỚC XỬ LÝ</w:t>
      </w:r>
      <w:bookmarkEnd w:id="1179"/>
      <w:bookmarkEnd w:id="1180"/>
      <w:bookmarkEnd w:id="1181"/>
      <w:bookmarkEnd w:id="1182"/>
    </w:p>
    <w:p w14:paraId="3B933E17" w14:textId="6AEB7F96" w:rsidR="00281892" w:rsidRDefault="00281892" w:rsidP="006E5EEB">
      <w:pPr>
        <w:pStyle w:val="TLXDMHHeading20"/>
      </w:pPr>
      <w:bookmarkStart w:id="1183" w:name="_Toc214863733"/>
      <w:bookmarkStart w:id="1184" w:name="_Toc215647836"/>
      <w:bookmarkStart w:id="1185" w:name="_Toc236061216"/>
      <w:r>
        <w:t>Mô tả dữ liệu mô hình</w:t>
      </w:r>
      <w:bookmarkEnd w:id="1183"/>
      <w:bookmarkEnd w:id="1184"/>
      <w:bookmarkEnd w:id="1185"/>
    </w:p>
    <w:p w14:paraId="4FABC080" w14:textId="0AFD347A" w:rsidR="00574ADC" w:rsidRPr="00574ADC" w:rsidRDefault="00574ADC" w:rsidP="006E5EEB">
      <w:pPr>
        <w:pStyle w:val="TLXDMHBullet1"/>
      </w:pPr>
      <w:r w:rsidRPr="00574ADC">
        <w:t>tin giao dịch giả định.</w:t>
      </w:r>
    </w:p>
    <w:p w14:paraId="4D9688ED" w14:textId="36B06562" w:rsidR="00281892" w:rsidRDefault="00281892" w:rsidP="006E5EEB">
      <w:pPr>
        <w:pStyle w:val="TLXDMHHeading20"/>
      </w:pPr>
      <w:bookmarkStart w:id="1186" w:name="_Toc214863734"/>
      <w:bookmarkStart w:id="1187" w:name="_Toc215647837"/>
      <w:bookmarkStart w:id="1188" w:name="_Toc236061217"/>
      <w:r>
        <w:t>Nguồn dữ liệu</w:t>
      </w:r>
      <w:bookmarkEnd w:id="1186"/>
      <w:bookmarkEnd w:id="1187"/>
      <w:bookmarkEnd w:id="1188"/>
    </w:p>
    <w:p w14:paraId="0E378D3D" w14:textId="2ED2E651" w:rsidR="00281892" w:rsidRDefault="000E65B5" w:rsidP="006E5EEB">
      <w:r w:rsidRPr="000E65B5">
        <w:rPr>
          <w:rStyle w:val="TLXDMHNormaltextChar"/>
        </w:rPr>
        <w:t>).</w:t>
      </w:r>
    </w:p>
    <w:p w14:paraId="4FDDD957" w14:textId="520F76CE" w:rsidR="00A16421" w:rsidRPr="00281892" w:rsidRDefault="00A16421" w:rsidP="006E5EEB">
      <w:pPr>
        <w:pStyle w:val="TLXDMHHeading20"/>
      </w:pPr>
      <w:bookmarkStart w:id="1189" w:name="_Toc214863735"/>
      <w:bookmarkStart w:id="1190" w:name="_Toc215647838"/>
      <w:bookmarkStart w:id="1191" w:name="_Toc236061218"/>
      <w:r>
        <w:t>Quá trình xử lý dữ liệu</w:t>
      </w:r>
      <w:bookmarkEnd w:id="1189"/>
      <w:bookmarkEnd w:id="1190"/>
      <w:bookmarkEnd w:id="1191"/>
    </w:p>
    <w:p w14:paraId="387644D3" w14:textId="6BDA7B87" w:rsidR="001B115C" w:rsidRPr="003F7348" w:rsidRDefault="001B115C" w:rsidP="006E5EEB">
      <w:pPr>
        <w:pStyle w:val="TLXDMHBullet1"/>
      </w:pPr>
      <w:bookmarkStart w:id="1192" w:name="_Toc39645166"/>
      <w:bookmarkStart w:id="1193" w:name="_Toc39645263"/>
      <w:bookmarkStart w:id="1194" w:name="_Toc39645409"/>
      <w:bookmarkStart w:id="1195" w:name="_Toc39645501"/>
      <w:bookmarkStart w:id="1196" w:name="_Toc39660521"/>
      <w:bookmarkStart w:id="1197" w:name="_Toc39660617"/>
      <w:bookmarkStart w:id="1198" w:name="_Toc39664298"/>
      <w:bookmarkEnd w:id="1192"/>
      <w:bookmarkEnd w:id="1193"/>
      <w:bookmarkEnd w:id="1194"/>
      <w:bookmarkEnd w:id="1195"/>
      <w:bookmarkEnd w:id="1196"/>
      <w:bookmarkEnd w:id="1197"/>
      <w:bookmarkEnd w:id="1198"/>
      <w:r w:rsidRPr="003F7348">
        <w:t>và Refinitiv</w:t>
      </w:r>
    </w:p>
    <w:p w14:paraId="42184895" w14:textId="44778460" w:rsidR="00A16421" w:rsidRDefault="00A16421" w:rsidP="006E5EEB">
      <w:pPr>
        <w:pStyle w:val="TLXDMHHeading20"/>
      </w:pPr>
      <w:bookmarkStart w:id="1199" w:name="_Toc214863736"/>
      <w:bookmarkStart w:id="1200" w:name="_Toc215647839"/>
      <w:bookmarkStart w:id="1201" w:name="_Toc236061219"/>
      <w:r>
        <w:t>Hạn chế của dữ liệu</w:t>
      </w:r>
      <w:bookmarkEnd w:id="1199"/>
      <w:bookmarkEnd w:id="1200"/>
      <w:bookmarkEnd w:id="1201"/>
    </w:p>
    <w:p w14:paraId="65CE05D1" w14:textId="0F876A21" w:rsidR="00A16421" w:rsidRPr="00B91C43" w:rsidRDefault="00B91C43" w:rsidP="006E5EEB">
      <w:pPr>
        <w:rPr>
          <w:b/>
        </w:rPr>
      </w:pPr>
      <w:r>
        <w:t>Không có.</w:t>
      </w:r>
    </w:p>
    <w:p w14:paraId="21EDD106" w14:textId="101D16D0" w:rsidR="00402CE6" w:rsidRDefault="00A16421" w:rsidP="006E5EEB">
      <w:pPr>
        <w:pStyle w:val="TLXDMHHeading10"/>
      </w:pPr>
      <w:bookmarkStart w:id="1202" w:name="_Toc198024672"/>
      <w:bookmarkStart w:id="1203" w:name="_Toc214863737"/>
      <w:bookmarkStart w:id="1204" w:name="_Toc215647840"/>
      <w:bookmarkStart w:id="1205" w:name="_Toc236061220"/>
      <w:r>
        <w:t>KẾT QUẢ MÔ HÌNH</w:t>
      </w:r>
      <w:bookmarkEnd w:id="1202"/>
      <w:bookmarkEnd w:id="1203"/>
      <w:bookmarkEnd w:id="1204"/>
      <w:bookmarkEnd w:id="1205"/>
    </w:p>
    <w:p w14:paraId="0A2937E8" w14:textId="2437C407" w:rsidR="00A16421" w:rsidRDefault="00A16421" w:rsidP="006E5EEB">
      <w:pPr>
        <w:pStyle w:val="TLXDMHHeading20"/>
      </w:pPr>
      <w:bookmarkStart w:id="1206" w:name="_Toc214863738"/>
      <w:bookmarkStart w:id="1207" w:name="_Toc215647841"/>
      <w:bookmarkStart w:id="1208" w:name="_Toc236061221"/>
      <w:r>
        <w:t>Giả thiết trong quá trình xây dựng mô hình</w:t>
      </w:r>
      <w:bookmarkEnd w:id="1206"/>
      <w:bookmarkEnd w:id="1207"/>
      <w:bookmarkEnd w:id="1208"/>
    </w:p>
    <w:p w14:paraId="213DAEE0" w14:textId="3F9BB3B9" w:rsidR="004503E5" w:rsidRPr="004503E5" w:rsidRDefault="004503E5" w:rsidP="0058518B">
      <w:r w:rsidRPr="004503E5">
        <w:t>Mô hình sử dụng các giả định tương tự giả định của mô hình mô phỏng lãi suất.</w:t>
      </w:r>
    </w:p>
    <w:p w14:paraId="55093B25" w14:textId="7776047E" w:rsidR="00A16421" w:rsidRDefault="00A16421" w:rsidP="006E5EEB">
      <w:pPr>
        <w:pStyle w:val="TLXDMHHeading20"/>
      </w:pPr>
      <w:bookmarkStart w:id="1209" w:name="_Toc214863739"/>
      <w:bookmarkStart w:id="1210" w:name="_Toc215647843"/>
      <w:bookmarkStart w:id="1211" w:name="_Toc236061222"/>
      <w:r>
        <w:t>Kết quả tính toán, ước lượng các tham số</w:t>
      </w:r>
      <w:bookmarkEnd w:id="1209"/>
      <w:bookmarkEnd w:id="1210"/>
      <w:bookmarkEnd w:id="1211"/>
    </w:p>
    <w:p w14:paraId="164F11A9" w14:textId="586C9741" w:rsidR="00A16421" w:rsidRPr="00003B83" w:rsidRDefault="00003B83" w:rsidP="0058518B">
      <w:pPr>
        <w:rPr>
          <w:b/>
        </w:rPr>
      </w:pPr>
      <w:r w:rsidRPr="006A6C7D">
        <w:rPr>
          <w:color w:val="000000"/>
        </w:rPr>
        <w:t xml:space="preserve">Mô </w:t>
      </w:r>
      <w:r w:rsidRPr="00F92B0F">
        <w:t>hình</w:t>
      </w:r>
      <w:r w:rsidRPr="006A6C7D">
        <w:rPr>
          <w:color w:val="000000"/>
        </w:rPr>
        <w:t xml:space="preserve"> sử dụng tham số </w:t>
      </w:r>
      <w:r w:rsidRPr="006A6C7D">
        <w:t>của mô hình mô phỏng lãi suất.</w:t>
      </w:r>
    </w:p>
    <w:p w14:paraId="2035937E" w14:textId="3DBEE7E9" w:rsidR="00A16421" w:rsidRPr="00A16421" w:rsidRDefault="00A16421" w:rsidP="006E5EEB">
      <w:pPr>
        <w:pStyle w:val="TLXDMHHeading20"/>
      </w:pPr>
      <w:bookmarkStart w:id="1212" w:name="_Toc214863740"/>
      <w:bookmarkStart w:id="1213" w:name="_Toc215647844"/>
      <w:bookmarkStart w:id="1214" w:name="_Toc236061223"/>
      <w:r>
        <w:t>Kết quả đầu ra của mô hình</w:t>
      </w:r>
      <w:bookmarkEnd w:id="1212"/>
      <w:bookmarkEnd w:id="1213"/>
      <w:bookmarkEnd w:id="1214"/>
    </w:p>
    <w:p w14:paraId="21B76B22" w14:textId="78E9C738" w:rsidR="00C32062" w:rsidRPr="006A6C7D" w:rsidRDefault="00C32062" w:rsidP="0058518B">
      <w:pPr>
        <w:rPr>
          <w:b/>
        </w:rPr>
      </w:pPr>
      <w:r w:rsidRPr="00C32062">
        <w:t>Khung</w:t>
      </w:r>
      <w:r>
        <w:t xml:space="preserve"> </w:t>
      </w:r>
      <w:r w:rsidRPr="00046DD1">
        <w:t>phương</w:t>
      </w:r>
      <w:r w:rsidRPr="006A6C7D">
        <w:t xml:space="preserve"> pháp luận tính Add-on theo </w:t>
      </w:r>
      <w:r>
        <w:t xml:space="preserve">từng loại giao dịch </w:t>
      </w:r>
      <w:r w:rsidR="007B644F">
        <w:t>IR</w:t>
      </w:r>
      <w:r>
        <w:t>S, công thức triển khai CEA</w:t>
      </w:r>
      <w:r w:rsidRPr="006A6C7D">
        <w:t xml:space="preserve"> và hệ số tin cậy </w:t>
      </w:r>
      <m:oMath>
        <m:d>
          <m:dPr>
            <m:ctrlPr>
              <w:rPr>
                <w:rFonts w:ascii="Cambria Math" w:hAnsi="Cambria Math"/>
                <w:i/>
              </w:rPr>
            </m:ctrlPr>
          </m:dPr>
          <m:e>
            <m:r>
              <m:rPr>
                <m:sty m:val="p"/>
              </m:rPr>
              <w:rPr>
                <w:rFonts w:ascii="Cambria Math" w:hAnsi="Cambria Math"/>
              </w:rPr>
              <m:t>1-α</m:t>
            </m:r>
            <m:ctrlPr>
              <w:rPr>
                <w:rFonts w:ascii="Cambria Math" w:hAnsi="Cambria Math"/>
              </w:rPr>
            </m:ctrlPr>
          </m:e>
        </m:d>
      </m:oMath>
    </w:p>
    <w:p w14:paraId="7268091C" w14:textId="5A19A20D" w:rsidR="00A16421" w:rsidRDefault="00A16421" w:rsidP="00A127A7">
      <w:pPr>
        <w:pStyle w:val="TLXDMHHeading20"/>
      </w:pPr>
      <w:bookmarkStart w:id="1215" w:name="_Toc214863741"/>
      <w:bookmarkStart w:id="1216" w:name="_Toc215647845"/>
      <w:bookmarkStart w:id="1217" w:name="_Toc236061224"/>
      <w:r>
        <w:t>Kết quả kiểm thử mô hình</w:t>
      </w:r>
      <w:bookmarkEnd w:id="1215"/>
      <w:bookmarkEnd w:id="1216"/>
      <w:bookmarkEnd w:id="1217"/>
    </w:p>
    <w:p w14:paraId="6774C486" w14:textId="77777777" w:rsidR="006F59A5" w:rsidRPr="006A6C7D" w:rsidRDefault="006F59A5" w:rsidP="0058518B">
      <w:pPr>
        <w:rPr>
          <w:b/>
        </w:rPr>
      </w:pPr>
      <w:r>
        <w:t xml:space="preserve">Không thực </w:t>
      </w:r>
      <w:r w:rsidRPr="00354EA0">
        <w:t>hiện</w:t>
      </w:r>
      <w:r>
        <w:t>.</w:t>
      </w:r>
    </w:p>
    <w:p w14:paraId="0D792358" w14:textId="3F7489F8" w:rsidR="00A16421" w:rsidRDefault="00A16421" w:rsidP="00A127A7">
      <w:pPr>
        <w:pStyle w:val="TLXDMHHeading20"/>
      </w:pPr>
      <w:bookmarkStart w:id="1218" w:name="_Toc214863742"/>
      <w:bookmarkStart w:id="1219" w:name="_Toc215647846"/>
      <w:bookmarkStart w:id="1220" w:name="_Toc236061225"/>
      <w:r>
        <w:t>Ý kiến của Ban chuyên gia (nếu có)</w:t>
      </w:r>
      <w:bookmarkEnd w:id="1218"/>
      <w:bookmarkEnd w:id="1219"/>
      <w:bookmarkEnd w:id="1220"/>
    </w:p>
    <w:p w14:paraId="7B66CB03" w14:textId="0ECF2A51" w:rsidR="00A16421" w:rsidRPr="0071218A" w:rsidRDefault="0071218A" w:rsidP="0058518B">
      <w:pPr>
        <w:rPr>
          <w:b/>
        </w:rPr>
      </w:pPr>
      <w:r>
        <w:t>Ban chuyên gia cho ý kiến về đặc điểm của các giao dịch giả định và phương pháp backtest phù hợp.</w:t>
      </w:r>
    </w:p>
    <w:p w14:paraId="274E5F46" w14:textId="6F8B6621" w:rsidR="00A16421" w:rsidRDefault="00A16421" w:rsidP="0058518B">
      <w:pPr>
        <w:pStyle w:val="TLXDMHHeading20"/>
      </w:pPr>
      <w:bookmarkStart w:id="1221" w:name="_Toc214863743"/>
      <w:bookmarkStart w:id="1222" w:name="_Toc215647847"/>
      <w:bookmarkStart w:id="1223" w:name="_Toc236061226"/>
      <w:r>
        <w:t>Cơ chế ghi đè (nếu có)</w:t>
      </w:r>
      <w:bookmarkEnd w:id="1221"/>
      <w:bookmarkEnd w:id="1222"/>
      <w:bookmarkEnd w:id="1223"/>
    </w:p>
    <w:p w14:paraId="3379E739" w14:textId="09729B0A" w:rsidR="00A16421" w:rsidRPr="00BA6803" w:rsidRDefault="00BA6803" w:rsidP="00147E9A">
      <w:pPr>
        <w:rPr>
          <w:b/>
        </w:rPr>
      </w:pPr>
      <w:r w:rsidRPr="006A6C7D">
        <w:t>Mô hình không áp dụng cơ chế ghi đè.</w:t>
      </w:r>
    </w:p>
    <w:p w14:paraId="04E92FF3" w14:textId="0B278CCC" w:rsidR="008D6F7C" w:rsidRDefault="00A16421" w:rsidP="0058518B">
      <w:pPr>
        <w:pStyle w:val="TLXDMHHeading10"/>
      </w:pPr>
      <w:bookmarkStart w:id="1224" w:name="_Toc198024673"/>
      <w:bookmarkStart w:id="1225" w:name="_Toc214863744"/>
      <w:bookmarkStart w:id="1226" w:name="_Toc215647848"/>
      <w:bookmarkStart w:id="1227" w:name="_Toc236061227"/>
      <w:r>
        <w:lastRenderedPageBreak/>
        <w:t>HẠN CHẾ CỦA MÔ HÌNH (NẾU CÓ)</w:t>
      </w:r>
      <w:bookmarkEnd w:id="1224"/>
      <w:bookmarkEnd w:id="1225"/>
      <w:bookmarkEnd w:id="1226"/>
      <w:bookmarkEnd w:id="1227"/>
    </w:p>
    <w:p w14:paraId="56F118B2" w14:textId="49A72880" w:rsidR="00A16421" w:rsidRDefault="00A16421" w:rsidP="0058518B">
      <w:pPr>
        <w:pStyle w:val="TLXDMHHeading20"/>
      </w:pPr>
      <w:bookmarkStart w:id="1228" w:name="_Toc214863745"/>
      <w:bookmarkStart w:id="1229" w:name="_Toc215647849"/>
      <w:bookmarkStart w:id="1230" w:name="_Toc236061228"/>
      <w:r>
        <w:t>Hạn chế của mô hình</w:t>
      </w:r>
      <w:bookmarkEnd w:id="1228"/>
      <w:bookmarkEnd w:id="1229"/>
      <w:bookmarkEnd w:id="1230"/>
    </w:p>
    <w:p w14:paraId="1AB67210" w14:textId="77777777" w:rsidR="00DB1701" w:rsidRDefault="00000000">
      <w:pPr>
        <w:spacing w:after="80"/>
      </w:pPr>
      <w:r>
        <w:rPr>
          <w:b/>
        </w:rPr>
        <w:t>Hạn chế liên quan tới chân lãi suất tham chiếu</w:t>
      </w:r>
    </w:p>
    <w:p w14:paraId="644296B1" w14:textId="77777777" w:rsidR="00DB1701" w:rsidRDefault="00000000">
      <w:r>
        <w:t xml:space="preserve">Trong cây hai nhân tố, bước khớp drift ở CT-21 làm mỗi cây tái tạo đúng </w:t>
      </w:r>
      <w:r>
        <w:rPr>
          <w:b/>
        </w:rPr>
        <w:t>giá trái phiếu không coupon</w:t>
      </w:r>
      <w:r>
        <w:t xml:space="preserve"> của đường cong tương ứng. Với đường chiết khấu, đó đúng là ràng buộc cần. Với đường tham chiếu thì chưa đủ: lãi suất kỳ hạn của đường tham chiếu chỉ là martingale dưới độ đo kỳ hạn của </w:t>
      </w:r>
      <w:r>
        <w:rPr>
          <w:b/>
        </w:rPr>
        <w:t>đường chiết khấu</w:t>
      </w:r>
      <w:r>
        <w:t>, tức điều kiện thị trường phải thoả là</w:t>
      </w:r>
    </w:p>
    <w:p w14:paraId="699BFE0F" w14:textId="77777777" w:rsidR="00DB1701" w:rsidRDefault="00000000">
      <w:pPr>
        <w:tabs>
          <w:tab w:val="center" w:pos="4500"/>
          <w:tab w:val="right" w:pos="9000"/>
        </w:tabs>
      </w:pPr>
      <w:r>
        <w:tab/>
      </w:r>
      <m:oMath>
        <m:sSup>
          <m:sSupPr>
            <m:ctrlPr>
              <w:rPr>
                <w:rFonts w:ascii="Cambria Math" w:hAnsi="Cambria Math"/>
              </w:rPr>
            </m:ctrlPr>
          </m:sSupPr>
          <m:e>
            <m:r>
              <m:rPr>
                <m:scr m:val="double-struck"/>
              </m:rP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,disc</m:t>
            </m:r>
          </m:sup>
        </m:sSup>
        <m:d>
          <m:dPr>
            <m:begChr m:val="["/>
            <m:endChr m:val="]"/>
            <m:ctrlPr>
              <w:rPr>
                <w:rFonts w:ascii="Cambria Math" w:hAnsi="Cambria Math"/>
              </w:rPr>
            </m:ctrlPr>
          </m:dPr>
          <m:e>
            <m:r>
              <w:rPr>
                <w:rFonts w:ascii="Cambria Math" w:hAnsi="Cambria Math"/>
              </w:rPr>
              <m:t>L</m:t>
            </m:r>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e>
              <m:e>
                <m:sSub>
                  <m:sSubPr>
                    <m:ctrlPr>
                      <w:rPr>
                        <w:rFonts w:ascii="Cambria Math" w:hAnsi="Cambria Math"/>
                      </w:rPr>
                    </m:ctrlPr>
                  </m:sSubPr>
                  <m:e>
                    <m:r>
                      <w:rPr>
                        <w:rFonts w:ascii="Cambria Math" w:hAnsi="Cambria Math"/>
                      </w:rPr>
                      <m:t>T</m:t>
                    </m:r>
                  </m:e>
                  <m:sub>
                    <m:r>
                      <w:rPr>
                        <w:rFonts w:ascii="Cambria Math" w:hAnsi="Cambria Math"/>
                      </w:rPr>
                      <m:t>2</m:t>
                    </m:r>
                  </m:sub>
                </m:sSub>
              </m:e>
            </m:d>
          </m:e>
        </m:d>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fwd</m:t>
            </m:r>
          </m:sup>
        </m:sSup>
        <m:d>
          <m:dPr>
            <m:sepChr m:val=","/>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1</m:t>
                </m:r>
              </m:sub>
            </m:sSub>
          </m:e>
          <m:e>
            <m:sSub>
              <m:sSubPr>
                <m:ctrlPr>
                  <w:rPr>
                    <w:rFonts w:ascii="Cambria Math" w:hAnsi="Cambria Math"/>
                  </w:rPr>
                </m:ctrlPr>
              </m:sSubPr>
              <m:e>
                <m:r>
                  <w:rPr>
                    <w:rFonts w:ascii="Cambria Math" w:hAnsi="Cambria Math"/>
                  </w:rPr>
                  <m:t>T</m:t>
                </m:r>
              </m:e>
              <m:sub>
                <m:r>
                  <w:rPr>
                    <w:rFonts w:ascii="Cambria Math" w:hAnsi="Cambria Math"/>
                  </w:rPr>
                  <m:t>2</m:t>
                </m:r>
              </m:sub>
            </m:sSub>
          </m:e>
        </m:d>
      </m:oMath>
      <w:r>
        <w:tab/>
        <w:t>(CT-34)</w:t>
      </w:r>
    </w:p>
    <w:p w14:paraId="74B66E7B" w14:textId="77777777" w:rsidR="00DB1701" w:rsidRDefault="00000000">
      <w:r>
        <w:t xml:space="preserve">Khớp giá trái phiếu không coupon </w:t>
      </w:r>
      <w:r>
        <w:rPr>
          <w:b/>
        </w:rPr>
        <w:t>không kéo theo</w:t>
      </w:r>
      <w:r>
        <w:t xml:space="preserve"> CT-34. Chênh lệch gồm hai phần: phần lồi của chính nhân tố tham chiếu, tỷ lệ với bình phương độ biến động và </w:t>
      </w:r>
      <w:r>
        <w:rPr>
          <w:b/>
        </w:rPr>
        <w:t>không phụ thuộc</w:t>
      </w:r>
      <w:r>
        <w:t xml:space="preserve"> </w:t>
      </w:r>
      <m:oMath>
        <m:r>
          <w:rPr>
            <w:rFonts w:ascii="Cambria Math" w:hAnsi="Cambria Math"/>
          </w:rPr>
          <m:t>ρ</m:t>
        </m:r>
      </m:oMath>
      <w:r>
        <w:t>; và phần do tương quan khi đổi độ đo. Bước hiệu chỉnh của Hull–White xử lý việc này bằng cách dịch các nút của nhân tố thứ hai một lượng tất định theo từng bước, chọn sao cho mọi hợp đồng kỳ hạn lãi suất có giá bằng không.</w:t>
      </w:r>
    </w:p>
    <w:p w14:paraId="15B969D6" w14:textId="77777777" w:rsidR="00DB1701" w:rsidRDefault="00000000">
      <w:r>
        <w:t xml:space="preserve">Bước hiệu chỉnh này </w:t>
      </w:r>
      <w:r>
        <w:rPr>
          <w:b/>
        </w:rPr>
        <w:t>chưa được cài đặt</w:t>
      </w:r>
      <w:r>
        <w:t xml:space="preserve"> trong phiên bản hiện tại. Mức ảnh hưởng đã được đo: </w:t>
      </w:r>
      <m:oMath>
        <m:r>
          <w:rPr>
            <w:rFonts w:ascii="Cambria Math" w:hAnsi="Cambria Math"/>
          </w:rPr>
          <m:t>3,92</m:t>
        </m:r>
      </m:oMath>
      <w:r>
        <w:t xml:space="preserve"> điểm cơ bản mệnh giá tại </w:t>
      </w:r>
      <m:oMath>
        <m:r>
          <w:rPr>
            <w:rFonts w:ascii="Cambria Math" w:hAnsi="Cambria Math"/>
          </w:rPr>
          <m:t>ρ=0</m:t>
        </m:r>
      </m:oMath>
      <w:r>
        <w:t xml:space="preserve">, tỷ lệ chính xác với bình phương độ biến động của đường tham chiếu trên dải kiểm thử rộng 66 lần. Vì phần lồi mang dấu dương, cây chưa hiệu chỉnh cho lãi suất kỳ hạn kỳ vọng </w:t>
      </w:r>
      <w:r>
        <w:rPr>
          <w:b/>
        </w:rPr>
        <w:t>cao hơn</w:t>
      </w:r>
      <w:r>
        <w:t xml:space="preserve"> mức kỳ hạn thị trường, dẫn tới coupon thả nổi và giá trái phiếu bị đẩy lên; khi dò ngược, </w:t>
      </w:r>
      <m:oMath>
        <m:r>
          <w:rPr>
            <w:rFonts w:ascii="Cambria Math" w:hAnsi="Cambria Math"/>
          </w:rPr>
          <m:t>δ</m:t>
        </m:r>
      </m:oMath>
      <w:r>
        <w:t xml:space="preserve"> sẽ hấp thụ phần chênh này nên phần bù tính ra ở các mã thả nổi hơi cao hơn thực tế. Hạn chế chỉ ảnh hưởng các mã coupon thả nổi theo lãi suất tham chiếu; các mã lãi suất cố định không chịu tác động. Đề xuất bổ sung ở lần nâng cấp tiếp theo.</w:t>
      </w:r>
    </w:p>
    <w:p w14:paraId="5D329525" w14:textId="28006CB9" w:rsidR="00A16421" w:rsidRDefault="00A16421" w:rsidP="0058518B">
      <w:pPr>
        <w:pStyle w:val="TLXDMHHeading20"/>
      </w:pPr>
      <w:bookmarkStart w:id="1231" w:name="_Toc214863746"/>
      <w:bookmarkStart w:id="1232" w:name="_Toc215647850"/>
      <w:bookmarkStart w:id="1233" w:name="_Toc236061229"/>
      <w:r>
        <w:t>Đề xuất cải thiện trong tương lai</w:t>
      </w:r>
      <w:bookmarkEnd w:id="1231"/>
      <w:bookmarkEnd w:id="1232"/>
      <w:bookmarkEnd w:id="1233"/>
    </w:p>
    <w:p w14:paraId="7EBC5265" w14:textId="77777777" w:rsidR="00070384" w:rsidRPr="006A6C7D" w:rsidRDefault="00070384" w:rsidP="0058518B">
      <w:pPr>
        <w:rPr>
          <w:b/>
        </w:rPr>
      </w:pPr>
      <w:r>
        <w:t>Không có</w:t>
      </w:r>
      <w:r w:rsidRPr="006A6C7D">
        <w:t>.</w:t>
      </w:r>
    </w:p>
    <w:p w14:paraId="391FE69D" w14:textId="4212DB8F" w:rsidR="00A16421" w:rsidRDefault="00A16421" w:rsidP="0058518B">
      <w:pPr>
        <w:pStyle w:val="TLXDMHHeading10"/>
      </w:pPr>
      <w:bookmarkStart w:id="1234" w:name="_Toc198024674"/>
      <w:bookmarkStart w:id="1235" w:name="_Toc214863747"/>
      <w:bookmarkStart w:id="1236" w:name="_Toc215647851"/>
      <w:bookmarkStart w:id="1237" w:name="_Toc236061230"/>
      <w:r>
        <w:t>ỨNG DỤNG KẾT QUẢ MÔ HÌNH</w:t>
      </w:r>
      <w:bookmarkEnd w:id="1234"/>
      <w:bookmarkEnd w:id="1235"/>
      <w:bookmarkEnd w:id="1236"/>
      <w:bookmarkEnd w:id="1237"/>
    </w:p>
    <w:p w14:paraId="6CA0A3E7" w14:textId="6ED499D9" w:rsidR="00E857F7" w:rsidRPr="00E857F7" w:rsidRDefault="00E857F7" w:rsidP="0058518B">
      <w:pPr>
        <w:pStyle w:val="TLXDMHBullet1"/>
      </w:pPr>
    </w:p>
    <w:p w14:paraId="7630D1CD" w14:textId="768DA385" w:rsidR="00A16421" w:rsidRDefault="00A16421" w:rsidP="0058518B">
      <w:pPr>
        <w:pStyle w:val="TLXDMHHeading10"/>
      </w:pPr>
      <w:bookmarkStart w:id="1238" w:name="_Toc198024675"/>
      <w:bookmarkStart w:id="1239" w:name="_Toc214863748"/>
      <w:bookmarkStart w:id="1240" w:name="_Toc215647852"/>
      <w:bookmarkStart w:id="1241" w:name="_Toc236061231"/>
      <w:r>
        <w:t>KẾ HOẠCH GIÁM SÁT MÔ HÌNH</w:t>
      </w:r>
      <w:bookmarkEnd w:id="1238"/>
      <w:bookmarkEnd w:id="1239"/>
      <w:bookmarkEnd w:id="1240"/>
      <w:bookmarkEnd w:id="1241"/>
    </w:p>
    <w:p w14:paraId="5856C3C7" w14:textId="38F3A136" w:rsidR="00A4128F" w:rsidRDefault="00A4128F" w:rsidP="0058518B">
      <w:pPr>
        <w:pStyle w:val="TLXDMHBullet1"/>
      </w:pPr>
      <w:r w:rsidRPr="00003633">
        <w:t>Tần suất giám sát mô hình: tối thiểu 01 năm/lần</w:t>
      </w:r>
    </w:p>
    <w:p w14:paraId="00BF0445" w14:textId="25CA2E16" w:rsidR="00003633" w:rsidRDefault="00147E9A" w:rsidP="0058518B">
      <w:pPr>
        <w:pStyle w:val="TLXDMHBullet1"/>
      </w:pPr>
      <w:r w:rsidRPr="00003633">
        <w:t>Nội dung giám sát mô hình: theo quy định của VCB về Chính sách quản lý rủi ro mô hình và xếp hạng rủi ro mô hình trong từng thời kỳ, trong đó bao gồm tối thiểu việc giám sát hiệu năng và sử dụng mô hình:</w:t>
      </w:r>
    </w:p>
    <w:p w14:paraId="272DC36F" w14:textId="77777777" w:rsidR="00A45BA9" w:rsidRPr="006A6C7D" w:rsidRDefault="00A45BA9" w:rsidP="0058518B">
      <w:pPr>
        <w:pStyle w:val="TLXDMHHeading20"/>
      </w:pPr>
      <w:bookmarkStart w:id="1242" w:name="_Toc213058469"/>
      <w:bookmarkStart w:id="1243" w:name="_Toc213686842"/>
      <w:bookmarkStart w:id="1244" w:name="_Toc214863749"/>
      <w:bookmarkStart w:id="1245" w:name="_Toc215647853"/>
      <w:bookmarkStart w:id="1246" w:name="_Toc236061232"/>
      <w:r w:rsidRPr="006A6C7D">
        <w:t>Giám sát hiệu năng mô hình</w:t>
      </w:r>
      <w:bookmarkEnd w:id="1242"/>
      <w:bookmarkEnd w:id="1243"/>
      <w:bookmarkEnd w:id="1244"/>
      <w:bookmarkEnd w:id="1245"/>
      <w:bookmarkEnd w:id="1246"/>
    </w:p>
    <w:p w14:paraId="78531662" w14:textId="77777777" w:rsidR="00A45BA9" w:rsidRPr="006A6C7D" w:rsidRDefault="00A45BA9" w:rsidP="0058518B">
      <w:pPr>
        <w:pStyle w:val="TLXDMHHeading20"/>
      </w:pPr>
      <w:bookmarkStart w:id="1247" w:name="_Toc213058470"/>
      <w:bookmarkStart w:id="1248" w:name="_Toc213686843"/>
      <w:bookmarkStart w:id="1249" w:name="_Toc214863750"/>
      <w:bookmarkStart w:id="1250" w:name="_Toc215647854"/>
      <w:bookmarkStart w:id="1251" w:name="_Toc236061233"/>
      <w:r w:rsidRPr="006A6C7D">
        <w:t>Giám sát sử dụng mô hình</w:t>
      </w:r>
      <w:bookmarkEnd w:id="1247"/>
      <w:bookmarkEnd w:id="1248"/>
      <w:bookmarkEnd w:id="1249"/>
      <w:bookmarkEnd w:id="1250"/>
      <w:bookmarkEnd w:id="1251"/>
      <w:r w:rsidRPr="006A6C7D">
        <w:t xml:space="preserve"> </w:t>
      </w:r>
    </w:p>
    <w:p w14:paraId="08330B19" w14:textId="77777777" w:rsidR="00A4128F" w:rsidRDefault="00A4128F" w:rsidP="00A4128F">
      <w:pPr>
        <w:pStyle w:val="TLXHMH1stbullet"/>
        <w:numPr>
          <w:ilvl w:val="0"/>
          <w:numId w:val="0"/>
        </w:numPr>
      </w:pPr>
    </w:p>
    <w:p w14:paraId="572C3166" w14:textId="7B0808F9" w:rsidR="00F31913" w:rsidRPr="0058518B" w:rsidRDefault="00147E9A" w:rsidP="00027B2E">
      <w:pPr>
        <w:pStyle w:val="TLXDMHHeading10"/>
      </w:pPr>
      <w:bookmarkStart w:id="1252" w:name="_Toc214863751"/>
      <w:bookmarkStart w:id="1253" w:name="_Toc215647855"/>
      <w:bookmarkStart w:id="1254" w:name="_Toc236061234"/>
      <w:r w:rsidRPr="00003633">
        <w:t>PHỤ LỤC</w:t>
      </w:r>
      <w:bookmarkEnd w:id="1252"/>
      <w:bookmarkEnd w:id="1253"/>
      <w:bookmarkEnd w:id="1254"/>
    </w:p>
    <w:p w14:paraId="6BA170A6" w14:textId="6EACAFB3" w:rsidR="00792141" w:rsidRPr="006A6C7D" w:rsidRDefault="00792141" w:rsidP="0058518B">
      <w:pPr>
        <w:pStyle w:val="TLXDMHHeading20"/>
      </w:pPr>
      <w:bookmarkStart w:id="1255" w:name="_Toc214863752"/>
      <w:bookmarkStart w:id="1256" w:name="_Toc215647856"/>
      <w:bookmarkStart w:id="1257" w:name="_Toc236061235"/>
      <w:bookmarkStart w:id="1258" w:name="_Toc210290800"/>
      <w:r w:rsidRPr="006A6C7D">
        <w:t>Quy ước về cách tính số ngày trong kỳ</w:t>
      </w:r>
      <w:bookmarkEnd w:id="1255"/>
      <w:bookmarkEnd w:id="1256"/>
      <w:bookmarkEnd w:id="1257"/>
      <w:r w:rsidRPr="006A6C7D">
        <w:t xml:space="preserve"> </w:t>
      </w:r>
      <w:bookmarkEnd w:id="1258"/>
    </w:p>
    <w:p w14:paraId="2B6B795B" w14:textId="57E534E3" w:rsidR="000E066D" w:rsidRPr="006A6C7D" w:rsidRDefault="00792141" w:rsidP="000E066D">
      <w:r w:rsidRPr="006A6C7D">
        <w:t xml:space="preserve">Ghi </w:t>
      </w:r>
    </w:p>
    <w:p w14:paraId="09C0B375" w14:textId="4E7B0D22" w:rsidR="00B634C1" w:rsidRDefault="00B634C1" w:rsidP="00B634C1">
      <w:pPr>
        <w:pStyle w:val="TLXDMHHeading20"/>
      </w:pPr>
      <w:bookmarkStart w:id="1259" w:name="_Toc236061236"/>
      <w:r w:rsidRPr="006A6C7D">
        <w:t>Danh sách các kỳ hạn chuẩn của các nhân tố rủi ro sử dụng trong mô phỏng và tái định</w:t>
      </w:r>
      <w:r>
        <w:t xml:space="preserve"> giá</w:t>
      </w:r>
      <w:bookmarkEnd w:id="1259"/>
    </w:p>
    <w:p w14:paraId="0C6845C7" w14:textId="77777777" w:rsidR="00D14BEF" w:rsidRDefault="00D14BEF" w:rsidP="00027B2E">
      <w:pPr>
        <w:rPr>
          <w:rFonts w:eastAsiaTheme="minorEastAsia"/>
          <w:lang w:val="vi-VN"/>
        </w:rPr>
      </w:pPr>
      <w:bookmarkStart w:id="1260" w:name="_Hlk213231071"/>
    </w:p>
    <w:p w14:paraId="7463AA6E" w14:textId="6F78E7FA" w:rsidR="006971DD" w:rsidRDefault="006971DD" w:rsidP="00027B2E">
      <w:pPr>
        <w:rPr>
          <w:rFonts w:eastAsiaTheme="minorEastAsia"/>
        </w:rPr>
      </w:pPr>
      <w:r>
        <w:rPr>
          <w:rFonts w:eastAsiaTheme="minorEastAsia"/>
        </w:rPr>
        <w:lastRenderedPageBreak/>
        <w:br w:type="page"/>
      </w:r>
    </w:p>
    <w:tbl>
      <w:tblPr>
        <w:tblStyle w:val="TableGrid"/>
        <w:tblW w:w="0" w:type="auto"/>
        <w:tblInd w:w="0" w:type="dxa"/>
        <w:tblBorders>
          <w:insideV w:val="dotted" w:sz="4" w:space="0" w:color="auto"/>
        </w:tblBorders>
        <w:tblLook w:val="04A0" w:firstRow="1" w:lastRow="0" w:firstColumn="1" w:lastColumn="0" w:noHBand="0" w:noVBand="1"/>
      </w:tblPr>
      <w:tblGrid>
        <w:gridCol w:w="5239"/>
        <w:gridCol w:w="5240"/>
      </w:tblGrid>
      <w:tr w:rsidR="00A16421" w:rsidRPr="00A16421" w14:paraId="347212B2" w14:textId="77777777" w:rsidTr="006140F7">
        <w:tc>
          <w:tcPr>
            <w:tcW w:w="10479" w:type="dxa"/>
            <w:gridSpan w:val="2"/>
            <w:vAlign w:val="center"/>
          </w:tcPr>
          <w:p w14:paraId="37723BEF" w14:textId="42EA5E27" w:rsidR="00A16421" w:rsidRPr="00A16421" w:rsidRDefault="00A16421" w:rsidP="00756E23">
            <w:pPr>
              <w:pStyle w:val="TLXDMHHeading10"/>
              <w:numPr>
                <w:ilvl w:val="0"/>
                <w:numId w:val="0"/>
              </w:numPr>
              <w:ind w:left="851" w:hanging="851"/>
              <w:jc w:val="center"/>
            </w:pPr>
            <w:bookmarkStart w:id="1261" w:name="_Toc215647860"/>
            <w:bookmarkStart w:id="1262" w:name="_Toc236061237"/>
            <w:bookmarkEnd w:id="1260"/>
            <w:r w:rsidRPr="00A16421">
              <w:lastRenderedPageBreak/>
              <w:t>PHẦN KÝ XÁC NHẬN</w:t>
            </w:r>
            <w:bookmarkEnd w:id="1261"/>
            <w:bookmarkEnd w:id="1262"/>
          </w:p>
        </w:tc>
      </w:tr>
      <w:tr w:rsidR="00A16421" w:rsidRPr="00A16421" w14:paraId="6CD96910" w14:textId="77777777" w:rsidTr="00303C9E">
        <w:trPr>
          <w:trHeight w:val="2333"/>
        </w:trPr>
        <w:tc>
          <w:tcPr>
            <w:tcW w:w="5239" w:type="dxa"/>
            <w:vAlign w:val="bottom"/>
          </w:tcPr>
          <w:p w14:paraId="17440C76" w14:textId="5B50B06E" w:rsidR="00A16421" w:rsidRPr="00303C9E" w:rsidRDefault="00A16421" w:rsidP="00303C9E">
            <w:pPr>
              <w:jc w:val="center"/>
              <w:rPr>
                <w:b/>
                <w:lang w:val="es-NI"/>
              </w:rPr>
            </w:pPr>
            <w:r w:rsidRPr="00303C9E">
              <w:rPr>
                <w:b/>
                <w:lang w:val="es-NI"/>
              </w:rPr>
              <w:t>Cán bộ XDMH</w:t>
            </w:r>
          </w:p>
        </w:tc>
        <w:tc>
          <w:tcPr>
            <w:tcW w:w="5240" w:type="dxa"/>
            <w:vAlign w:val="bottom"/>
          </w:tcPr>
          <w:p w14:paraId="289EBD85" w14:textId="32314490" w:rsidR="00A16421" w:rsidRPr="00303C9E" w:rsidRDefault="00A16421" w:rsidP="00303C9E">
            <w:pPr>
              <w:jc w:val="center"/>
              <w:rPr>
                <w:b/>
                <w:lang w:val="es-NI"/>
              </w:rPr>
            </w:pPr>
            <w:r w:rsidRPr="00303C9E">
              <w:rPr>
                <w:b/>
                <w:lang w:val="es-NI"/>
              </w:rPr>
              <w:t>LĐ phụ trách Bộ phận XDMH</w:t>
            </w:r>
          </w:p>
        </w:tc>
      </w:tr>
    </w:tbl>
    <w:p w14:paraId="0AE25066" w14:textId="77777777" w:rsidR="008D6F7C" w:rsidRDefault="008D6F7C" w:rsidP="00652C74">
      <w:pPr>
        <w:rPr>
          <w:lang w:val="es-NI"/>
        </w:rPr>
      </w:pPr>
    </w:p>
    <w:p w14:paraId="5A1754E9" w14:textId="4031D524" w:rsidR="006140F7" w:rsidRDefault="006140F7" w:rsidP="00652C74"/>
    <w:p w14:paraId="2E2B128C" w14:textId="7BDB1802" w:rsidR="006824ED" w:rsidRDefault="006824ED" w:rsidP="00652C74"/>
    <w:p w14:paraId="715060E2" w14:textId="6153DEC7" w:rsidR="006824ED" w:rsidRDefault="006824ED" w:rsidP="00652C74"/>
    <w:sectPr w:rsidR="006824ED" w:rsidSect="002F510E">
      <w:footerReference w:type="default" r:id="rId17"/>
      <w:pgSz w:w="11907" w:h="16840" w:code="9"/>
      <w:pgMar w:top="851" w:right="567" w:bottom="567" w:left="85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Quant Dept" w:date="2026-09-04T15:34:00Z" w:initials="QD">
    <w:p w14:paraId="3DF68C1C" w14:textId="77777777" w:rsidR="00AB7E1F" w:rsidRDefault="00AB7E1F" w:rsidP="00AB7E1F">
      <w:pPr>
        <w:pStyle w:val="CommentText"/>
        <w:jc w:val="left"/>
      </w:pPr>
      <w:r>
        <w:rPr>
          <w:rStyle w:val="CommentReference"/>
        </w:rPr>
        <w:annotationRef/>
      </w:r>
      <w:r>
        <w:t>Bổ sung thêm trần lãi suất</w:t>
      </w:r>
    </w:p>
  </w:comment>
  <w:comment w:id="89" w:author="Quant Dept" w:date="2026-09-04T15:34:00Z" w:initials="QD">
    <w:p w14:paraId="6D7FAE65" w14:textId="77777777" w:rsidR="006A731D" w:rsidRDefault="006A731D" w:rsidP="006A731D">
      <w:pPr>
        <w:pStyle w:val="CommentText"/>
        <w:jc w:val="left"/>
      </w:pPr>
      <w:r>
        <w:rPr>
          <w:rStyle w:val="CommentReference"/>
        </w:rPr>
        <w:annotationRef/>
      </w:r>
      <w:r>
        <w:t>Bổ sung thêm trần lãi suất</w:t>
      </w:r>
    </w:p>
  </w:comment>
  <w:comment w:id="91" w:author="Quant Dept" w:date="2026-09-04T15:27:00Z" w:initials="QD">
    <w:p w14:paraId="53D69FBA" w14:textId="77777777" w:rsidR="003A0857" w:rsidRDefault="003A0857" w:rsidP="003A0857">
      <w:pPr>
        <w:pStyle w:val="CommentText"/>
        <w:jc w:val="left"/>
      </w:pPr>
      <w:r>
        <w:rPr>
          <w:rStyle w:val="CommentReference"/>
        </w:rPr>
        <w:annotationRef/>
      </w:r>
      <w:r>
        <w:t>Có american</w:t>
      </w:r>
    </w:p>
  </w:comment>
  <w:comment w:id="98" w:author="Quant Dept" w:date="2026-09-04T15:26:00Z" w:initials="QD">
    <w:p w14:paraId="191B1368" w14:textId="77777777" w:rsidR="006F5128" w:rsidRDefault="006F5128" w:rsidP="006F5128">
      <w:pPr>
        <w:pStyle w:val="CommentText"/>
        <w:jc w:val="left"/>
      </w:pPr>
      <w:r>
        <w:rPr>
          <w:rStyle w:val="CommentReference"/>
        </w:rPr>
        <w:annotationRef/>
      </w:r>
      <w:r>
        <w:t>Bỏ call/put</w:t>
      </w:r>
    </w:p>
  </w:comment>
  <w:comment w:id="107" w:author="Quant Dept" w:date="2026-09-04T15:29:00Z" w:initials="QD">
    <w:p w14:paraId="71B5DD06" w14:textId="77777777" w:rsidR="00E344DA" w:rsidRDefault="00E344DA" w:rsidP="00E344DA">
      <w:pPr>
        <w:pStyle w:val="CommentText"/>
        <w:jc w:val="left"/>
      </w:pPr>
      <w:r>
        <w:rPr>
          <w:rStyle w:val="CommentReference"/>
        </w:rPr>
        <w:annotationRef/>
      </w:r>
      <w:r>
        <w:t>Đang bị thiếu trong slide</w:t>
      </w:r>
    </w:p>
  </w:comment>
  <w:comment w:id="120" w:author="Quant Dept" w:date="2026-09-04T15:35:00Z" w:initials="QD">
    <w:p w14:paraId="27CBE024" w14:textId="77777777" w:rsidR="00ED1D57" w:rsidRDefault="00ED1D57" w:rsidP="00ED1D57">
      <w:pPr>
        <w:pStyle w:val="CommentText"/>
        <w:jc w:val="left"/>
      </w:pPr>
      <w:r>
        <w:rPr>
          <w:rStyle w:val="CommentReference"/>
        </w:rPr>
        <w:annotationRef/>
      </w:r>
      <w:r>
        <w:t>Trần sàn</w:t>
      </w:r>
    </w:p>
  </w:comment>
  <w:comment w:id="123" w:author="Quant Dept" w:date="2026-09-04T15:40:00Z" w:initials="QD">
    <w:p w14:paraId="53629148" w14:textId="77777777" w:rsidR="00ED1D57" w:rsidRDefault="00ED1D57" w:rsidP="00ED1D57">
      <w:pPr>
        <w:pStyle w:val="CommentText"/>
        <w:jc w:val="left"/>
      </w:pPr>
      <w:r>
        <w:rPr>
          <w:rStyle w:val="CommentReference"/>
        </w:rPr>
        <w:annotationRef/>
      </w:r>
      <w:r>
        <w:t>Sử dụng thống nhất là quyền chọn đính kèm hay nhúng</w:t>
      </w:r>
    </w:p>
  </w:comment>
  <w:comment w:id="166" w:author="Quant Dept" w:date="2026-09-04T15:35:00Z" w:initials="QD">
    <w:p w14:paraId="299F873D" w14:textId="77777777" w:rsidR="00786248" w:rsidRDefault="00786248" w:rsidP="00786248">
      <w:pPr>
        <w:pStyle w:val="CommentText"/>
        <w:jc w:val="left"/>
      </w:pPr>
      <w:r>
        <w:rPr>
          <w:rStyle w:val="CommentReference"/>
        </w:rPr>
        <w:annotationRef/>
      </w:r>
      <w:r>
        <w:t>Trần sàn</w:t>
      </w:r>
    </w:p>
  </w:comment>
  <w:comment w:id="169" w:author="Quant Dept" w:date="2026-09-04T15:40:00Z" w:initials="QD">
    <w:p w14:paraId="21CD2100" w14:textId="77777777" w:rsidR="00B7769A" w:rsidRDefault="00B7769A" w:rsidP="00B7769A">
      <w:pPr>
        <w:pStyle w:val="CommentText"/>
        <w:jc w:val="left"/>
      </w:pPr>
      <w:r>
        <w:rPr>
          <w:rStyle w:val="CommentReference"/>
        </w:rPr>
        <w:annotationRef/>
      </w:r>
      <w:r>
        <w:t>Sử dụng thống nhất là quyền chọn đính kèm hay nhúng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F68C1C" w15:done="0"/>
  <w15:commentEx w15:paraId="6D7FAE65" w15:done="0"/>
  <w15:commentEx w15:paraId="53D69FBA" w15:done="0"/>
  <w15:commentEx w15:paraId="191B1368" w15:done="0"/>
  <w15:commentEx w15:paraId="71B5DD06" w15:done="0"/>
  <w15:commentEx w15:paraId="27CBE024" w15:done="1"/>
  <w15:commentEx w15:paraId="53629148" w15:done="1"/>
  <w15:commentEx w15:paraId="299F873D" w15:done="0"/>
  <w15:commentEx w15:paraId="21CD21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31E2C3" w16cex:dateUtc="2026-09-04T08:34:00Z"/>
  <w16cex:commentExtensible w16cex:durableId="0AE883AD" w16cex:dateUtc="2026-09-04T08:34:00Z"/>
  <w16cex:commentExtensible w16cex:durableId="6B5030C3" w16cex:dateUtc="2026-09-04T08:27:00Z"/>
  <w16cex:commentExtensible w16cex:durableId="5129F2BD" w16cex:dateUtc="2026-09-04T08:26:00Z"/>
  <w16cex:commentExtensible w16cex:durableId="0504E30C" w16cex:dateUtc="2026-09-04T08:29:00Z"/>
  <w16cex:commentExtensible w16cex:durableId="22BAB45F" w16cex:dateUtc="2026-09-04T08:35:00Z"/>
  <w16cex:commentExtensible w16cex:durableId="514400AC" w16cex:dateUtc="2026-09-04T08:40:00Z"/>
  <w16cex:commentExtensible w16cex:durableId="70514332" w16cex:dateUtc="2026-09-04T08:35:00Z"/>
  <w16cex:commentExtensible w16cex:durableId="1D903C00" w16cex:dateUtc="2026-09-04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F68C1C" w16cid:durableId="1531E2C3"/>
  <w16cid:commentId w16cid:paraId="6D7FAE65" w16cid:durableId="0AE883AD"/>
  <w16cid:commentId w16cid:paraId="53D69FBA" w16cid:durableId="6B5030C3"/>
  <w16cid:commentId w16cid:paraId="191B1368" w16cid:durableId="5129F2BD"/>
  <w16cid:commentId w16cid:paraId="71B5DD06" w16cid:durableId="0504E30C"/>
  <w16cid:commentId w16cid:paraId="27CBE024" w16cid:durableId="22BAB45F"/>
  <w16cid:commentId w16cid:paraId="53629148" w16cid:durableId="514400AC"/>
  <w16cid:commentId w16cid:paraId="299F873D" w16cid:durableId="70514332"/>
  <w16cid:commentId w16cid:paraId="21CD2100" w16cid:durableId="1D903C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0C37B" w14:textId="77777777" w:rsidR="00AA2597" w:rsidRDefault="00AA2597" w:rsidP="00027B2E">
      <w:r>
        <w:separator/>
      </w:r>
    </w:p>
  </w:endnote>
  <w:endnote w:type="continuationSeparator" w:id="0">
    <w:p w14:paraId="77789F85" w14:textId="77777777" w:rsidR="00AA2597" w:rsidRDefault="00AA2597" w:rsidP="00027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YInterstate">
    <w:altName w:val="Corbel"/>
    <w:charset w:val="00"/>
    <w:family w:val="auto"/>
    <w:pitch w:val="default"/>
    <w:sig w:usb0="00000000"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846422"/>
      <w:docPartObj>
        <w:docPartGallery w:val="Page Numbers (Bottom of Page)"/>
        <w:docPartUnique/>
      </w:docPartObj>
    </w:sdtPr>
    <w:sdtEndPr>
      <w:rPr>
        <w:rFonts w:ascii="Times New Roman" w:hAnsi="Times New Roman"/>
      </w:rPr>
    </w:sdtEndPr>
    <w:sdtContent>
      <w:p w14:paraId="4FF8FFD5" w14:textId="2E84B248" w:rsidR="00B83E97" w:rsidRPr="001C44ED" w:rsidRDefault="00B83E97" w:rsidP="00B627BC">
        <w:pPr>
          <w:pStyle w:val="Footer"/>
          <w:jc w:val="center"/>
          <w:rPr>
            <w:rFonts w:ascii="Times New Roman" w:hAnsi="Times New Roman"/>
          </w:rPr>
        </w:pPr>
        <w:r w:rsidRPr="001C44ED">
          <w:rPr>
            <w:rFonts w:ascii="Times New Roman" w:hAnsi="Times New Roman"/>
          </w:rPr>
          <w:fldChar w:fldCharType="begin"/>
        </w:r>
        <w:r w:rsidRPr="001C44ED">
          <w:rPr>
            <w:rFonts w:ascii="Times New Roman" w:hAnsi="Times New Roman"/>
          </w:rPr>
          <w:instrText xml:space="preserve"> PAGE   \* MERGEFORMAT </w:instrText>
        </w:r>
        <w:r w:rsidRPr="001C44ED">
          <w:rPr>
            <w:rFonts w:ascii="Times New Roman" w:hAnsi="Times New Roman"/>
          </w:rPr>
          <w:fldChar w:fldCharType="separate"/>
        </w:r>
        <w:r w:rsidR="00CF4F3F">
          <w:rPr>
            <w:rFonts w:ascii="Times New Roman" w:hAnsi="Times New Roman"/>
            <w:noProof/>
          </w:rPr>
          <w:t>23</w:t>
        </w:r>
        <w:r w:rsidRPr="001C44ED">
          <w:rPr>
            <w:rFonts w:ascii="Times New Roman" w:hAnsi="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1D32B" w14:textId="77777777" w:rsidR="00AA2597" w:rsidRDefault="00AA2597" w:rsidP="00027B2E">
      <w:r>
        <w:separator/>
      </w:r>
    </w:p>
  </w:footnote>
  <w:footnote w:type="continuationSeparator" w:id="0">
    <w:p w14:paraId="34AF58F4" w14:textId="77777777" w:rsidR="00AA2597" w:rsidRDefault="00AA2597" w:rsidP="00027B2E">
      <w:r>
        <w:continuationSeparator/>
      </w:r>
    </w:p>
  </w:footnote>
  <w:footnote w:id="1">
    <w:p w14:paraId="68177AF2" w14:textId="07B90B18" w:rsidR="007A6549" w:rsidRDefault="007A6549">
      <w:pPr>
        <w:pStyle w:val="FootnoteText"/>
      </w:pPr>
      <w:ins w:id="457" w:author="Quant Department - HO" w:date="2026-08-28T13:41:00Z" w16du:dateUtc="2026-08-28T06:41:00Z">
        <w:r>
          <w:rPr>
            <w:rStyle w:val="FootnoteReference"/>
          </w:rPr>
          <w:footnoteRef/>
        </w:r>
        <w:r>
          <w:t xml:space="preserve"> Ngày xảy ra sự kiện có liên quan đến trái phiếu, bao gồm</w:t>
        </w:r>
      </w:ins>
      <w:ins w:id="458" w:author="Quant Department - HO" w:date="2026-09-04T08:39:00Z" w16du:dateUtc="2026-09-04T01:39:00Z">
        <w:r w:rsidR="00DB23C6">
          <w:t xml:space="preserve"> nhưng không giới hạn</w:t>
        </w:r>
      </w:ins>
      <w:ins w:id="459" w:author="Quant Department - HO" w:date="2026-08-28T13:41:00Z" w16du:dateUtc="2026-08-28T06:41:00Z">
        <w:r>
          <w:t xml:space="preserve">: </w:t>
        </w:r>
      </w:ins>
      <w:ins w:id="460" w:author="Quant Department - HO" w:date="2026-08-28T15:06:00Z" w16du:dateUtc="2026-08-28T08:06:00Z">
        <w:r w:rsidR="00AA0C42">
          <w:t xml:space="preserve">ngày </w:t>
        </w:r>
      </w:ins>
      <w:ins w:id="461" w:author="Quant Department - HO" w:date="2026-08-28T15:15:00Z" w16du:dateUtc="2026-08-28T08:15:00Z">
        <w:r w:rsidR="001C147E">
          <w:t>ấn</w:t>
        </w:r>
      </w:ins>
      <w:ins w:id="462" w:author="Quant Department - HO" w:date="2026-08-28T15:06:00Z" w16du:dateUtc="2026-08-28T08:06:00Z">
        <w:r w:rsidR="00AA0C42">
          <w:t xml:space="preserve"> định (ngày fixing) </w:t>
        </w:r>
      </w:ins>
      <w:ins w:id="463" w:author="Quant Department - HO" w:date="2026-08-28T15:09:00Z" w16du:dateUtc="2026-08-28T08:09:00Z">
        <w:r w:rsidR="002202EB">
          <w:t>lãi suất coupon</w:t>
        </w:r>
      </w:ins>
      <w:ins w:id="464" w:author="Quant Department - HO" w:date="2026-08-28T15:15:00Z" w16du:dateUtc="2026-08-28T08:15:00Z">
        <w:r w:rsidR="001C147E">
          <w:t xml:space="preserve"> thả nổi</w:t>
        </w:r>
      </w:ins>
      <w:ins w:id="465" w:author="Quant Department - HO" w:date="2026-08-28T15:06:00Z" w16du:dateUtc="2026-08-28T08:06:00Z">
        <w:r w:rsidR="00AA0C42">
          <w:t xml:space="preserve">, </w:t>
        </w:r>
      </w:ins>
      <w:ins w:id="466" w:author="Quant Department - HO" w:date="2026-08-28T13:41:00Z" w16du:dateUtc="2026-08-28T06:41:00Z">
        <w:r>
          <w:t xml:space="preserve">ngày </w:t>
        </w:r>
      </w:ins>
      <w:ins w:id="467" w:author="Quant Department - HO" w:date="2026-08-28T15:07:00Z" w16du:dateUtc="2026-08-28T08:07:00Z">
        <w:r w:rsidR="00AA0C42">
          <w:t xml:space="preserve">bắt đầu áp dụng (ngày </w:t>
        </w:r>
      </w:ins>
      <w:ins w:id="468" w:author="Quant Department - HO" w:date="2026-08-28T13:41:00Z" w16du:dateUtc="2026-08-28T06:41:00Z">
        <w:r>
          <w:rPr>
            <w:rFonts w:eastAsiaTheme="minorEastAsia"/>
            <w:lang w:val="es-NI"/>
          </w:rPr>
          <w:t>reset</w:t>
        </w:r>
      </w:ins>
      <w:ins w:id="469" w:author="Quant Department - HO" w:date="2026-08-28T15:07:00Z" w16du:dateUtc="2026-08-28T08:07:00Z">
        <w:r w:rsidR="00AA0C42">
          <w:rPr>
            <w:rFonts w:eastAsiaTheme="minorEastAsia"/>
            <w:lang w:val="es-NI"/>
          </w:rPr>
          <w:t>)</w:t>
        </w:r>
      </w:ins>
      <w:ins w:id="470" w:author="Quant Department - HO" w:date="2026-08-28T13:41:00Z" w16du:dateUtc="2026-08-28T06:41:00Z">
        <w:r>
          <w:rPr>
            <w:rFonts w:eastAsiaTheme="minorEastAsia"/>
            <w:lang w:val="es-NI"/>
          </w:rPr>
          <w:t xml:space="preserve"> </w:t>
        </w:r>
      </w:ins>
      <w:ins w:id="471" w:author="Quant Department - HO" w:date="2026-08-28T15:09:00Z" w16du:dateUtc="2026-08-28T08:09:00Z">
        <w:r w:rsidR="002202EB">
          <w:rPr>
            <w:rFonts w:eastAsiaTheme="minorEastAsia"/>
            <w:lang w:val="es-NI"/>
          </w:rPr>
          <w:t>lãi suất coupon</w:t>
        </w:r>
      </w:ins>
      <w:ins w:id="472" w:author="Quant Department - HO" w:date="2026-08-28T15:16:00Z" w16du:dateUtc="2026-08-28T08:16:00Z">
        <w:r w:rsidR="001C147E">
          <w:rPr>
            <w:rFonts w:eastAsiaTheme="minorEastAsia"/>
            <w:lang w:val="es-NI"/>
          </w:rPr>
          <w:t xml:space="preserve"> thả nổi</w:t>
        </w:r>
      </w:ins>
      <w:ins w:id="473" w:author="Quant Department - HO" w:date="2026-08-28T13:41:00Z" w16du:dateUtc="2026-08-28T06:41:00Z">
        <w:r>
          <w:rPr>
            <w:rFonts w:eastAsiaTheme="minorEastAsia"/>
            <w:lang w:val="es-NI"/>
          </w:rPr>
          <w:t xml:space="preserve">, </w:t>
        </w:r>
      </w:ins>
      <w:ins w:id="474" w:author="Quant Department - HO" w:date="2026-08-28T15:09:00Z" w16du:dateUtc="2026-08-28T08:09:00Z">
        <w:r w:rsidR="002202EB">
          <w:rPr>
            <w:rFonts w:eastAsiaTheme="minorEastAsia"/>
            <w:lang w:val="es-NI"/>
          </w:rPr>
          <w:t>ngày thay đổi coupon cố định</w:t>
        </w:r>
      </w:ins>
      <w:ins w:id="475" w:author="Quant Department - HO" w:date="2026-09-04T08:39:00Z" w16du:dateUtc="2026-09-04T01:39:00Z">
        <w:r w:rsidR="004A0E80">
          <w:rPr>
            <w:rFonts w:eastAsiaTheme="minorEastAsia"/>
            <w:lang w:val="es-NI"/>
          </w:rPr>
          <w:t xml:space="preserve"> (ngày step-up)</w:t>
        </w:r>
      </w:ins>
      <w:ins w:id="476" w:author="Quant Department - HO" w:date="2026-08-28T15:09:00Z" w16du:dateUtc="2026-08-28T08:09:00Z">
        <w:r w:rsidR="002202EB">
          <w:rPr>
            <w:rFonts w:eastAsiaTheme="minorEastAsia"/>
            <w:lang w:val="es-NI"/>
          </w:rPr>
          <w:t xml:space="preserve">, </w:t>
        </w:r>
      </w:ins>
      <w:ins w:id="477" w:author="Quant Department - HO" w:date="2026-08-28T13:41:00Z" w16du:dateUtc="2026-08-28T06:41:00Z">
        <w:r>
          <w:rPr>
            <w:rFonts w:eastAsiaTheme="minorEastAsia"/>
            <w:lang w:val="es-NI"/>
          </w:rPr>
          <w:t xml:space="preserve">ngày trả coupon, ngày thực hiện quyền call/put, ngày đáo hạn trái phiếu, ngày thay đổi </w:t>
        </w:r>
        <w:r w:rsidR="00380C1B">
          <w:rPr>
            <w:rFonts w:eastAsiaTheme="minorEastAsia"/>
            <w:lang w:val="es-NI"/>
          </w:rPr>
          <w:t xml:space="preserve">spread </w:t>
        </w:r>
      </w:ins>
      <w:ins w:id="478" w:author="Quant Department - HO" w:date="2026-08-28T15:09:00Z" w16du:dateUtc="2026-08-28T08:09:00Z">
        <w:r w:rsidR="00063A79">
          <w:rPr>
            <w:rFonts w:eastAsiaTheme="minorEastAsia"/>
            <w:lang w:val="es-NI"/>
          </w:rPr>
          <w:t>LSTC</w:t>
        </w:r>
      </w:ins>
      <w:ins w:id="479" w:author="Quant Department - HO" w:date="2026-09-04T08:39:00Z" w16du:dateUtc="2026-09-04T01:39:00Z">
        <w:r w:rsidR="00DB23C6">
          <w:rPr>
            <w:rFonts w:eastAsiaTheme="minorEastAsia"/>
            <w:lang w:val="es-NI"/>
          </w:rPr>
          <w:t>.</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E80A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80688"/>
    <w:multiLevelType w:val="hybridMultilevel"/>
    <w:tmpl w:val="5DE44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7252E"/>
    <w:multiLevelType w:val="hybridMultilevel"/>
    <w:tmpl w:val="2ACEA8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177CB9"/>
    <w:multiLevelType w:val="hybridMultilevel"/>
    <w:tmpl w:val="B0D2003E"/>
    <w:lvl w:ilvl="0" w:tplc="4B428A78">
      <w:numFmt w:val="bullet"/>
      <w:lvlText w:val="-"/>
      <w:lvlJc w:val="left"/>
      <w:pPr>
        <w:ind w:left="720" w:hanging="360"/>
      </w:pPr>
      <w:rPr>
        <w:rFonts w:ascii="Times New Roman" w:eastAsia="PMingLiU"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2461A41"/>
    <w:multiLevelType w:val="multilevel"/>
    <w:tmpl w:val="BDE2FC8E"/>
    <w:lvl w:ilvl="0">
      <w:start w:val="1"/>
      <w:numFmt w:val="decimal"/>
      <w:suff w:val="space"/>
      <w:lvlText w:val="%1."/>
      <w:lvlJc w:val="left"/>
      <w:pPr>
        <w:ind w:left="0" w:firstLine="0"/>
      </w:pPr>
      <w:rPr>
        <w:rFonts w:ascii="Times New Roman" w:hAnsi="Times New Roman" w:hint="default"/>
        <w:b/>
        <w:i w:val="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67628ED"/>
    <w:multiLevelType w:val="hybridMultilevel"/>
    <w:tmpl w:val="A96AC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E910CB"/>
    <w:multiLevelType w:val="multilevel"/>
    <w:tmpl w:val="D72A1608"/>
    <w:lvl w:ilvl="0">
      <w:start w:val="1"/>
      <w:numFmt w:val="decimal"/>
      <w:suff w:val="space"/>
      <w:lvlText w:val="%1."/>
      <w:lvlJc w:val="left"/>
      <w:pPr>
        <w:ind w:left="0" w:firstLine="0"/>
      </w:pPr>
      <w:rPr>
        <w:rFonts w:hint="default"/>
        <w:b/>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012589C"/>
    <w:multiLevelType w:val="multilevel"/>
    <w:tmpl w:val="6D84F910"/>
    <w:lvl w:ilvl="0">
      <w:start w:val="1"/>
      <w:numFmt w:val="bullet"/>
      <w:suff w:val="space"/>
      <w:lvlText w:val="-"/>
      <w:lvlJc w:val="left"/>
      <w:pPr>
        <w:ind w:left="0" w:firstLine="0"/>
      </w:pPr>
      <w:rPr>
        <w:rFonts w:ascii="Times New Roman" w:hAnsi="Times New Roman" w:cs="Times New Roman" w:hint="default"/>
      </w:rPr>
    </w:lvl>
    <w:lvl w:ilvl="1">
      <w:start w:val="1"/>
      <w:numFmt w:val="bullet"/>
      <w:suff w:val="space"/>
      <w:lvlText w:val=""/>
      <w:lvlJc w:val="left"/>
      <w:pPr>
        <w:ind w:left="397" w:hanging="57"/>
      </w:pPr>
      <w:rPr>
        <w:rFonts w:ascii="Wingdings" w:hAnsi="Wingding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2007501"/>
    <w:multiLevelType w:val="hybridMultilevel"/>
    <w:tmpl w:val="ED66E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793F43"/>
    <w:multiLevelType w:val="hybridMultilevel"/>
    <w:tmpl w:val="68E0B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50069E"/>
    <w:multiLevelType w:val="multilevel"/>
    <w:tmpl w:val="CC86B442"/>
    <w:lvl w:ilvl="0">
      <w:start w:val="1"/>
      <w:numFmt w:val="bullet"/>
      <w:suff w:val="space"/>
      <w:lvlText w:val=""/>
      <w:lvlJc w:val="left"/>
      <w:pPr>
        <w:ind w:left="0" w:firstLine="0"/>
      </w:pPr>
      <w:rPr>
        <w:rFonts w:ascii="Wingdings" w:hAnsi="Wingdings" w:hint="default"/>
      </w:rPr>
    </w:lvl>
    <w:lvl w:ilvl="1">
      <w:start w:val="1"/>
      <w:numFmt w:val="bullet"/>
      <w:suff w:val="space"/>
      <w:lvlText w:val="o"/>
      <w:lvlJc w:val="left"/>
      <w:pPr>
        <w:ind w:left="680" w:hanging="113"/>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A57486E"/>
    <w:multiLevelType w:val="multilevel"/>
    <w:tmpl w:val="0D1C30F2"/>
    <w:name w:val="PwCListNumbers13"/>
    <w:lvl w:ilvl="0">
      <w:start w:val="1"/>
      <w:numFmt w:val="decimal"/>
      <w:pStyle w:val="ListNumber"/>
      <w:lvlText w:val="%1."/>
      <w:lvlJc w:val="left"/>
      <w:pPr>
        <w:tabs>
          <w:tab w:val="num" w:pos="403"/>
        </w:tabs>
        <w:ind w:left="403" w:hanging="403"/>
      </w:pPr>
      <w:rPr>
        <w:rFonts w:ascii="Georgia" w:hAnsi="Georgia" w:hint="default"/>
        <w:b w:val="0"/>
        <w:i w:val="0"/>
        <w:sz w:val="20"/>
      </w:rPr>
    </w:lvl>
    <w:lvl w:ilvl="1">
      <w:start w:val="1"/>
      <w:numFmt w:val="lowerLetter"/>
      <w:pStyle w:val="ListNumber2"/>
      <w:lvlText w:val="%2."/>
      <w:lvlJc w:val="left"/>
      <w:pPr>
        <w:tabs>
          <w:tab w:val="num" w:pos="806"/>
        </w:tabs>
        <w:ind w:left="806" w:hanging="403"/>
      </w:pPr>
      <w:rPr>
        <w:rFonts w:ascii="Georgia" w:hAnsi="Georgia" w:hint="default"/>
        <w:b w:val="0"/>
        <w:i w:val="0"/>
        <w:sz w:val="20"/>
      </w:rPr>
    </w:lvl>
    <w:lvl w:ilvl="2">
      <w:start w:val="1"/>
      <w:numFmt w:val="lowerRoman"/>
      <w:pStyle w:val="ListNumber3"/>
      <w:lvlText w:val="%3."/>
      <w:lvlJc w:val="left"/>
      <w:pPr>
        <w:tabs>
          <w:tab w:val="num" w:pos="1210"/>
        </w:tabs>
        <w:ind w:left="1210" w:hanging="404"/>
      </w:pPr>
      <w:rPr>
        <w:rFonts w:ascii="Georgia" w:hAnsi="Georgia" w:hint="default"/>
        <w:b w:val="0"/>
        <w:i w:val="0"/>
        <w:sz w:val="20"/>
      </w:rPr>
    </w:lvl>
    <w:lvl w:ilvl="3">
      <w:start w:val="1"/>
      <w:numFmt w:val="decimal"/>
      <w:pStyle w:val="ListNumber4"/>
      <w:lvlText w:val="%4."/>
      <w:lvlJc w:val="left"/>
      <w:pPr>
        <w:tabs>
          <w:tab w:val="num" w:pos="1613"/>
        </w:tabs>
        <w:ind w:left="1613" w:hanging="403"/>
      </w:pPr>
      <w:rPr>
        <w:rFonts w:ascii="Georgia" w:hAnsi="Georgia" w:hint="default"/>
        <w:b w:val="0"/>
        <w:i w:val="0"/>
        <w:sz w:val="20"/>
      </w:rPr>
    </w:lvl>
    <w:lvl w:ilvl="4">
      <w:start w:val="1"/>
      <w:numFmt w:val="lowerLetter"/>
      <w:pStyle w:val="ListNumber5"/>
      <w:lvlText w:val="%5."/>
      <w:lvlJc w:val="left"/>
      <w:pPr>
        <w:tabs>
          <w:tab w:val="num" w:pos="2016"/>
        </w:tabs>
        <w:ind w:left="2016" w:hanging="403"/>
      </w:pPr>
      <w:rPr>
        <w:rFonts w:ascii="Georgia" w:hAnsi="Georgia" w:hint="default"/>
        <w:b w:val="0"/>
        <w:i w:val="0"/>
        <w:sz w:val="20"/>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12" w15:restartNumberingAfterBreak="0">
    <w:nsid w:val="4943643C"/>
    <w:multiLevelType w:val="multilevel"/>
    <w:tmpl w:val="18444CD2"/>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DB0183C"/>
    <w:multiLevelType w:val="multilevel"/>
    <w:tmpl w:val="BC4AD31A"/>
    <w:lvl w:ilvl="0">
      <w:start w:val="1"/>
      <w:numFmt w:val="bullet"/>
      <w:pStyle w:val="TLXDMHBullet1"/>
      <w:lvlText w:val=""/>
      <w:lvlJc w:val="left"/>
      <w:pPr>
        <w:tabs>
          <w:tab w:val="num" w:pos="425"/>
        </w:tabs>
        <w:ind w:left="0" w:firstLine="0"/>
      </w:pPr>
      <w:rPr>
        <w:rFonts w:ascii="Symbol" w:hAnsi="Symbol" w:hint="default"/>
      </w:rPr>
    </w:lvl>
    <w:lvl w:ilvl="1">
      <w:start w:val="1"/>
      <w:numFmt w:val="bullet"/>
      <w:pStyle w:val="TLXDMHBullet2"/>
      <w:lvlText w:val="o"/>
      <w:lvlJc w:val="left"/>
      <w:pPr>
        <w:tabs>
          <w:tab w:val="num" w:pos="936"/>
        </w:tabs>
        <w:ind w:left="624" w:hanging="57"/>
      </w:pPr>
      <w:rPr>
        <w:rFonts w:ascii="Courier New" w:hAnsi="Courier New" w:hint="default"/>
      </w:rPr>
    </w:lvl>
    <w:lvl w:ilvl="2">
      <w:start w:val="1"/>
      <w:numFmt w:val="bullet"/>
      <w:pStyle w:val="TLXDMHBullet3"/>
      <w:lvlText w:val=""/>
      <w:lvlJc w:val="left"/>
      <w:pPr>
        <w:tabs>
          <w:tab w:val="num" w:pos="1474"/>
        </w:tabs>
        <w:ind w:left="1134" w:firstLine="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E7C1F9B"/>
    <w:multiLevelType w:val="hybridMultilevel"/>
    <w:tmpl w:val="E45EAAC4"/>
    <w:lvl w:ilvl="0" w:tplc="6A34BC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7B691B"/>
    <w:multiLevelType w:val="hybridMultilevel"/>
    <w:tmpl w:val="07721D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054A0"/>
    <w:multiLevelType w:val="multilevel"/>
    <w:tmpl w:val="62BEAF38"/>
    <w:lvl w:ilvl="0">
      <w:start w:val="1"/>
      <w:numFmt w:val="bullet"/>
      <w:pStyle w:val="BondFIbullet1"/>
      <w:lvlText w:val=""/>
      <w:lvlJc w:val="left"/>
      <w:pPr>
        <w:ind w:left="0" w:firstLine="0"/>
      </w:pPr>
      <w:rPr>
        <w:rFonts w:ascii="Symbol" w:hAnsi="Symbol" w:hint="default"/>
      </w:rPr>
    </w:lvl>
    <w:lvl w:ilvl="1">
      <w:start w:val="1"/>
      <w:numFmt w:val="bullet"/>
      <w:pStyle w:val="BondFIbullet2"/>
      <w:lvlText w:val="o"/>
      <w:lvlJc w:val="left"/>
      <w:pPr>
        <w:tabs>
          <w:tab w:val="num" w:pos="720"/>
        </w:tabs>
        <w:ind w:left="357" w:firstLine="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0E218A4"/>
    <w:multiLevelType w:val="hybridMultilevel"/>
    <w:tmpl w:val="E46C8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1096277"/>
    <w:multiLevelType w:val="hybridMultilevel"/>
    <w:tmpl w:val="6CF69C5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9" w15:restartNumberingAfterBreak="0">
    <w:nsid w:val="61AD6C66"/>
    <w:multiLevelType w:val="hybridMultilevel"/>
    <w:tmpl w:val="2F38EB8A"/>
    <w:lvl w:ilvl="0" w:tplc="D338B76E">
      <w:start w:val="1"/>
      <w:numFmt w:val="bullet"/>
      <w:pStyle w:val="TLXDMH2ns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5D61CBA"/>
    <w:multiLevelType w:val="multilevel"/>
    <w:tmpl w:val="3BE2E13E"/>
    <w:lvl w:ilvl="0">
      <w:start w:val="1"/>
      <w:numFmt w:val="bullet"/>
      <w:suff w:val="space"/>
      <w:lvlText w:val=""/>
      <w:lvlJc w:val="left"/>
      <w:pPr>
        <w:ind w:left="360" w:hanging="303"/>
      </w:pPr>
      <w:rPr>
        <w:rFonts w:ascii="Symbol" w:hAnsi="Symbol" w:hint="default"/>
      </w:rPr>
    </w:lvl>
    <w:lvl w:ilvl="1">
      <w:start w:val="1"/>
      <w:numFmt w:val="bullet"/>
      <w:suff w:val="space"/>
      <w:lvlText w:val="o"/>
      <w:lvlJc w:val="left"/>
      <w:pPr>
        <w:ind w:left="680" w:firstLine="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66BC09D5"/>
    <w:multiLevelType w:val="multilevel"/>
    <w:tmpl w:val="0409001D"/>
    <w:styleLink w:val="Style1"/>
    <w:lvl w:ilvl="0">
      <w:start w:val="1"/>
      <w:numFmt w:val="upperRoman"/>
      <w:lvlText w:val="%1)"/>
      <w:lvlJc w:val="left"/>
      <w:pPr>
        <w:ind w:left="360" w:hanging="360"/>
      </w:pPr>
      <w:rPr>
        <w:sz w:val="26"/>
      </w:rPr>
    </w:lvl>
    <w:lvl w:ilvl="1">
      <w:start w:val="1"/>
      <w:numFmt w:val="decimal"/>
      <w:lvlText w:val="%2)"/>
      <w:lvlJc w:val="left"/>
      <w:pPr>
        <w:ind w:left="720" w:hanging="360"/>
      </w:pPr>
      <w:rPr>
        <w:sz w:val="24"/>
      </w:rPr>
    </w:lvl>
    <w:lvl w:ilvl="2">
      <w:start w:val="1"/>
      <w:numFmt w:val="lowerRoman"/>
      <w:lvlText w:val="%3"/>
      <w:lvlJc w:val="left"/>
      <w:pPr>
        <w:ind w:left="1080" w:hanging="360"/>
      </w:pPr>
      <w:rPr>
        <w:rFonts w:ascii="Times New Roman" w:hAnsi="Times New Roman" w:cs="Times New Roman" w:hint="default"/>
        <w:sz w:val="24"/>
      </w:rPr>
    </w:lvl>
    <w:lvl w:ilvl="3">
      <w:start w:val="1"/>
      <w:numFmt w:val="lowerLetter"/>
      <w:lvlText w:val="(%4)"/>
      <w:lvlJc w:val="left"/>
      <w:pPr>
        <w:ind w:left="1440" w:hanging="360"/>
      </w:pPr>
      <w:rPr>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7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5C00EDA"/>
    <w:multiLevelType w:val="hybridMultilevel"/>
    <w:tmpl w:val="949493C8"/>
    <w:lvl w:ilvl="0" w:tplc="EA185A50">
      <w:numFmt w:val="bullet"/>
      <w:pStyle w:val="TLXHMH1st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CF6706"/>
    <w:multiLevelType w:val="hybridMultilevel"/>
    <w:tmpl w:val="E6886E56"/>
    <w:lvl w:ilvl="0" w:tplc="64464B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8F30D8"/>
    <w:multiLevelType w:val="multilevel"/>
    <w:tmpl w:val="ED58DD04"/>
    <w:name w:val="ParaNumbering"/>
    <w:styleLink w:val="ParaNumbering"/>
    <w:lvl w:ilvl="0">
      <w:start w:val="1"/>
      <w:numFmt w:val="decimal"/>
      <w:lvlRestart w:val="0"/>
      <w:pStyle w:val="EYHeading1"/>
      <w:lvlText w:val=""/>
      <w:lvlJc w:val="left"/>
      <w:pPr>
        <w:tabs>
          <w:tab w:val="num" w:pos="0"/>
        </w:tabs>
        <w:ind w:left="0" w:firstLine="0"/>
      </w:pPr>
      <w:rPr>
        <w:b/>
        <w:color w:val="7F7E82"/>
        <w:sz w:val="40"/>
      </w:rPr>
    </w:lvl>
    <w:lvl w:ilvl="1">
      <w:start w:val="1"/>
      <w:numFmt w:val="decimal"/>
      <w:pStyle w:val="EYbodytext"/>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pStyle w:val="EYBodytextwithparaspace"/>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5" w15:restartNumberingAfterBreak="0">
    <w:nsid w:val="7AF25D91"/>
    <w:multiLevelType w:val="multilevel"/>
    <w:tmpl w:val="6E38D1CE"/>
    <w:lvl w:ilvl="0">
      <w:start w:val="1"/>
      <w:numFmt w:val="decimal"/>
      <w:pStyle w:val="Heading1"/>
      <w:lvlText w:val="%1."/>
      <w:lvlJc w:val="left"/>
      <w:pPr>
        <w:tabs>
          <w:tab w:val="num" w:pos="851"/>
        </w:tabs>
        <w:ind w:left="432" w:hanging="432"/>
      </w:pPr>
      <w:rPr>
        <w:rFonts w:ascii="Times New Roman" w:hAnsi="Times New Roman" w:hint="default"/>
        <w:b/>
        <w:i w:val="0"/>
        <w:sz w:val="22"/>
      </w:rPr>
    </w:lvl>
    <w:lvl w:ilvl="1">
      <w:start w:val="1"/>
      <w:numFmt w:val="decimal"/>
      <w:pStyle w:val="Heading2"/>
      <w:lvlText w:val="%1.%2."/>
      <w:lvlJc w:val="left"/>
      <w:pPr>
        <w:ind w:left="851" w:hanging="851"/>
      </w:pPr>
      <w:rPr>
        <w:rFonts w:ascii="Times New Roman" w:hAnsi="Times New Roman" w:hint="default"/>
        <w:b/>
        <w:i w:val="0"/>
        <w:sz w:val="22"/>
      </w:rPr>
    </w:lvl>
    <w:lvl w:ilvl="2">
      <w:start w:val="1"/>
      <w:numFmt w:val="decimal"/>
      <w:pStyle w:val="Heading3"/>
      <w:lvlText w:val="%1.%2.%3."/>
      <w:lvlJc w:val="left"/>
      <w:pPr>
        <w:ind w:left="720" w:hanging="720"/>
      </w:pPr>
      <w:rPr>
        <w:rFonts w:ascii="Times New Roman" w:hAnsi="Times New Roman" w:hint="default"/>
        <w:b/>
        <w:i/>
        <w:sz w:val="2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7F3D24AF"/>
    <w:multiLevelType w:val="hybridMultilevel"/>
    <w:tmpl w:val="0AB8B204"/>
    <w:lvl w:ilvl="0" w:tplc="F8BA83CA">
      <w:start w:val="1"/>
      <w:numFmt w:val="bullet"/>
      <w:pStyle w:val="TLXDMH3rd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Arial"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60857093">
    <w:abstractNumId w:val="24"/>
    <w:lvlOverride w:ilvl="0">
      <w:lvl w:ilvl="0">
        <w:start w:val="1"/>
        <w:numFmt w:val="decimal"/>
        <w:lvlRestart w:val="0"/>
        <w:pStyle w:val="EYHeading1"/>
        <w:lvlText w:val=""/>
        <w:lvlJc w:val="left"/>
        <w:pPr>
          <w:tabs>
            <w:tab w:val="num" w:pos="0"/>
          </w:tabs>
          <w:ind w:left="0" w:firstLine="0"/>
        </w:pPr>
        <w:rPr>
          <w:b/>
          <w:color w:val="7F7E82"/>
          <w:sz w:val="20"/>
          <w:szCs w:val="20"/>
        </w:rPr>
      </w:lvl>
    </w:lvlOverride>
  </w:num>
  <w:num w:numId="2" w16cid:durableId="1049960333">
    <w:abstractNumId w:val="24"/>
  </w:num>
  <w:num w:numId="3" w16cid:durableId="26295258">
    <w:abstractNumId w:val="21"/>
  </w:num>
  <w:num w:numId="4" w16cid:durableId="162210724">
    <w:abstractNumId w:val="11"/>
  </w:num>
  <w:num w:numId="5" w16cid:durableId="1847595926">
    <w:abstractNumId w:val="0"/>
  </w:num>
  <w:num w:numId="6" w16cid:durableId="2005472747">
    <w:abstractNumId w:val="7"/>
  </w:num>
  <w:num w:numId="7" w16cid:durableId="413094677">
    <w:abstractNumId w:val="3"/>
  </w:num>
  <w:num w:numId="8" w16cid:durableId="1964966331">
    <w:abstractNumId w:val="17"/>
  </w:num>
  <w:num w:numId="9" w16cid:durableId="1740321735">
    <w:abstractNumId w:val="6"/>
  </w:num>
  <w:num w:numId="10" w16cid:durableId="1431848424">
    <w:abstractNumId w:val="4"/>
  </w:num>
  <w:num w:numId="11" w16cid:durableId="790517691">
    <w:abstractNumId w:val="22"/>
  </w:num>
  <w:num w:numId="12" w16cid:durableId="1604143466">
    <w:abstractNumId w:val="25"/>
  </w:num>
  <w:num w:numId="13" w16cid:durableId="531695859">
    <w:abstractNumId w:val="19"/>
  </w:num>
  <w:num w:numId="14" w16cid:durableId="1086805201">
    <w:abstractNumId w:val="26"/>
  </w:num>
  <w:num w:numId="15" w16cid:durableId="1941599042">
    <w:abstractNumId w:val="15"/>
  </w:num>
  <w:num w:numId="16" w16cid:durableId="112604171">
    <w:abstractNumId w:val="2"/>
  </w:num>
  <w:num w:numId="17" w16cid:durableId="1032614882">
    <w:abstractNumId w:val="20"/>
  </w:num>
  <w:num w:numId="18" w16cid:durableId="1805467128">
    <w:abstractNumId w:val="22"/>
  </w:num>
  <w:num w:numId="19" w16cid:durableId="600141916">
    <w:abstractNumId w:val="12"/>
  </w:num>
  <w:num w:numId="20" w16cid:durableId="1037968121">
    <w:abstractNumId w:val="10"/>
  </w:num>
  <w:num w:numId="21" w16cid:durableId="1892493392">
    <w:abstractNumId w:val="5"/>
  </w:num>
  <w:num w:numId="22" w16cid:durableId="763263449">
    <w:abstractNumId w:val="13"/>
  </w:num>
  <w:num w:numId="23" w16cid:durableId="1690788692">
    <w:abstractNumId w:val="25"/>
  </w:num>
  <w:num w:numId="24" w16cid:durableId="2140688571">
    <w:abstractNumId w:val="25"/>
  </w:num>
  <w:num w:numId="25" w16cid:durableId="80834351">
    <w:abstractNumId w:val="13"/>
  </w:num>
  <w:num w:numId="26" w16cid:durableId="734549034">
    <w:abstractNumId w:val="9"/>
  </w:num>
  <w:num w:numId="27" w16cid:durableId="1989170066">
    <w:abstractNumId w:val="8"/>
  </w:num>
  <w:num w:numId="28" w16cid:durableId="1913469869">
    <w:abstractNumId w:val="13"/>
  </w:num>
  <w:num w:numId="29" w16cid:durableId="1737970944">
    <w:abstractNumId w:val="14"/>
  </w:num>
  <w:num w:numId="30" w16cid:durableId="1006054363">
    <w:abstractNumId w:val="23"/>
  </w:num>
  <w:num w:numId="31" w16cid:durableId="713772463">
    <w:abstractNumId w:val="16"/>
  </w:num>
  <w:num w:numId="32" w16cid:durableId="847519738">
    <w:abstractNumId w:val="18"/>
  </w:num>
  <w:num w:numId="33" w16cid:durableId="1825197627">
    <w:abstractNumId w:val="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ant Department - HO">
    <w15:presenceInfo w15:providerId="None" w15:userId="Quant Department - HO"/>
  </w15:person>
  <w15:person w15:author="Quant Dept">
    <w15:presenceInfo w15:providerId="None" w15:userId="Quant Dep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M2MzUwMzcxMTCyMDRQ0lEKTi0uzszPAykwNKwFAGFY+GMtAAAA"/>
  </w:docVars>
  <w:rsids>
    <w:rsidRoot w:val="00BD51D2"/>
    <w:rsid w:val="00000242"/>
    <w:rsid w:val="000005C8"/>
    <w:rsid w:val="00000AE6"/>
    <w:rsid w:val="00001A03"/>
    <w:rsid w:val="000022E3"/>
    <w:rsid w:val="000023C7"/>
    <w:rsid w:val="00002A5C"/>
    <w:rsid w:val="00002A60"/>
    <w:rsid w:val="00002E90"/>
    <w:rsid w:val="00002FFF"/>
    <w:rsid w:val="00003633"/>
    <w:rsid w:val="00003958"/>
    <w:rsid w:val="00003B83"/>
    <w:rsid w:val="00003BDA"/>
    <w:rsid w:val="00004461"/>
    <w:rsid w:val="00004871"/>
    <w:rsid w:val="0000494E"/>
    <w:rsid w:val="00004CEA"/>
    <w:rsid w:val="0000591D"/>
    <w:rsid w:val="000059A3"/>
    <w:rsid w:val="00006AA6"/>
    <w:rsid w:val="00007606"/>
    <w:rsid w:val="0001109D"/>
    <w:rsid w:val="00011113"/>
    <w:rsid w:val="00011589"/>
    <w:rsid w:val="000117E0"/>
    <w:rsid w:val="00011E1E"/>
    <w:rsid w:val="00012F74"/>
    <w:rsid w:val="000135AA"/>
    <w:rsid w:val="00013819"/>
    <w:rsid w:val="00013908"/>
    <w:rsid w:val="00013B5E"/>
    <w:rsid w:val="00013C5B"/>
    <w:rsid w:val="00013D30"/>
    <w:rsid w:val="000143DA"/>
    <w:rsid w:val="00014BBC"/>
    <w:rsid w:val="00015435"/>
    <w:rsid w:val="000156D7"/>
    <w:rsid w:val="00015C55"/>
    <w:rsid w:val="00016592"/>
    <w:rsid w:val="00016E4C"/>
    <w:rsid w:val="0001734C"/>
    <w:rsid w:val="00017466"/>
    <w:rsid w:val="0001783C"/>
    <w:rsid w:val="000178E7"/>
    <w:rsid w:val="00017CC7"/>
    <w:rsid w:val="00020320"/>
    <w:rsid w:val="00020799"/>
    <w:rsid w:val="00020FDA"/>
    <w:rsid w:val="00021A1E"/>
    <w:rsid w:val="000229E8"/>
    <w:rsid w:val="00023185"/>
    <w:rsid w:val="0002368E"/>
    <w:rsid w:val="00023FAE"/>
    <w:rsid w:val="000242E4"/>
    <w:rsid w:val="00024590"/>
    <w:rsid w:val="00024BC3"/>
    <w:rsid w:val="00024DA8"/>
    <w:rsid w:val="00025887"/>
    <w:rsid w:val="00025EB6"/>
    <w:rsid w:val="00026748"/>
    <w:rsid w:val="0002678D"/>
    <w:rsid w:val="00026AB0"/>
    <w:rsid w:val="00026B91"/>
    <w:rsid w:val="00026BC5"/>
    <w:rsid w:val="000278D2"/>
    <w:rsid w:val="00027B2E"/>
    <w:rsid w:val="00027D66"/>
    <w:rsid w:val="00027EF5"/>
    <w:rsid w:val="00027EFC"/>
    <w:rsid w:val="000300F3"/>
    <w:rsid w:val="000301CF"/>
    <w:rsid w:val="000304FF"/>
    <w:rsid w:val="00030599"/>
    <w:rsid w:val="000307AF"/>
    <w:rsid w:val="00030AB7"/>
    <w:rsid w:val="0003101D"/>
    <w:rsid w:val="0003132F"/>
    <w:rsid w:val="00031594"/>
    <w:rsid w:val="0003258D"/>
    <w:rsid w:val="00032A27"/>
    <w:rsid w:val="000335E2"/>
    <w:rsid w:val="00033848"/>
    <w:rsid w:val="000345A9"/>
    <w:rsid w:val="00037AD2"/>
    <w:rsid w:val="00037AE7"/>
    <w:rsid w:val="0004007A"/>
    <w:rsid w:val="00040C16"/>
    <w:rsid w:val="00040D9A"/>
    <w:rsid w:val="00041037"/>
    <w:rsid w:val="000418A7"/>
    <w:rsid w:val="000419F8"/>
    <w:rsid w:val="00041D04"/>
    <w:rsid w:val="00042246"/>
    <w:rsid w:val="00042B42"/>
    <w:rsid w:val="00043154"/>
    <w:rsid w:val="0004337A"/>
    <w:rsid w:val="00043421"/>
    <w:rsid w:val="00044205"/>
    <w:rsid w:val="00045F59"/>
    <w:rsid w:val="00046592"/>
    <w:rsid w:val="00046794"/>
    <w:rsid w:val="00047484"/>
    <w:rsid w:val="00047955"/>
    <w:rsid w:val="00047F1F"/>
    <w:rsid w:val="00050050"/>
    <w:rsid w:val="0005063C"/>
    <w:rsid w:val="0005332D"/>
    <w:rsid w:val="00053430"/>
    <w:rsid w:val="00053E01"/>
    <w:rsid w:val="00053FC5"/>
    <w:rsid w:val="000540D4"/>
    <w:rsid w:val="000543E7"/>
    <w:rsid w:val="000545BE"/>
    <w:rsid w:val="000558CD"/>
    <w:rsid w:val="00055D0E"/>
    <w:rsid w:val="00056036"/>
    <w:rsid w:val="00056A14"/>
    <w:rsid w:val="00057046"/>
    <w:rsid w:val="000570F3"/>
    <w:rsid w:val="000573AF"/>
    <w:rsid w:val="00057595"/>
    <w:rsid w:val="000575A4"/>
    <w:rsid w:val="00057876"/>
    <w:rsid w:val="0005799E"/>
    <w:rsid w:val="00057B20"/>
    <w:rsid w:val="00057E98"/>
    <w:rsid w:val="0006048A"/>
    <w:rsid w:val="00060587"/>
    <w:rsid w:val="00060CFC"/>
    <w:rsid w:val="00061621"/>
    <w:rsid w:val="00061C4A"/>
    <w:rsid w:val="00061C8D"/>
    <w:rsid w:val="00061E50"/>
    <w:rsid w:val="0006229E"/>
    <w:rsid w:val="000624AD"/>
    <w:rsid w:val="0006297F"/>
    <w:rsid w:val="00062F42"/>
    <w:rsid w:val="00063225"/>
    <w:rsid w:val="000633B6"/>
    <w:rsid w:val="00063A79"/>
    <w:rsid w:val="000647E8"/>
    <w:rsid w:val="00064921"/>
    <w:rsid w:val="00064AF5"/>
    <w:rsid w:val="00065672"/>
    <w:rsid w:val="000660AA"/>
    <w:rsid w:val="0006634A"/>
    <w:rsid w:val="00067089"/>
    <w:rsid w:val="000674E9"/>
    <w:rsid w:val="00067DBA"/>
    <w:rsid w:val="00067F7D"/>
    <w:rsid w:val="00070312"/>
    <w:rsid w:val="00070384"/>
    <w:rsid w:val="00070444"/>
    <w:rsid w:val="00070941"/>
    <w:rsid w:val="00070D0D"/>
    <w:rsid w:val="00070F09"/>
    <w:rsid w:val="00071340"/>
    <w:rsid w:val="0007269D"/>
    <w:rsid w:val="000726C3"/>
    <w:rsid w:val="0007309B"/>
    <w:rsid w:val="000733C5"/>
    <w:rsid w:val="00073775"/>
    <w:rsid w:val="00073987"/>
    <w:rsid w:val="000743BC"/>
    <w:rsid w:val="000743C7"/>
    <w:rsid w:val="000749E5"/>
    <w:rsid w:val="00075709"/>
    <w:rsid w:val="00075B21"/>
    <w:rsid w:val="000768FF"/>
    <w:rsid w:val="00076D7C"/>
    <w:rsid w:val="000774F5"/>
    <w:rsid w:val="00077784"/>
    <w:rsid w:val="00077E43"/>
    <w:rsid w:val="0008007D"/>
    <w:rsid w:val="0008016F"/>
    <w:rsid w:val="000805DD"/>
    <w:rsid w:val="000806BD"/>
    <w:rsid w:val="0008182E"/>
    <w:rsid w:val="00081887"/>
    <w:rsid w:val="00082B6A"/>
    <w:rsid w:val="00083AE7"/>
    <w:rsid w:val="00084299"/>
    <w:rsid w:val="000846DA"/>
    <w:rsid w:val="0008522F"/>
    <w:rsid w:val="00085B4A"/>
    <w:rsid w:val="00085E1B"/>
    <w:rsid w:val="00085EEF"/>
    <w:rsid w:val="00086ADF"/>
    <w:rsid w:val="00086FA7"/>
    <w:rsid w:val="00087EA1"/>
    <w:rsid w:val="0009023F"/>
    <w:rsid w:val="00090DFA"/>
    <w:rsid w:val="00091CBF"/>
    <w:rsid w:val="000923C0"/>
    <w:rsid w:val="00092D51"/>
    <w:rsid w:val="00092FD7"/>
    <w:rsid w:val="000934EF"/>
    <w:rsid w:val="00093A05"/>
    <w:rsid w:val="00094162"/>
    <w:rsid w:val="000948FB"/>
    <w:rsid w:val="00094EA5"/>
    <w:rsid w:val="000955D5"/>
    <w:rsid w:val="000958AE"/>
    <w:rsid w:val="00096CDF"/>
    <w:rsid w:val="00097249"/>
    <w:rsid w:val="00097ABF"/>
    <w:rsid w:val="000A0ED9"/>
    <w:rsid w:val="000A1DC8"/>
    <w:rsid w:val="000A2820"/>
    <w:rsid w:val="000A2EB0"/>
    <w:rsid w:val="000A36C3"/>
    <w:rsid w:val="000A4C72"/>
    <w:rsid w:val="000A5245"/>
    <w:rsid w:val="000A52FC"/>
    <w:rsid w:val="000A53FF"/>
    <w:rsid w:val="000A5432"/>
    <w:rsid w:val="000A6353"/>
    <w:rsid w:val="000A6EBE"/>
    <w:rsid w:val="000A725E"/>
    <w:rsid w:val="000B1E76"/>
    <w:rsid w:val="000B1F4E"/>
    <w:rsid w:val="000B2217"/>
    <w:rsid w:val="000B2576"/>
    <w:rsid w:val="000B2C1F"/>
    <w:rsid w:val="000B2E30"/>
    <w:rsid w:val="000B30A7"/>
    <w:rsid w:val="000B31A1"/>
    <w:rsid w:val="000B3BEA"/>
    <w:rsid w:val="000B3C6D"/>
    <w:rsid w:val="000B5282"/>
    <w:rsid w:val="000B5383"/>
    <w:rsid w:val="000B5E08"/>
    <w:rsid w:val="000B656F"/>
    <w:rsid w:val="000B6E1A"/>
    <w:rsid w:val="000B6FE9"/>
    <w:rsid w:val="000B7790"/>
    <w:rsid w:val="000B7D2A"/>
    <w:rsid w:val="000B7E8F"/>
    <w:rsid w:val="000C03C4"/>
    <w:rsid w:val="000C0CAE"/>
    <w:rsid w:val="000C1366"/>
    <w:rsid w:val="000C1412"/>
    <w:rsid w:val="000C148C"/>
    <w:rsid w:val="000C246D"/>
    <w:rsid w:val="000C253D"/>
    <w:rsid w:val="000C25D8"/>
    <w:rsid w:val="000C2BFA"/>
    <w:rsid w:val="000C309A"/>
    <w:rsid w:val="000C39CE"/>
    <w:rsid w:val="000C3B97"/>
    <w:rsid w:val="000C3F1D"/>
    <w:rsid w:val="000C4D4E"/>
    <w:rsid w:val="000C4DB5"/>
    <w:rsid w:val="000C4F5C"/>
    <w:rsid w:val="000C50E6"/>
    <w:rsid w:val="000C5558"/>
    <w:rsid w:val="000C576A"/>
    <w:rsid w:val="000C5E18"/>
    <w:rsid w:val="000C626D"/>
    <w:rsid w:val="000C6508"/>
    <w:rsid w:val="000C6550"/>
    <w:rsid w:val="000C6AD0"/>
    <w:rsid w:val="000C6B1B"/>
    <w:rsid w:val="000C7038"/>
    <w:rsid w:val="000C7200"/>
    <w:rsid w:val="000C72B0"/>
    <w:rsid w:val="000C7B45"/>
    <w:rsid w:val="000C7C39"/>
    <w:rsid w:val="000D0381"/>
    <w:rsid w:val="000D0530"/>
    <w:rsid w:val="000D0BA2"/>
    <w:rsid w:val="000D0D18"/>
    <w:rsid w:val="000D0E9A"/>
    <w:rsid w:val="000D2527"/>
    <w:rsid w:val="000D284E"/>
    <w:rsid w:val="000D36F5"/>
    <w:rsid w:val="000D394E"/>
    <w:rsid w:val="000D3B05"/>
    <w:rsid w:val="000D431D"/>
    <w:rsid w:val="000D4544"/>
    <w:rsid w:val="000D4B03"/>
    <w:rsid w:val="000D4DFD"/>
    <w:rsid w:val="000D59D9"/>
    <w:rsid w:val="000D62A7"/>
    <w:rsid w:val="000D6935"/>
    <w:rsid w:val="000D7AD4"/>
    <w:rsid w:val="000D7AF4"/>
    <w:rsid w:val="000D7F04"/>
    <w:rsid w:val="000E066D"/>
    <w:rsid w:val="000E19B8"/>
    <w:rsid w:val="000E25ED"/>
    <w:rsid w:val="000E2902"/>
    <w:rsid w:val="000E2F83"/>
    <w:rsid w:val="000E368F"/>
    <w:rsid w:val="000E3A2F"/>
    <w:rsid w:val="000E3EC3"/>
    <w:rsid w:val="000E3FB5"/>
    <w:rsid w:val="000E41DF"/>
    <w:rsid w:val="000E44BB"/>
    <w:rsid w:val="000E5641"/>
    <w:rsid w:val="000E58CE"/>
    <w:rsid w:val="000E5E7C"/>
    <w:rsid w:val="000E65B5"/>
    <w:rsid w:val="000E6E28"/>
    <w:rsid w:val="000F0220"/>
    <w:rsid w:val="000F05B5"/>
    <w:rsid w:val="000F0D5A"/>
    <w:rsid w:val="000F0D79"/>
    <w:rsid w:val="000F2E09"/>
    <w:rsid w:val="000F339D"/>
    <w:rsid w:val="000F382D"/>
    <w:rsid w:val="000F38ED"/>
    <w:rsid w:val="000F3C88"/>
    <w:rsid w:val="000F4022"/>
    <w:rsid w:val="000F45AB"/>
    <w:rsid w:val="000F49CD"/>
    <w:rsid w:val="000F4A7F"/>
    <w:rsid w:val="000F52AD"/>
    <w:rsid w:val="000F5D9D"/>
    <w:rsid w:val="000F5F55"/>
    <w:rsid w:val="000F6EF9"/>
    <w:rsid w:val="000F7E13"/>
    <w:rsid w:val="000F7EED"/>
    <w:rsid w:val="0010048D"/>
    <w:rsid w:val="0010169A"/>
    <w:rsid w:val="00101D68"/>
    <w:rsid w:val="0010219B"/>
    <w:rsid w:val="001033AE"/>
    <w:rsid w:val="00103760"/>
    <w:rsid w:val="00104535"/>
    <w:rsid w:val="00104A99"/>
    <w:rsid w:val="001052CE"/>
    <w:rsid w:val="001056F6"/>
    <w:rsid w:val="001059C7"/>
    <w:rsid w:val="00106526"/>
    <w:rsid w:val="001070BD"/>
    <w:rsid w:val="001102D6"/>
    <w:rsid w:val="0011030C"/>
    <w:rsid w:val="0011057B"/>
    <w:rsid w:val="001109EF"/>
    <w:rsid w:val="00111336"/>
    <w:rsid w:val="001115BF"/>
    <w:rsid w:val="0011181D"/>
    <w:rsid w:val="00111839"/>
    <w:rsid w:val="001118AF"/>
    <w:rsid w:val="00111FE2"/>
    <w:rsid w:val="0011241F"/>
    <w:rsid w:val="00112BAB"/>
    <w:rsid w:val="00114074"/>
    <w:rsid w:val="00114936"/>
    <w:rsid w:val="001149B3"/>
    <w:rsid w:val="0011637C"/>
    <w:rsid w:val="0011657A"/>
    <w:rsid w:val="00116B35"/>
    <w:rsid w:val="00117157"/>
    <w:rsid w:val="00117168"/>
    <w:rsid w:val="0011735A"/>
    <w:rsid w:val="00117A08"/>
    <w:rsid w:val="0012000F"/>
    <w:rsid w:val="00120FDE"/>
    <w:rsid w:val="0012116C"/>
    <w:rsid w:val="00122FB0"/>
    <w:rsid w:val="0012324C"/>
    <w:rsid w:val="001234BF"/>
    <w:rsid w:val="00123B6C"/>
    <w:rsid w:val="001240B0"/>
    <w:rsid w:val="00124280"/>
    <w:rsid w:val="001254A5"/>
    <w:rsid w:val="0012595B"/>
    <w:rsid w:val="00126757"/>
    <w:rsid w:val="00126AA3"/>
    <w:rsid w:val="00126D80"/>
    <w:rsid w:val="001272BD"/>
    <w:rsid w:val="0013021C"/>
    <w:rsid w:val="00130B97"/>
    <w:rsid w:val="00130D57"/>
    <w:rsid w:val="00130EE1"/>
    <w:rsid w:val="00130EED"/>
    <w:rsid w:val="00131107"/>
    <w:rsid w:val="00132944"/>
    <w:rsid w:val="0013369D"/>
    <w:rsid w:val="001336D8"/>
    <w:rsid w:val="00133EC6"/>
    <w:rsid w:val="001345A2"/>
    <w:rsid w:val="00134C22"/>
    <w:rsid w:val="00134C6A"/>
    <w:rsid w:val="00134EC8"/>
    <w:rsid w:val="00134F78"/>
    <w:rsid w:val="0013536D"/>
    <w:rsid w:val="00136D06"/>
    <w:rsid w:val="001376C9"/>
    <w:rsid w:val="00137DF5"/>
    <w:rsid w:val="001405D9"/>
    <w:rsid w:val="00141383"/>
    <w:rsid w:val="00142344"/>
    <w:rsid w:val="00142918"/>
    <w:rsid w:val="001431C7"/>
    <w:rsid w:val="0014330C"/>
    <w:rsid w:val="00144278"/>
    <w:rsid w:val="001443AB"/>
    <w:rsid w:val="00144509"/>
    <w:rsid w:val="00144559"/>
    <w:rsid w:val="00144743"/>
    <w:rsid w:val="00144BFE"/>
    <w:rsid w:val="0014545E"/>
    <w:rsid w:val="001455CB"/>
    <w:rsid w:val="00145D6A"/>
    <w:rsid w:val="0014642A"/>
    <w:rsid w:val="00146774"/>
    <w:rsid w:val="00146D4E"/>
    <w:rsid w:val="001479E1"/>
    <w:rsid w:val="00147A1E"/>
    <w:rsid w:val="00147B52"/>
    <w:rsid w:val="00147E9A"/>
    <w:rsid w:val="00147EBB"/>
    <w:rsid w:val="00150097"/>
    <w:rsid w:val="0015012E"/>
    <w:rsid w:val="00151C92"/>
    <w:rsid w:val="00152846"/>
    <w:rsid w:val="00153377"/>
    <w:rsid w:val="001537AA"/>
    <w:rsid w:val="00154CD0"/>
    <w:rsid w:val="001551C6"/>
    <w:rsid w:val="00155585"/>
    <w:rsid w:val="00155BB8"/>
    <w:rsid w:val="00156CDA"/>
    <w:rsid w:val="00157838"/>
    <w:rsid w:val="001579FE"/>
    <w:rsid w:val="00157ED2"/>
    <w:rsid w:val="001601FB"/>
    <w:rsid w:val="001606F2"/>
    <w:rsid w:val="00160DF7"/>
    <w:rsid w:val="00162B7A"/>
    <w:rsid w:val="00163F06"/>
    <w:rsid w:val="0016432B"/>
    <w:rsid w:val="001647A7"/>
    <w:rsid w:val="00165278"/>
    <w:rsid w:val="00165772"/>
    <w:rsid w:val="0016580E"/>
    <w:rsid w:val="001663B8"/>
    <w:rsid w:val="001671FD"/>
    <w:rsid w:val="001702C3"/>
    <w:rsid w:val="00170616"/>
    <w:rsid w:val="00170788"/>
    <w:rsid w:val="00170E0F"/>
    <w:rsid w:val="001716D3"/>
    <w:rsid w:val="00172220"/>
    <w:rsid w:val="0017222C"/>
    <w:rsid w:val="00172A9C"/>
    <w:rsid w:val="001731A8"/>
    <w:rsid w:val="001737FB"/>
    <w:rsid w:val="0017381E"/>
    <w:rsid w:val="00173ADC"/>
    <w:rsid w:val="00173CB8"/>
    <w:rsid w:val="00173EA8"/>
    <w:rsid w:val="00174D5A"/>
    <w:rsid w:val="00174ED6"/>
    <w:rsid w:val="0017532D"/>
    <w:rsid w:val="00175CF1"/>
    <w:rsid w:val="00176057"/>
    <w:rsid w:val="001764C5"/>
    <w:rsid w:val="00176E51"/>
    <w:rsid w:val="00177334"/>
    <w:rsid w:val="00180ACF"/>
    <w:rsid w:val="00181327"/>
    <w:rsid w:val="00181826"/>
    <w:rsid w:val="00181DEE"/>
    <w:rsid w:val="0018232D"/>
    <w:rsid w:val="001826FA"/>
    <w:rsid w:val="00182762"/>
    <w:rsid w:val="00182BAD"/>
    <w:rsid w:val="00183AD2"/>
    <w:rsid w:val="00183DC0"/>
    <w:rsid w:val="0018493E"/>
    <w:rsid w:val="00184E88"/>
    <w:rsid w:val="0018501B"/>
    <w:rsid w:val="00185052"/>
    <w:rsid w:val="00185276"/>
    <w:rsid w:val="00185421"/>
    <w:rsid w:val="00185728"/>
    <w:rsid w:val="0018588E"/>
    <w:rsid w:val="00185FA5"/>
    <w:rsid w:val="0018661E"/>
    <w:rsid w:val="00186D41"/>
    <w:rsid w:val="00187419"/>
    <w:rsid w:val="00190248"/>
    <w:rsid w:val="00191036"/>
    <w:rsid w:val="00191201"/>
    <w:rsid w:val="0019148D"/>
    <w:rsid w:val="00191E78"/>
    <w:rsid w:val="001920D3"/>
    <w:rsid w:val="00192A87"/>
    <w:rsid w:val="00192AC8"/>
    <w:rsid w:val="001930BF"/>
    <w:rsid w:val="001931B7"/>
    <w:rsid w:val="00193544"/>
    <w:rsid w:val="0019401C"/>
    <w:rsid w:val="00194915"/>
    <w:rsid w:val="00194C5D"/>
    <w:rsid w:val="00195C62"/>
    <w:rsid w:val="00195EBC"/>
    <w:rsid w:val="00197051"/>
    <w:rsid w:val="001971AF"/>
    <w:rsid w:val="00197257"/>
    <w:rsid w:val="0019752A"/>
    <w:rsid w:val="00197D0A"/>
    <w:rsid w:val="00197F9D"/>
    <w:rsid w:val="001A07C5"/>
    <w:rsid w:val="001A0B4C"/>
    <w:rsid w:val="001A0DF7"/>
    <w:rsid w:val="001A199F"/>
    <w:rsid w:val="001A1DCC"/>
    <w:rsid w:val="001A2224"/>
    <w:rsid w:val="001A2D1B"/>
    <w:rsid w:val="001A410B"/>
    <w:rsid w:val="001A439C"/>
    <w:rsid w:val="001A4603"/>
    <w:rsid w:val="001A5ACF"/>
    <w:rsid w:val="001A5D7D"/>
    <w:rsid w:val="001A62B4"/>
    <w:rsid w:val="001A6B28"/>
    <w:rsid w:val="001B115C"/>
    <w:rsid w:val="001B13B2"/>
    <w:rsid w:val="001B1699"/>
    <w:rsid w:val="001B1C5F"/>
    <w:rsid w:val="001B1C7D"/>
    <w:rsid w:val="001B27B2"/>
    <w:rsid w:val="001B2AF8"/>
    <w:rsid w:val="001B2B66"/>
    <w:rsid w:val="001B2B6B"/>
    <w:rsid w:val="001B3578"/>
    <w:rsid w:val="001B3FFD"/>
    <w:rsid w:val="001B4016"/>
    <w:rsid w:val="001B4391"/>
    <w:rsid w:val="001B49A3"/>
    <w:rsid w:val="001B4A2A"/>
    <w:rsid w:val="001B5B26"/>
    <w:rsid w:val="001B5BBB"/>
    <w:rsid w:val="001B5EB7"/>
    <w:rsid w:val="001B61C2"/>
    <w:rsid w:val="001B7381"/>
    <w:rsid w:val="001B78C0"/>
    <w:rsid w:val="001B7AF5"/>
    <w:rsid w:val="001C0205"/>
    <w:rsid w:val="001C06B8"/>
    <w:rsid w:val="001C083C"/>
    <w:rsid w:val="001C0A9F"/>
    <w:rsid w:val="001C0AF8"/>
    <w:rsid w:val="001C0D30"/>
    <w:rsid w:val="001C0F83"/>
    <w:rsid w:val="001C147E"/>
    <w:rsid w:val="001C14F1"/>
    <w:rsid w:val="001C1E5E"/>
    <w:rsid w:val="001C2169"/>
    <w:rsid w:val="001C377B"/>
    <w:rsid w:val="001C3C78"/>
    <w:rsid w:val="001C3E5C"/>
    <w:rsid w:val="001C3E75"/>
    <w:rsid w:val="001C44ED"/>
    <w:rsid w:val="001C4ABD"/>
    <w:rsid w:val="001C51DF"/>
    <w:rsid w:val="001C56AA"/>
    <w:rsid w:val="001C59F2"/>
    <w:rsid w:val="001C5B94"/>
    <w:rsid w:val="001C5DB9"/>
    <w:rsid w:val="001C74B9"/>
    <w:rsid w:val="001C7C03"/>
    <w:rsid w:val="001C7F03"/>
    <w:rsid w:val="001D0E3A"/>
    <w:rsid w:val="001D11D9"/>
    <w:rsid w:val="001D1BCC"/>
    <w:rsid w:val="001D1CF7"/>
    <w:rsid w:val="001D290D"/>
    <w:rsid w:val="001D2C0A"/>
    <w:rsid w:val="001D43D1"/>
    <w:rsid w:val="001D481C"/>
    <w:rsid w:val="001D482C"/>
    <w:rsid w:val="001D4B2D"/>
    <w:rsid w:val="001D50CE"/>
    <w:rsid w:val="001D510C"/>
    <w:rsid w:val="001D528D"/>
    <w:rsid w:val="001D56A6"/>
    <w:rsid w:val="001D57D5"/>
    <w:rsid w:val="001D66F9"/>
    <w:rsid w:val="001D7258"/>
    <w:rsid w:val="001D7F03"/>
    <w:rsid w:val="001E07AD"/>
    <w:rsid w:val="001E13CA"/>
    <w:rsid w:val="001E141C"/>
    <w:rsid w:val="001E1D18"/>
    <w:rsid w:val="001E258A"/>
    <w:rsid w:val="001E25D2"/>
    <w:rsid w:val="001E2E9D"/>
    <w:rsid w:val="001E2FD8"/>
    <w:rsid w:val="001E37A0"/>
    <w:rsid w:val="001E3C84"/>
    <w:rsid w:val="001E5304"/>
    <w:rsid w:val="001E541B"/>
    <w:rsid w:val="001E5928"/>
    <w:rsid w:val="001E5B8D"/>
    <w:rsid w:val="001E635B"/>
    <w:rsid w:val="001E7282"/>
    <w:rsid w:val="001E755A"/>
    <w:rsid w:val="001E7E8F"/>
    <w:rsid w:val="001F0268"/>
    <w:rsid w:val="001F0B2C"/>
    <w:rsid w:val="001F0FC0"/>
    <w:rsid w:val="001F12C7"/>
    <w:rsid w:val="001F26FA"/>
    <w:rsid w:val="001F34C0"/>
    <w:rsid w:val="001F356D"/>
    <w:rsid w:val="001F3DB0"/>
    <w:rsid w:val="001F3E32"/>
    <w:rsid w:val="001F4204"/>
    <w:rsid w:val="001F4258"/>
    <w:rsid w:val="001F437C"/>
    <w:rsid w:val="001F43D0"/>
    <w:rsid w:val="001F4495"/>
    <w:rsid w:val="001F523A"/>
    <w:rsid w:val="001F5C0C"/>
    <w:rsid w:val="001F72E8"/>
    <w:rsid w:val="001F7950"/>
    <w:rsid w:val="00200D63"/>
    <w:rsid w:val="00200F76"/>
    <w:rsid w:val="0020150B"/>
    <w:rsid w:val="002015FC"/>
    <w:rsid w:val="00201CA8"/>
    <w:rsid w:val="00201D90"/>
    <w:rsid w:val="00202024"/>
    <w:rsid w:val="00202FE6"/>
    <w:rsid w:val="00203474"/>
    <w:rsid w:val="00203AF4"/>
    <w:rsid w:val="0020515F"/>
    <w:rsid w:val="002053F0"/>
    <w:rsid w:val="00205AF0"/>
    <w:rsid w:val="00205B37"/>
    <w:rsid w:val="002062CE"/>
    <w:rsid w:val="00207C78"/>
    <w:rsid w:val="00210939"/>
    <w:rsid w:val="00211B6F"/>
    <w:rsid w:val="00212724"/>
    <w:rsid w:val="00212990"/>
    <w:rsid w:val="00212B2B"/>
    <w:rsid w:val="00213407"/>
    <w:rsid w:val="0021347C"/>
    <w:rsid w:val="00213B6F"/>
    <w:rsid w:val="00214238"/>
    <w:rsid w:val="00214785"/>
    <w:rsid w:val="00214DCA"/>
    <w:rsid w:val="00215415"/>
    <w:rsid w:val="002156EC"/>
    <w:rsid w:val="00215CC2"/>
    <w:rsid w:val="002160D4"/>
    <w:rsid w:val="002166EE"/>
    <w:rsid w:val="00216C6D"/>
    <w:rsid w:val="00216CEE"/>
    <w:rsid w:val="00217098"/>
    <w:rsid w:val="00217387"/>
    <w:rsid w:val="00217829"/>
    <w:rsid w:val="0021796F"/>
    <w:rsid w:val="00217FF3"/>
    <w:rsid w:val="002201A2"/>
    <w:rsid w:val="002202EB"/>
    <w:rsid w:val="00220374"/>
    <w:rsid w:val="00220CD7"/>
    <w:rsid w:val="0022140C"/>
    <w:rsid w:val="00221D8B"/>
    <w:rsid w:val="002222BA"/>
    <w:rsid w:val="00222853"/>
    <w:rsid w:val="002232E3"/>
    <w:rsid w:val="00223A0A"/>
    <w:rsid w:val="00223F50"/>
    <w:rsid w:val="002242A6"/>
    <w:rsid w:val="00224744"/>
    <w:rsid w:val="00224995"/>
    <w:rsid w:val="00225CB4"/>
    <w:rsid w:val="002261E1"/>
    <w:rsid w:val="00226B72"/>
    <w:rsid w:val="002273D2"/>
    <w:rsid w:val="00227681"/>
    <w:rsid w:val="0023034D"/>
    <w:rsid w:val="002307BB"/>
    <w:rsid w:val="00231508"/>
    <w:rsid w:val="002319DA"/>
    <w:rsid w:val="00231C78"/>
    <w:rsid w:val="002329DA"/>
    <w:rsid w:val="00232BA4"/>
    <w:rsid w:val="0023321C"/>
    <w:rsid w:val="002336D4"/>
    <w:rsid w:val="00233785"/>
    <w:rsid w:val="002338F4"/>
    <w:rsid w:val="00233EDF"/>
    <w:rsid w:val="0023439F"/>
    <w:rsid w:val="00234E43"/>
    <w:rsid w:val="00234FDA"/>
    <w:rsid w:val="002352B9"/>
    <w:rsid w:val="002353A4"/>
    <w:rsid w:val="002359A2"/>
    <w:rsid w:val="00235BE6"/>
    <w:rsid w:val="00236016"/>
    <w:rsid w:val="0023622E"/>
    <w:rsid w:val="0023664E"/>
    <w:rsid w:val="00236A24"/>
    <w:rsid w:val="00236F8B"/>
    <w:rsid w:val="002370D8"/>
    <w:rsid w:val="00237545"/>
    <w:rsid w:val="00237597"/>
    <w:rsid w:val="00237FCF"/>
    <w:rsid w:val="00240504"/>
    <w:rsid w:val="002408EB"/>
    <w:rsid w:val="00240912"/>
    <w:rsid w:val="00240CB0"/>
    <w:rsid w:val="002410F6"/>
    <w:rsid w:val="0024121B"/>
    <w:rsid w:val="0024172D"/>
    <w:rsid w:val="00241E2B"/>
    <w:rsid w:val="00242A2B"/>
    <w:rsid w:val="00242EA3"/>
    <w:rsid w:val="002430C6"/>
    <w:rsid w:val="002437EC"/>
    <w:rsid w:val="00243AFC"/>
    <w:rsid w:val="00243D80"/>
    <w:rsid w:val="0024409D"/>
    <w:rsid w:val="002441DC"/>
    <w:rsid w:val="00244301"/>
    <w:rsid w:val="00244C6C"/>
    <w:rsid w:val="00244F74"/>
    <w:rsid w:val="00244FE9"/>
    <w:rsid w:val="002467AA"/>
    <w:rsid w:val="0024685B"/>
    <w:rsid w:val="00250057"/>
    <w:rsid w:val="002501A5"/>
    <w:rsid w:val="00251B95"/>
    <w:rsid w:val="00252266"/>
    <w:rsid w:val="00252947"/>
    <w:rsid w:val="002529DE"/>
    <w:rsid w:val="00252AB7"/>
    <w:rsid w:val="00253454"/>
    <w:rsid w:val="002537FF"/>
    <w:rsid w:val="00254659"/>
    <w:rsid w:val="00254B4F"/>
    <w:rsid w:val="00255B77"/>
    <w:rsid w:val="00255D26"/>
    <w:rsid w:val="002565D4"/>
    <w:rsid w:val="00257A9B"/>
    <w:rsid w:val="00257BC5"/>
    <w:rsid w:val="00257DF7"/>
    <w:rsid w:val="00257EA7"/>
    <w:rsid w:val="002612C6"/>
    <w:rsid w:val="00261332"/>
    <w:rsid w:val="00261524"/>
    <w:rsid w:val="002615AC"/>
    <w:rsid w:val="00261EA1"/>
    <w:rsid w:val="00262A29"/>
    <w:rsid w:val="00262CFA"/>
    <w:rsid w:val="002639EF"/>
    <w:rsid w:val="0026401B"/>
    <w:rsid w:val="00264032"/>
    <w:rsid w:val="00264CC8"/>
    <w:rsid w:val="00265653"/>
    <w:rsid w:val="00265BC4"/>
    <w:rsid w:val="00265FA7"/>
    <w:rsid w:val="002662F3"/>
    <w:rsid w:val="0026662E"/>
    <w:rsid w:val="00266AD9"/>
    <w:rsid w:val="00266C4E"/>
    <w:rsid w:val="00266C80"/>
    <w:rsid w:val="002672AF"/>
    <w:rsid w:val="00267976"/>
    <w:rsid w:val="00267982"/>
    <w:rsid w:val="00270046"/>
    <w:rsid w:val="002706ED"/>
    <w:rsid w:val="0027091C"/>
    <w:rsid w:val="00270E07"/>
    <w:rsid w:val="00271165"/>
    <w:rsid w:val="0027265F"/>
    <w:rsid w:val="00272729"/>
    <w:rsid w:val="00272A3E"/>
    <w:rsid w:val="00272A9F"/>
    <w:rsid w:val="00272D07"/>
    <w:rsid w:val="002731F6"/>
    <w:rsid w:val="002732A4"/>
    <w:rsid w:val="00273851"/>
    <w:rsid w:val="0027489F"/>
    <w:rsid w:val="00274AF2"/>
    <w:rsid w:val="00274B9B"/>
    <w:rsid w:val="00274E37"/>
    <w:rsid w:val="00275392"/>
    <w:rsid w:val="00275404"/>
    <w:rsid w:val="00275472"/>
    <w:rsid w:val="002762FB"/>
    <w:rsid w:val="00276B4F"/>
    <w:rsid w:val="002770B5"/>
    <w:rsid w:val="002771A9"/>
    <w:rsid w:val="00277759"/>
    <w:rsid w:val="00277976"/>
    <w:rsid w:val="00277CE4"/>
    <w:rsid w:val="00277DE9"/>
    <w:rsid w:val="00280A81"/>
    <w:rsid w:val="002812E4"/>
    <w:rsid w:val="00281892"/>
    <w:rsid w:val="002818D1"/>
    <w:rsid w:val="00281D2B"/>
    <w:rsid w:val="0028205D"/>
    <w:rsid w:val="0028208A"/>
    <w:rsid w:val="00282AFF"/>
    <w:rsid w:val="00282B85"/>
    <w:rsid w:val="002834C3"/>
    <w:rsid w:val="00283815"/>
    <w:rsid w:val="0028394E"/>
    <w:rsid w:val="00283BC8"/>
    <w:rsid w:val="00283C72"/>
    <w:rsid w:val="00284D07"/>
    <w:rsid w:val="00285308"/>
    <w:rsid w:val="00285DED"/>
    <w:rsid w:val="00286030"/>
    <w:rsid w:val="00286979"/>
    <w:rsid w:val="0028777A"/>
    <w:rsid w:val="00287AB5"/>
    <w:rsid w:val="00287C40"/>
    <w:rsid w:val="00290405"/>
    <w:rsid w:val="00290424"/>
    <w:rsid w:val="002907DF"/>
    <w:rsid w:val="00291A71"/>
    <w:rsid w:val="00292FA1"/>
    <w:rsid w:val="00293161"/>
    <w:rsid w:val="002943EE"/>
    <w:rsid w:val="00295853"/>
    <w:rsid w:val="0029644A"/>
    <w:rsid w:val="002966DC"/>
    <w:rsid w:val="00296855"/>
    <w:rsid w:val="00296B4B"/>
    <w:rsid w:val="0029703F"/>
    <w:rsid w:val="002973BF"/>
    <w:rsid w:val="00297827"/>
    <w:rsid w:val="002A0E2A"/>
    <w:rsid w:val="002A1713"/>
    <w:rsid w:val="002A1AAE"/>
    <w:rsid w:val="002A1F9A"/>
    <w:rsid w:val="002A2CB5"/>
    <w:rsid w:val="002A2DB7"/>
    <w:rsid w:val="002A2E17"/>
    <w:rsid w:val="002A31ED"/>
    <w:rsid w:val="002A3929"/>
    <w:rsid w:val="002A3E85"/>
    <w:rsid w:val="002A4050"/>
    <w:rsid w:val="002A4498"/>
    <w:rsid w:val="002A458A"/>
    <w:rsid w:val="002A470B"/>
    <w:rsid w:val="002A4963"/>
    <w:rsid w:val="002A59D9"/>
    <w:rsid w:val="002A5AB8"/>
    <w:rsid w:val="002A5C6B"/>
    <w:rsid w:val="002A5E9F"/>
    <w:rsid w:val="002A67BC"/>
    <w:rsid w:val="002A693B"/>
    <w:rsid w:val="002A7425"/>
    <w:rsid w:val="002A792B"/>
    <w:rsid w:val="002B02E1"/>
    <w:rsid w:val="002B0A43"/>
    <w:rsid w:val="002B0A97"/>
    <w:rsid w:val="002B0C6A"/>
    <w:rsid w:val="002B0D7C"/>
    <w:rsid w:val="002B0EF8"/>
    <w:rsid w:val="002B133F"/>
    <w:rsid w:val="002B1539"/>
    <w:rsid w:val="002B2030"/>
    <w:rsid w:val="002B2041"/>
    <w:rsid w:val="002B21F5"/>
    <w:rsid w:val="002B331A"/>
    <w:rsid w:val="002B3C6E"/>
    <w:rsid w:val="002B3F27"/>
    <w:rsid w:val="002B4464"/>
    <w:rsid w:val="002B469A"/>
    <w:rsid w:val="002B4B1B"/>
    <w:rsid w:val="002B4BA5"/>
    <w:rsid w:val="002B4D01"/>
    <w:rsid w:val="002B4F05"/>
    <w:rsid w:val="002B5356"/>
    <w:rsid w:val="002B5959"/>
    <w:rsid w:val="002B5A5C"/>
    <w:rsid w:val="002B5F16"/>
    <w:rsid w:val="002B6000"/>
    <w:rsid w:val="002B6A45"/>
    <w:rsid w:val="002B7708"/>
    <w:rsid w:val="002B7C96"/>
    <w:rsid w:val="002C03E7"/>
    <w:rsid w:val="002C0C20"/>
    <w:rsid w:val="002C1C78"/>
    <w:rsid w:val="002C1F2F"/>
    <w:rsid w:val="002C1FCB"/>
    <w:rsid w:val="002C21AF"/>
    <w:rsid w:val="002C2881"/>
    <w:rsid w:val="002C2C4E"/>
    <w:rsid w:val="002C2F9F"/>
    <w:rsid w:val="002C30BA"/>
    <w:rsid w:val="002C3F6F"/>
    <w:rsid w:val="002C516B"/>
    <w:rsid w:val="002C56DB"/>
    <w:rsid w:val="002C5C7C"/>
    <w:rsid w:val="002C6088"/>
    <w:rsid w:val="002C65EF"/>
    <w:rsid w:val="002C6758"/>
    <w:rsid w:val="002C78DE"/>
    <w:rsid w:val="002C7E8A"/>
    <w:rsid w:val="002D0377"/>
    <w:rsid w:val="002D0F28"/>
    <w:rsid w:val="002D12EA"/>
    <w:rsid w:val="002D12F2"/>
    <w:rsid w:val="002D1B0D"/>
    <w:rsid w:val="002D1F11"/>
    <w:rsid w:val="002D21E7"/>
    <w:rsid w:val="002D29D9"/>
    <w:rsid w:val="002D2E73"/>
    <w:rsid w:val="002D2EB4"/>
    <w:rsid w:val="002D30B0"/>
    <w:rsid w:val="002D3681"/>
    <w:rsid w:val="002D3E7E"/>
    <w:rsid w:val="002D509B"/>
    <w:rsid w:val="002D52DD"/>
    <w:rsid w:val="002D5845"/>
    <w:rsid w:val="002D5C78"/>
    <w:rsid w:val="002D5EAF"/>
    <w:rsid w:val="002D6C7B"/>
    <w:rsid w:val="002D7524"/>
    <w:rsid w:val="002D7615"/>
    <w:rsid w:val="002E0F6E"/>
    <w:rsid w:val="002E1151"/>
    <w:rsid w:val="002E13F8"/>
    <w:rsid w:val="002E154B"/>
    <w:rsid w:val="002E1872"/>
    <w:rsid w:val="002E1F60"/>
    <w:rsid w:val="002E2AD3"/>
    <w:rsid w:val="002E3389"/>
    <w:rsid w:val="002E37CC"/>
    <w:rsid w:val="002E38FD"/>
    <w:rsid w:val="002E3A8B"/>
    <w:rsid w:val="002E4939"/>
    <w:rsid w:val="002E50D0"/>
    <w:rsid w:val="002E549A"/>
    <w:rsid w:val="002E5CB1"/>
    <w:rsid w:val="002E5DC6"/>
    <w:rsid w:val="002E5E7D"/>
    <w:rsid w:val="002E7528"/>
    <w:rsid w:val="002E7DC5"/>
    <w:rsid w:val="002F0CB0"/>
    <w:rsid w:val="002F15C2"/>
    <w:rsid w:val="002F1752"/>
    <w:rsid w:val="002F179D"/>
    <w:rsid w:val="002F1B03"/>
    <w:rsid w:val="002F242D"/>
    <w:rsid w:val="002F2898"/>
    <w:rsid w:val="002F2A68"/>
    <w:rsid w:val="002F357F"/>
    <w:rsid w:val="002F3D42"/>
    <w:rsid w:val="002F415D"/>
    <w:rsid w:val="002F42B1"/>
    <w:rsid w:val="002F47A9"/>
    <w:rsid w:val="002F4FA4"/>
    <w:rsid w:val="002F510E"/>
    <w:rsid w:val="002F52FD"/>
    <w:rsid w:val="002F5478"/>
    <w:rsid w:val="002F5B61"/>
    <w:rsid w:val="002F5D09"/>
    <w:rsid w:val="002F6201"/>
    <w:rsid w:val="002F652F"/>
    <w:rsid w:val="002F6860"/>
    <w:rsid w:val="002F7242"/>
    <w:rsid w:val="002F73F9"/>
    <w:rsid w:val="002F79F6"/>
    <w:rsid w:val="00300664"/>
    <w:rsid w:val="003007E0"/>
    <w:rsid w:val="003007E7"/>
    <w:rsid w:val="00300A05"/>
    <w:rsid w:val="00301041"/>
    <w:rsid w:val="003018F2"/>
    <w:rsid w:val="0030192D"/>
    <w:rsid w:val="003025ED"/>
    <w:rsid w:val="00302DD8"/>
    <w:rsid w:val="003030DA"/>
    <w:rsid w:val="003035E5"/>
    <w:rsid w:val="00303C9E"/>
    <w:rsid w:val="0030445D"/>
    <w:rsid w:val="003047F6"/>
    <w:rsid w:val="00305E2E"/>
    <w:rsid w:val="00307C09"/>
    <w:rsid w:val="0031025F"/>
    <w:rsid w:val="0031047A"/>
    <w:rsid w:val="0031072F"/>
    <w:rsid w:val="00310FBD"/>
    <w:rsid w:val="0031151A"/>
    <w:rsid w:val="003119CE"/>
    <w:rsid w:val="0031210D"/>
    <w:rsid w:val="00312476"/>
    <w:rsid w:val="00312C70"/>
    <w:rsid w:val="003133ED"/>
    <w:rsid w:val="00313982"/>
    <w:rsid w:val="00313985"/>
    <w:rsid w:val="0031462F"/>
    <w:rsid w:val="00314815"/>
    <w:rsid w:val="00314A94"/>
    <w:rsid w:val="003156C3"/>
    <w:rsid w:val="00316AAC"/>
    <w:rsid w:val="0031703F"/>
    <w:rsid w:val="00317789"/>
    <w:rsid w:val="00317E86"/>
    <w:rsid w:val="00317FBE"/>
    <w:rsid w:val="0032035B"/>
    <w:rsid w:val="00320583"/>
    <w:rsid w:val="003208A7"/>
    <w:rsid w:val="00320A9E"/>
    <w:rsid w:val="00321490"/>
    <w:rsid w:val="003228FF"/>
    <w:rsid w:val="00322A08"/>
    <w:rsid w:val="0032306B"/>
    <w:rsid w:val="003231A6"/>
    <w:rsid w:val="00323F01"/>
    <w:rsid w:val="003243D6"/>
    <w:rsid w:val="00324587"/>
    <w:rsid w:val="003249C2"/>
    <w:rsid w:val="00325763"/>
    <w:rsid w:val="00326278"/>
    <w:rsid w:val="003264DC"/>
    <w:rsid w:val="00326581"/>
    <w:rsid w:val="00326970"/>
    <w:rsid w:val="00326D89"/>
    <w:rsid w:val="003274F3"/>
    <w:rsid w:val="00327FD4"/>
    <w:rsid w:val="0033024C"/>
    <w:rsid w:val="003302B4"/>
    <w:rsid w:val="003303C9"/>
    <w:rsid w:val="0033057B"/>
    <w:rsid w:val="003308C9"/>
    <w:rsid w:val="00330DFC"/>
    <w:rsid w:val="00331889"/>
    <w:rsid w:val="00331D90"/>
    <w:rsid w:val="003323D5"/>
    <w:rsid w:val="003325C0"/>
    <w:rsid w:val="003330A4"/>
    <w:rsid w:val="003331BF"/>
    <w:rsid w:val="003337BB"/>
    <w:rsid w:val="00333EDB"/>
    <w:rsid w:val="00333F7A"/>
    <w:rsid w:val="00333FCE"/>
    <w:rsid w:val="00334724"/>
    <w:rsid w:val="00334746"/>
    <w:rsid w:val="003349BE"/>
    <w:rsid w:val="00334A4A"/>
    <w:rsid w:val="00334DCC"/>
    <w:rsid w:val="0033517A"/>
    <w:rsid w:val="0033657A"/>
    <w:rsid w:val="0033682B"/>
    <w:rsid w:val="0033685A"/>
    <w:rsid w:val="00337DC5"/>
    <w:rsid w:val="00337F67"/>
    <w:rsid w:val="0034064F"/>
    <w:rsid w:val="00340897"/>
    <w:rsid w:val="00340D04"/>
    <w:rsid w:val="00341B9E"/>
    <w:rsid w:val="00341D16"/>
    <w:rsid w:val="00341FA0"/>
    <w:rsid w:val="00343825"/>
    <w:rsid w:val="0034427E"/>
    <w:rsid w:val="00344B2A"/>
    <w:rsid w:val="00344CD2"/>
    <w:rsid w:val="003450A9"/>
    <w:rsid w:val="00345AC8"/>
    <w:rsid w:val="00346112"/>
    <w:rsid w:val="00346213"/>
    <w:rsid w:val="0034630B"/>
    <w:rsid w:val="003468EF"/>
    <w:rsid w:val="00346CDC"/>
    <w:rsid w:val="00347778"/>
    <w:rsid w:val="00347A55"/>
    <w:rsid w:val="00347B6F"/>
    <w:rsid w:val="00347D02"/>
    <w:rsid w:val="00347DD6"/>
    <w:rsid w:val="0035030F"/>
    <w:rsid w:val="003509A4"/>
    <w:rsid w:val="00350D3E"/>
    <w:rsid w:val="003510FA"/>
    <w:rsid w:val="003514FF"/>
    <w:rsid w:val="00351E92"/>
    <w:rsid w:val="00352488"/>
    <w:rsid w:val="00352B51"/>
    <w:rsid w:val="003533A7"/>
    <w:rsid w:val="00353816"/>
    <w:rsid w:val="00353C0B"/>
    <w:rsid w:val="00353D00"/>
    <w:rsid w:val="00353E1C"/>
    <w:rsid w:val="00354231"/>
    <w:rsid w:val="0035446B"/>
    <w:rsid w:val="00354F02"/>
    <w:rsid w:val="0035611D"/>
    <w:rsid w:val="00356323"/>
    <w:rsid w:val="00356376"/>
    <w:rsid w:val="00356E20"/>
    <w:rsid w:val="00357126"/>
    <w:rsid w:val="0035723C"/>
    <w:rsid w:val="00357571"/>
    <w:rsid w:val="00357A32"/>
    <w:rsid w:val="003600A9"/>
    <w:rsid w:val="00360429"/>
    <w:rsid w:val="00360B1C"/>
    <w:rsid w:val="00361335"/>
    <w:rsid w:val="00361572"/>
    <w:rsid w:val="00361A7B"/>
    <w:rsid w:val="00364CE2"/>
    <w:rsid w:val="00364DDA"/>
    <w:rsid w:val="00365D8C"/>
    <w:rsid w:val="003661D7"/>
    <w:rsid w:val="003665DE"/>
    <w:rsid w:val="0036667A"/>
    <w:rsid w:val="0036690B"/>
    <w:rsid w:val="00366971"/>
    <w:rsid w:val="00366D81"/>
    <w:rsid w:val="003670B3"/>
    <w:rsid w:val="0036746C"/>
    <w:rsid w:val="00367745"/>
    <w:rsid w:val="00367831"/>
    <w:rsid w:val="0036786C"/>
    <w:rsid w:val="00367EDC"/>
    <w:rsid w:val="00367F65"/>
    <w:rsid w:val="003705E0"/>
    <w:rsid w:val="00370C92"/>
    <w:rsid w:val="0037142E"/>
    <w:rsid w:val="00371F94"/>
    <w:rsid w:val="00371FE0"/>
    <w:rsid w:val="0037223B"/>
    <w:rsid w:val="00372F50"/>
    <w:rsid w:val="00372FDF"/>
    <w:rsid w:val="00373560"/>
    <w:rsid w:val="00373628"/>
    <w:rsid w:val="00374336"/>
    <w:rsid w:val="0037436F"/>
    <w:rsid w:val="00374E8B"/>
    <w:rsid w:val="00375936"/>
    <w:rsid w:val="00375D82"/>
    <w:rsid w:val="003764CC"/>
    <w:rsid w:val="003765EC"/>
    <w:rsid w:val="0037666C"/>
    <w:rsid w:val="003778BC"/>
    <w:rsid w:val="00377AAB"/>
    <w:rsid w:val="00377FF8"/>
    <w:rsid w:val="003808B5"/>
    <w:rsid w:val="00380C1B"/>
    <w:rsid w:val="00380EAC"/>
    <w:rsid w:val="00381151"/>
    <w:rsid w:val="00381FFD"/>
    <w:rsid w:val="0038213A"/>
    <w:rsid w:val="00382244"/>
    <w:rsid w:val="00382629"/>
    <w:rsid w:val="0038357D"/>
    <w:rsid w:val="00383B5C"/>
    <w:rsid w:val="00383C66"/>
    <w:rsid w:val="00385093"/>
    <w:rsid w:val="00385B16"/>
    <w:rsid w:val="00385CFD"/>
    <w:rsid w:val="0038602F"/>
    <w:rsid w:val="00386184"/>
    <w:rsid w:val="003867D8"/>
    <w:rsid w:val="00386FC0"/>
    <w:rsid w:val="00387CD7"/>
    <w:rsid w:val="003907BB"/>
    <w:rsid w:val="00390B6F"/>
    <w:rsid w:val="00390F81"/>
    <w:rsid w:val="00390FF3"/>
    <w:rsid w:val="0039133D"/>
    <w:rsid w:val="00391608"/>
    <w:rsid w:val="00393423"/>
    <w:rsid w:val="00393875"/>
    <w:rsid w:val="00393D4E"/>
    <w:rsid w:val="0039417C"/>
    <w:rsid w:val="00394473"/>
    <w:rsid w:val="003946BD"/>
    <w:rsid w:val="00394C71"/>
    <w:rsid w:val="00395FF2"/>
    <w:rsid w:val="00396B5E"/>
    <w:rsid w:val="00396BA7"/>
    <w:rsid w:val="00396C22"/>
    <w:rsid w:val="00396E42"/>
    <w:rsid w:val="00397381"/>
    <w:rsid w:val="00397A00"/>
    <w:rsid w:val="00397AB2"/>
    <w:rsid w:val="003A0857"/>
    <w:rsid w:val="003A0DA6"/>
    <w:rsid w:val="003A1870"/>
    <w:rsid w:val="003A1F99"/>
    <w:rsid w:val="003A2037"/>
    <w:rsid w:val="003A2374"/>
    <w:rsid w:val="003A24F6"/>
    <w:rsid w:val="003A2FB0"/>
    <w:rsid w:val="003A3F67"/>
    <w:rsid w:val="003A434E"/>
    <w:rsid w:val="003A492A"/>
    <w:rsid w:val="003A5007"/>
    <w:rsid w:val="003A66F7"/>
    <w:rsid w:val="003A6938"/>
    <w:rsid w:val="003A71CC"/>
    <w:rsid w:val="003A7502"/>
    <w:rsid w:val="003A7885"/>
    <w:rsid w:val="003A7EA0"/>
    <w:rsid w:val="003B00A8"/>
    <w:rsid w:val="003B290D"/>
    <w:rsid w:val="003B2FDD"/>
    <w:rsid w:val="003B4156"/>
    <w:rsid w:val="003B4389"/>
    <w:rsid w:val="003B4464"/>
    <w:rsid w:val="003B4FD7"/>
    <w:rsid w:val="003B598C"/>
    <w:rsid w:val="003B5DB5"/>
    <w:rsid w:val="003B7713"/>
    <w:rsid w:val="003B7B26"/>
    <w:rsid w:val="003B7C6C"/>
    <w:rsid w:val="003C025E"/>
    <w:rsid w:val="003C079F"/>
    <w:rsid w:val="003C0B4B"/>
    <w:rsid w:val="003C0E62"/>
    <w:rsid w:val="003C1773"/>
    <w:rsid w:val="003C263D"/>
    <w:rsid w:val="003C2882"/>
    <w:rsid w:val="003C2BB7"/>
    <w:rsid w:val="003C2DEA"/>
    <w:rsid w:val="003C3133"/>
    <w:rsid w:val="003C34A2"/>
    <w:rsid w:val="003C39F5"/>
    <w:rsid w:val="003C3EE5"/>
    <w:rsid w:val="003C46BE"/>
    <w:rsid w:val="003C491A"/>
    <w:rsid w:val="003C4ED1"/>
    <w:rsid w:val="003C4FFB"/>
    <w:rsid w:val="003C5210"/>
    <w:rsid w:val="003C54D7"/>
    <w:rsid w:val="003C5805"/>
    <w:rsid w:val="003C6DF5"/>
    <w:rsid w:val="003C720A"/>
    <w:rsid w:val="003C7ABA"/>
    <w:rsid w:val="003D060F"/>
    <w:rsid w:val="003D2110"/>
    <w:rsid w:val="003D2650"/>
    <w:rsid w:val="003D27B4"/>
    <w:rsid w:val="003D2D96"/>
    <w:rsid w:val="003D3CBC"/>
    <w:rsid w:val="003D3F0B"/>
    <w:rsid w:val="003D4400"/>
    <w:rsid w:val="003D4777"/>
    <w:rsid w:val="003D48D2"/>
    <w:rsid w:val="003D4C6D"/>
    <w:rsid w:val="003D506F"/>
    <w:rsid w:val="003D5182"/>
    <w:rsid w:val="003D550B"/>
    <w:rsid w:val="003D5974"/>
    <w:rsid w:val="003D5AFD"/>
    <w:rsid w:val="003D5C75"/>
    <w:rsid w:val="003D60CB"/>
    <w:rsid w:val="003D6DAA"/>
    <w:rsid w:val="003D7D82"/>
    <w:rsid w:val="003E0305"/>
    <w:rsid w:val="003E08FD"/>
    <w:rsid w:val="003E0BB6"/>
    <w:rsid w:val="003E0FB1"/>
    <w:rsid w:val="003E2ABE"/>
    <w:rsid w:val="003E2D2F"/>
    <w:rsid w:val="003E3B49"/>
    <w:rsid w:val="003E4304"/>
    <w:rsid w:val="003E4B09"/>
    <w:rsid w:val="003E57FE"/>
    <w:rsid w:val="003E59E7"/>
    <w:rsid w:val="003E5A0B"/>
    <w:rsid w:val="003E5F7B"/>
    <w:rsid w:val="003E62DC"/>
    <w:rsid w:val="003E6FFC"/>
    <w:rsid w:val="003E7C7D"/>
    <w:rsid w:val="003F04BD"/>
    <w:rsid w:val="003F07C0"/>
    <w:rsid w:val="003F09CF"/>
    <w:rsid w:val="003F21E2"/>
    <w:rsid w:val="003F2586"/>
    <w:rsid w:val="003F35F3"/>
    <w:rsid w:val="003F39ED"/>
    <w:rsid w:val="003F3B6F"/>
    <w:rsid w:val="003F4856"/>
    <w:rsid w:val="003F4FBA"/>
    <w:rsid w:val="003F55DA"/>
    <w:rsid w:val="003F6021"/>
    <w:rsid w:val="003F6A30"/>
    <w:rsid w:val="003F7348"/>
    <w:rsid w:val="003F73D9"/>
    <w:rsid w:val="003F79B1"/>
    <w:rsid w:val="0040012A"/>
    <w:rsid w:val="004002DD"/>
    <w:rsid w:val="00400EA8"/>
    <w:rsid w:val="004011BF"/>
    <w:rsid w:val="004013DE"/>
    <w:rsid w:val="004014BA"/>
    <w:rsid w:val="004016E8"/>
    <w:rsid w:val="0040197A"/>
    <w:rsid w:val="00401D17"/>
    <w:rsid w:val="00402CE6"/>
    <w:rsid w:val="00402DE7"/>
    <w:rsid w:val="00403A68"/>
    <w:rsid w:val="00404909"/>
    <w:rsid w:val="004052CA"/>
    <w:rsid w:val="004052EA"/>
    <w:rsid w:val="004061DA"/>
    <w:rsid w:val="00406240"/>
    <w:rsid w:val="00406665"/>
    <w:rsid w:val="00406C83"/>
    <w:rsid w:val="0041008F"/>
    <w:rsid w:val="0041028D"/>
    <w:rsid w:val="004102DD"/>
    <w:rsid w:val="00410A3B"/>
    <w:rsid w:val="00410B3B"/>
    <w:rsid w:val="00410BC5"/>
    <w:rsid w:val="00410C29"/>
    <w:rsid w:val="004112A7"/>
    <w:rsid w:val="00411C5A"/>
    <w:rsid w:val="00412827"/>
    <w:rsid w:val="00412A3A"/>
    <w:rsid w:val="00413714"/>
    <w:rsid w:val="004137FC"/>
    <w:rsid w:val="00413C4D"/>
    <w:rsid w:val="00413EB5"/>
    <w:rsid w:val="00413F9A"/>
    <w:rsid w:val="004149CB"/>
    <w:rsid w:val="004149FE"/>
    <w:rsid w:val="00414DBF"/>
    <w:rsid w:val="0041515A"/>
    <w:rsid w:val="004153E8"/>
    <w:rsid w:val="00415EBF"/>
    <w:rsid w:val="00415F31"/>
    <w:rsid w:val="004160AD"/>
    <w:rsid w:val="00416AA6"/>
    <w:rsid w:val="00416E1C"/>
    <w:rsid w:val="004172F7"/>
    <w:rsid w:val="004176A9"/>
    <w:rsid w:val="004178D6"/>
    <w:rsid w:val="00417DCB"/>
    <w:rsid w:val="00417ECF"/>
    <w:rsid w:val="004205AF"/>
    <w:rsid w:val="00420DAC"/>
    <w:rsid w:val="0042126D"/>
    <w:rsid w:val="004214A6"/>
    <w:rsid w:val="00422073"/>
    <w:rsid w:val="0042239D"/>
    <w:rsid w:val="004226DA"/>
    <w:rsid w:val="00422BBD"/>
    <w:rsid w:val="00422C23"/>
    <w:rsid w:val="00423335"/>
    <w:rsid w:val="0042364A"/>
    <w:rsid w:val="00423CE1"/>
    <w:rsid w:val="00423E22"/>
    <w:rsid w:val="00423ECC"/>
    <w:rsid w:val="004240D1"/>
    <w:rsid w:val="004241B7"/>
    <w:rsid w:val="004242E4"/>
    <w:rsid w:val="004245E5"/>
    <w:rsid w:val="00425AA4"/>
    <w:rsid w:val="00426A21"/>
    <w:rsid w:val="00426A35"/>
    <w:rsid w:val="00427065"/>
    <w:rsid w:val="0042733A"/>
    <w:rsid w:val="0042739E"/>
    <w:rsid w:val="00427869"/>
    <w:rsid w:val="00427B2D"/>
    <w:rsid w:val="00427BA7"/>
    <w:rsid w:val="00430228"/>
    <w:rsid w:val="00430254"/>
    <w:rsid w:val="00430670"/>
    <w:rsid w:val="00430DC1"/>
    <w:rsid w:val="004314B1"/>
    <w:rsid w:val="00431F8B"/>
    <w:rsid w:val="00432B75"/>
    <w:rsid w:val="0043350E"/>
    <w:rsid w:val="00433870"/>
    <w:rsid w:val="00433C8E"/>
    <w:rsid w:val="00434229"/>
    <w:rsid w:val="00434D36"/>
    <w:rsid w:val="0043533C"/>
    <w:rsid w:val="00435922"/>
    <w:rsid w:val="00436131"/>
    <w:rsid w:val="004366BA"/>
    <w:rsid w:val="0043774F"/>
    <w:rsid w:val="00440834"/>
    <w:rsid w:val="00440854"/>
    <w:rsid w:val="00441B5F"/>
    <w:rsid w:val="00442684"/>
    <w:rsid w:val="00442B14"/>
    <w:rsid w:val="00442ECC"/>
    <w:rsid w:val="0044342C"/>
    <w:rsid w:val="004437C8"/>
    <w:rsid w:val="00444488"/>
    <w:rsid w:val="00444992"/>
    <w:rsid w:val="00444AE6"/>
    <w:rsid w:val="00445C83"/>
    <w:rsid w:val="0044600C"/>
    <w:rsid w:val="00446CE8"/>
    <w:rsid w:val="00446F93"/>
    <w:rsid w:val="00447310"/>
    <w:rsid w:val="004503E5"/>
    <w:rsid w:val="004506A5"/>
    <w:rsid w:val="00450E8E"/>
    <w:rsid w:val="00451257"/>
    <w:rsid w:val="0045167F"/>
    <w:rsid w:val="00452A3A"/>
    <w:rsid w:val="004531E3"/>
    <w:rsid w:val="00453A5A"/>
    <w:rsid w:val="00453CB8"/>
    <w:rsid w:val="004547BB"/>
    <w:rsid w:val="00454907"/>
    <w:rsid w:val="004559A2"/>
    <w:rsid w:val="00455F82"/>
    <w:rsid w:val="00456570"/>
    <w:rsid w:val="00456776"/>
    <w:rsid w:val="00456E0D"/>
    <w:rsid w:val="0045721A"/>
    <w:rsid w:val="00457465"/>
    <w:rsid w:val="00457C16"/>
    <w:rsid w:val="00457DD3"/>
    <w:rsid w:val="004607E1"/>
    <w:rsid w:val="00460CA7"/>
    <w:rsid w:val="00461BF4"/>
    <w:rsid w:val="004625B2"/>
    <w:rsid w:val="00462B3E"/>
    <w:rsid w:val="00462C84"/>
    <w:rsid w:val="00463257"/>
    <w:rsid w:val="00463970"/>
    <w:rsid w:val="00463D7C"/>
    <w:rsid w:val="00463F4F"/>
    <w:rsid w:val="0046436B"/>
    <w:rsid w:val="004643CF"/>
    <w:rsid w:val="00464846"/>
    <w:rsid w:val="004649AA"/>
    <w:rsid w:val="00464B54"/>
    <w:rsid w:val="00464D43"/>
    <w:rsid w:val="004656BB"/>
    <w:rsid w:val="00465CE4"/>
    <w:rsid w:val="00465ED9"/>
    <w:rsid w:val="00465F52"/>
    <w:rsid w:val="00466397"/>
    <w:rsid w:val="00466742"/>
    <w:rsid w:val="00466A91"/>
    <w:rsid w:val="00466E71"/>
    <w:rsid w:val="00467033"/>
    <w:rsid w:val="00467527"/>
    <w:rsid w:val="00467772"/>
    <w:rsid w:val="00471758"/>
    <w:rsid w:val="004717A0"/>
    <w:rsid w:val="00471ACC"/>
    <w:rsid w:val="00471E36"/>
    <w:rsid w:val="00471F40"/>
    <w:rsid w:val="00472AC3"/>
    <w:rsid w:val="004730A8"/>
    <w:rsid w:val="004730B2"/>
    <w:rsid w:val="0047339C"/>
    <w:rsid w:val="00473639"/>
    <w:rsid w:val="00474C09"/>
    <w:rsid w:val="00474F39"/>
    <w:rsid w:val="00475090"/>
    <w:rsid w:val="0047562F"/>
    <w:rsid w:val="00475D50"/>
    <w:rsid w:val="00475E74"/>
    <w:rsid w:val="00475FF1"/>
    <w:rsid w:val="00476001"/>
    <w:rsid w:val="00477456"/>
    <w:rsid w:val="004778BC"/>
    <w:rsid w:val="00477B83"/>
    <w:rsid w:val="00480911"/>
    <w:rsid w:val="00480C34"/>
    <w:rsid w:val="00480E8B"/>
    <w:rsid w:val="00481120"/>
    <w:rsid w:val="004816F9"/>
    <w:rsid w:val="0048172E"/>
    <w:rsid w:val="00482B04"/>
    <w:rsid w:val="00482B22"/>
    <w:rsid w:val="00482F43"/>
    <w:rsid w:val="0048375F"/>
    <w:rsid w:val="004844DC"/>
    <w:rsid w:val="00484562"/>
    <w:rsid w:val="00485457"/>
    <w:rsid w:val="004859E0"/>
    <w:rsid w:val="00485CCD"/>
    <w:rsid w:val="00485EC5"/>
    <w:rsid w:val="00486A84"/>
    <w:rsid w:val="0048705C"/>
    <w:rsid w:val="00487720"/>
    <w:rsid w:val="00490184"/>
    <w:rsid w:val="004908E5"/>
    <w:rsid w:val="0049096D"/>
    <w:rsid w:val="004911BF"/>
    <w:rsid w:val="0049185E"/>
    <w:rsid w:val="004919C1"/>
    <w:rsid w:val="00491A20"/>
    <w:rsid w:val="004924FA"/>
    <w:rsid w:val="00492935"/>
    <w:rsid w:val="0049297B"/>
    <w:rsid w:val="00493B4A"/>
    <w:rsid w:val="00494392"/>
    <w:rsid w:val="00495D20"/>
    <w:rsid w:val="00495DC8"/>
    <w:rsid w:val="00496415"/>
    <w:rsid w:val="0049666F"/>
    <w:rsid w:val="0049685F"/>
    <w:rsid w:val="00496EAC"/>
    <w:rsid w:val="004974E7"/>
    <w:rsid w:val="004A06B8"/>
    <w:rsid w:val="004A0E80"/>
    <w:rsid w:val="004A1011"/>
    <w:rsid w:val="004A19B5"/>
    <w:rsid w:val="004A1FF0"/>
    <w:rsid w:val="004A2608"/>
    <w:rsid w:val="004A2806"/>
    <w:rsid w:val="004A28AC"/>
    <w:rsid w:val="004A2A0A"/>
    <w:rsid w:val="004A2FC2"/>
    <w:rsid w:val="004A3700"/>
    <w:rsid w:val="004A3741"/>
    <w:rsid w:val="004A377F"/>
    <w:rsid w:val="004A37AE"/>
    <w:rsid w:val="004A3850"/>
    <w:rsid w:val="004A3DB2"/>
    <w:rsid w:val="004A3E88"/>
    <w:rsid w:val="004A4096"/>
    <w:rsid w:val="004A4222"/>
    <w:rsid w:val="004A4DE4"/>
    <w:rsid w:val="004A528B"/>
    <w:rsid w:val="004A55A6"/>
    <w:rsid w:val="004A5803"/>
    <w:rsid w:val="004A5BA0"/>
    <w:rsid w:val="004A64BE"/>
    <w:rsid w:val="004A68D4"/>
    <w:rsid w:val="004A6B3A"/>
    <w:rsid w:val="004A70C5"/>
    <w:rsid w:val="004A7547"/>
    <w:rsid w:val="004A7D2D"/>
    <w:rsid w:val="004B0A4C"/>
    <w:rsid w:val="004B0F1D"/>
    <w:rsid w:val="004B16E4"/>
    <w:rsid w:val="004B1A27"/>
    <w:rsid w:val="004B254D"/>
    <w:rsid w:val="004B3053"/>
    <w:rsid w:val="004B31AB"/>
    <w:rsid w:val="004B3731"/>
    <w:rsid w:val="004B38C2"/>
    <w:rsid w:val="004B3940"/>
    <w:rsid w:val="004B3A0B"/>
    <w:rsid w:val="004B3B9A"/>
    <w:rsid w:val="004B425B"/>
    <w:rsid w:val="004B4A86"/>
    <w:rsid w:val="004B4F51"/>
    <w:rsid w:val="004B4F67"/>
    <w:rsid w:val="004B5D48"/>
    <w:rsid w:val="004B6CA4"/>
    <w:rsid w:val="004B6F7C"/>
    <w:rsid w:val="004B70C7"/>
    <w:rsid w:val="004B7147"/>
    <w:rsid w:val="004C0655"/>
    <w:rsid w:val="004C0F1F"/>
    <w:rsid w:val="004C1BB4"/>
    <w:rsid w:val="004C2027"/>
    <w:rsid w:val="004C2862"/>
    <w:rsid w:val="004C3310"/>
    <w:rsid w:val="004C3CE4"/>
    <w:rsid w:val="004C4A9E"/>
    <w:rsid w:val="004C56AE"/>
    <w:rsid w:val="004C58CE"/>
    <w:rsid w:val="004C59E9"/>
    <w:rsid w:val="004C610A"/>
    <w:rsid w:val="004C6A3B"/>
    <w:rsid w:val="004C6C77"/>
    <w:rsid w:val="004C6D44"/>
    <w:rsid w:val="004C6FDE"/>
    <w:rsid w:val="004C7F54"/>
    <w:rsid w:val="004D10D6"/>
    <w:rsid w:val="004D1239"/>
    <w:rsid w:val="004D19AF"/>
    <w:rsid w:val="004D1AE9"/>
    <w:rsid w:val="004D2980"/>
    <w:rsid w:val="004D2D33"/>
    <w:rsid w:val="004D3588"/>
    <w:rsid w:val="004D3849"/>
    <w:rsid w:val="004D43FE"/>
    <w:rsid w:val="004D44D5"/>
    <w:rsid w:val="004D4517"/>
    <w:rsid w:val="004D4B38"/>
    <w:rsid w:val="004D4B77"/>
    <w:rsid w:val="004D5278"/>
    <w:rsid w:val="004D539C"/>
    <w:rsid w:val="004D61EC"/>
    <w:rsid w:val="004D6A4F"/>
    <w:rsid w:val="004D6B9A"/>
    <w:rsid w:val="004D700F"/>
    <w:rsid w:val="004D7B4A"/>
    <w:rsid w:val="004E05B3"/>
    <w:rsid w:val="004E0F55"/>
    <w:rsid w:val="004E1555"/>
    <w:rsid w:val="004E15E0"/>
    <w:rsid w:val="004E264A"/>
    <w:rsid w:val="004E27F1"/>
    <w:rsid w:val="004E3766"/>
    <w:rsid w:val="004E3832"/>
    <w:rsid w:val="004E3CD1"/>
    <w:rsid w:val="004E3E1D"/>
    <w:rsid w:val="004E40AE"/>
    <w:rsid w:val="004E4128"/>
    <w:rsid w:val="004E4B4E"/>
    <w:rsid w:val="004E5735"/>
    <w:rsid w:val="004E5BE9"/>
    <w:rsid w:val="004E7104"/>
    <w:rsid w:val="004E72D5"/>
    <w:rsid w:val="004E75DA"/>
    <w:rsid w:val="004E7DB0"/>
    <w:rsid w:val="004E7EF3"/>
    <w:rsid w:val="004F0E68"/>
    <w:rsid w:val="004F1049"/>
    <w:rsid w:val="004F11D6"/>
    <w:rsid w:val="004F1409"/>
    <w:rsid w:val="004F164B"/>
    <w:rsid w:val="004F190E"/>
    <w:rsid w:val="004F19B8"/>
    <w:rsid w:val="004F1E5D"/>
    <w:rsid w:val="004F2BA5"/>
    <w:rsid w:val="004F3B62"/>
    <w:rsid w:val="004F6221"/>
    <w:rsid w:val="004F6BBA"/>
    <w:rsid w:val="004F707E"/>
    <w:rsid w:val="004F7645"/>
    <w:rsid w:val="004F76B3"/>
    <w:rsid w:val="004F7DD3"/>
    <w:rsid w:val="004F7F64"/>
    <w:rsid w:val="0050034C"/>
    <w:rsid w:val="00500374"/>
    <w:rsid w:val="005006FD"/>
    <w:rsid w:val="00501710"/>
    <w:rsid w:val="0050183A"/>
    <w:rsid w:val="00501901"/>
    <w:rsid w:val="00502690"/>
    <w:rsid w:val="005030F4"/>
    <w:rsid w:val="005030F9"/>
    <w:rsid w:val="005037DC"/>
    <w:rsid w:val="00503C88"/>
    <w:rsid w:val="00503EE7"/>
    <w:rsid w:val="00503FBA"/>
    <w:rsid w:val="00505779"/>
    <w:rsid w:val="00506385"/>
    <w:rsid w:val="00506A49"/>
    <w:rsid w:val="00506AA0"/>
    <w:rsid w:val="005071E2"/>
    <w:rsid w:val="005079B8"/>
    <w:rsid w:val="005102A6"/>
    <w:rsid w:val="005116F1"/>
    <w:rsid w:val="005117A1"/>
    <w:rsid w:val="00511F08"/>
    <w:rsid w:val="005122F4"/>
    <w:rsid w:val="00512F5A"/>
    <w:rsid w:val="0051313E"/>
    <w:rsid w:val="0051322A"/>
    <w:rsid w:val="00513464"/>
    <w:rsid w:val="005141EE"/>
    <w:rsid w:val="005152D2"/>
    <w:rsid w:val="0051538C"/>
    <w:rsid w:val="00515A55"/>
    <w:rsid w:val="00516DC6"/>
    <w:rsid w:val="005173C7"/>
    <w:rsid w:val="005177CD"/>
    <w:rsid w:val="005177E2"/>
    <w:rsid w:val="0051781E"/>
    <w:rsid w:val="00517B24"/>
    <w:rsid w:val="00520103"/>
    <w:rsid w:val="0052028A"/>
    <w:rsid w:val="005204D3"/>
    <w:rsid w:val="00522A52"/>
    <w:rsid w:val="00522C94"/>
    <w:rsid w:val="0052325B"/>
    <w:rsid w:val="00523293"/>
    <w:rsid w:val="0052362F"/>
    <w:rsid w:val="00523DF1"/>
    <w:rsid w:val="005242FE"/>
    <w:rsid w:val="00524A48"/>
    <w:rsid w:val="00525F89"/>
    <w:rsid w:val="00526BBC"/>
    <w:rsid w:val="00526D20"/>
    <w:rsid w:val="00527141"/>
    <w:rsid w:val="005301E0"/>
    <w:rsid w:val="00530AAE"/>
    <w:rsid w:val="00531DE9"/>
    <w:rsid w:val="00532C43"/>
    <w:rsid w:val="00533554"/>
    <w:rsid w:val="00533F93"/>
    <w:rsid w:val="00534DE4"/>
    <w:rsid w:val="00535337"/>
    <w:rsid w:val="00535898"/>
    <w:rsid w:val="00535A9F"/>
    <w:rsid w:val="0053651C"/>
    <w:rsid w:val="00537C89"/>
    <w:rsid w:val="00540171"/>
    <w:rsid w:val="005402BB"/>
    <w:rsid w:val="005403DC"/>
    <w:rsid w:val="00540780"/>
    <w:rsid w:val="00541217"/>
    <w:rsid w:val="0054147C"/>
    <w:rsid w:val="00541974"/>
    <w:rsid w:val="00542BBA"/>
    <w:rsid w:val="00543151"/>
    <w:rsid w:val="00543B8B"/>
    <w:rsid w:val="00543F00"/>
    <w:rsid w:val="005440FB"/>
    <w:rsid w:val="00544A8E"/>
    <w:rsid w:val="00545B3C"/>
    <w:rsid w:val="00546174"/>
    <w:rsid w:val="005464E1"/>
    <w:rsid w:val="005479ED"/>
    <w:rsid w:val="00547C8A"/>
    <w:rsid w:val="00550659"/>
    <w:rsid w:val="005507AA"/>
    <w:rsid w:val="005509A8"/>
    <w:rsid w:val="0055162C"/>
    <w:rsid w:val="00551CE0"/>
    <w:rsid w:val="00552198"/>
    <w:rsid w:val="005523EC"/>
    <w:rsid w:val="00552602"/>
    <w:rsid w:val="00553304"/>
    <w:rsid w:val="005541D6"/>
    <w:rsid w:val="005547FC"/>
    <w:rsid w:val="00554E9F"/>
    <w:rsid w:val="00555032"/>
    <w:rsid w:val="0055529A"/>
    <w:rsid w:val="005555BA"/>
    <w:rsid w:val="00555F9B"/>
    <w:rsid w:val="005560F5"/>
    <w:rsid w:val="005563F6"/>
    <w:rsid w:val="00556A21"/>
    <w:rsid w:val="00556CE4"/>
    <w:rsid w:val="00556DB0"/>
    <w:rsid w:val="00556E82"/>
    <w:rsid w:val="00557068"/>
    <w:rsid w:val="0055753F"/>
    <w:rsid w:val="005577D3"/>
    <w:rsid w:val="00557901"/>
    <w:rsid w:val="00561297"/>
    <w:rsid w:val="00561439"/>
    <w:rsid w:val="00561993"/>
    <w:rsid w:val="00561AD3"/>
    <w:rsid w:val="00561FAA"/>
    <w:rsid w:val="00561FED"/>
    <w:rsid w:val="0056206E"/>
    <w:rsid w:val="00562261"/>
    <w:rsid w:val="0056294E"/>
    <w:rsid w:val="00562BB0"/>
    <w:rsid w:val="00562DA7"/>
    <w:rsid w:val="00562F8D"/>
    <w:rsid w:val="0056390B"/>
    <w:rsid w:val="0056489D"/>
    <w:rsid w:val="00564D78"/>
    <w:rsid w:val="00564F71"/>
    <w:rsid w:val="00565D96"/>
    <w:rsid w:val="00566336"/>
    <w:rsid w:val="00566398"/>
    <w:rsid w:val="0056703B"/>
    <w:rsid w:val="005672AA"/>
    <w:rsid w:val="00567902"/>
    <w:rsid w:val="00567EF8"/>
    <w:rsid w:val="0057016B"/>
    <w:rsid w:val="0057093F"/>
    <w:rsid w:val="00570A6D"/>
    <w:rsid w:val="005711D4"/>
    <w:rsid w:val="00571F04"/>
    <w:rsid w:val="00571FEB"/>
    <w:rsid w:val="00572046"/>
    <w:rsid w:val="00572187"/>
    <w:rsid w:val="005723C7"/>
    <w:rsid w:val="0057258C"/>
    <w:rsid w:val="00572EC1"/>
    <w:rsid w:val="00572ECA"/>
    <w:rsid w:val="00573C5B"/>
    <w:rsid w:val="00573FD5"/>
    <w:rsid w:val="00574154"/>
    <w:rsid w:val="0057460B"/>
    <w:rsid w:val="00574ADC"/>
    <w:rsid w:val="00574C62"/>
    <w:rsid w:val="005750A6"/>
    <w:rsid w:val="005758E3"/>
    <w:rsid w:val="00575A72"/>
    <w:rsid w:val="005760BC"/>
    <w:rsid w:val="00576855"/>
    <w:rsid w:val="00576B8C"/>
    <w:rsid w:val="00577113"/>
    <w:rsid w:val="005775DA"/>
    <w:rsid w:val="005776E3"/>
    <w:rsid w:val="00581834"/>
    <w:rsid w:val="00581A76"/>
    <w:rsid w:val="00582015"/>
    <w:rsid w:val="005826A4"/>
    <w:rsid w:val="00582E4B"/>
    <w:rsid w:val="005830FA"/>
    <w:rsid w:val="00583325"/>
    <w:rsid w:val="00583540"/>
    <w:rsid w:val="005836D5"/>
    <w:rsid w:val="0058385E"/>
    <w:rsid w:val="005841B0"/>
    <w:rsid w:val="005844B3"/>
    <w:rsid w:val="00584B95"/>
    <w:rsid w:val="0058518B"/>
    <w:rsid w:val="0058641E"/>
    <w:rsid w:val="005874B5"/>
    <w:rsid w:val="00587D82"/>
    <w:rsid w:val="005906AB"/>
    <w:rsid w:val="0059100E"/>
    <w:rsid w:val="00591010"/>
    <w:rsid w:val="00591019"/>
    <w:rsid w:val="0059179E"/>
    <w:rsid w:val="00591ADA"/>
    <w:rsid w:val="00592813"/>
    <w:rsid w:val="00592CEF"/>
    <w:rsid w:val="00592E0C"/>
    <w:rsid w:val="005935DA"/>
    <w:rsid w:val="005939E6"/>
    <w:rsid w:val="00593A94"/>
    <w:rsid w:val="00594566"/>
    <w:rsid w:val="00594A95"/>
    <w:rsid w:val="00594ACA"/>
    <w:rsid w:val="0059570E"/>
    <w:rsid w:val="00596245"/>
    <w:rsid w:val="00596292"/>
    <w:rsid w:val="0059659A"/>
    <w:rsid w:val="005972E1"/>
    <w:rsid w:val="00597319"/>
    <w:rsid w:val="0059783F"/>
    <w:rsid w:val="00597967"/>
    <w:rsid w:val="005A0106"/>
    <w:rsid w:val="005A02E2"/>
    <w:rsid w:val="005A2D98"/>
    <w:rsid w:val="005A2E16"/>
    <w:rsid w:val="005A30DA"/>
    <w:rsid w:val="005A3213"/>
    <w:rsid w:val="005A33A7"/>
    <w:rsid w:val="005A3C7D"/>
    <w:rsid w:val="005A4727"/>
    <w:rsid w:val="005A4E84"/>
    <w:rsid w:val="005A5177"/>
    <w:rsid w:val="005A52C7"/>
    <w:rsid w:val="005A576D"/>
    <w:rsid w:val="005A5D98"/>
    <w:rsid w:val="005A6313"/>
    <w:rsid w:val="005A6E7A"/>
    <w:rsid w:val="005A7089"/>
    <w:rsid w:val="005A77FD"/>
    <w:rsid w:val="005A795B"/>
    <w:rsid w:val="005A7BDB"/>
    <w:rsid w:val="005A7FAD"/>
    <w:rsid w:val="005B04FB"/>
    <w:rsid w:val="005B05A2"/>
    <w:rsid w:val="005B10B6"/>
    <w:rsid w:val="005B14D0"/>
    <w:rsid w:val="005B1DCC"/>
    <w:rsid w:val="005B1F0A"/>
    <w:rsid w:val="005B2319"/>
    <w:rsid w:val="005B2BB6"/>
    <w:rsid w:val="005B2D81"/>
    <w:rsid w:val="005B302F"/>
    <w:rsid w:val="005B317C"/>
    <w:rsid w:val="005B5A0B"/>
    <w:rsid w:val="005B6714"/>
    <w:rsid w:val="005B6720"/>
    <w:rsid w:val="005B6B63"/>
    <w:rsid w:val="005B6E48"/>
    <w:rsid w:val="005B6F72"/>
    <w:rsid w:val="005B731F"/>
    <w:rsid w:val="005C01C7"/>
    <w:rsid w:val="005C0759"/>
    <w:rsid w:val="005C0A04"/>
    <w:rsid w:val="005C155F"/>
    <w:rsid w:val="005C1990"/>
    <w:rsid w:val="005C19A5"/>
    <w:rsid w:val="005C1F7C"/>
    <w:rsid w:val="005C2013"/>
    <w:rsid w:val="005C26B6"/>
    <w:rsid w:val="005C2773"/>
    <w:rsid w:val="005C2EC1"/>
    <w:rsid w:val="005C30B4"/>
    <w:rsid w:val="005C38C8"/>
    <w:rsid w:val="005C3C3F"/>
    <w:rsid w:val="005C5549"/>
    <w:rsid w:val="005C5D35"/>
    <w:rsid w:val="005C6099"/>
    <w:rsid w:val="005C6CFA"/>
    <w:rsid w:val="005C765B"/>
    <w:rsid w:val="005C7BD2"/>
    <w:rsid w:val="005D0A58"/>
    <w:rsid w:val="005D1A99"/>
    <w:rsid w:val="005D1D16"/>
    <w:rsid w:val="005D1FD8"/>
    <w:rsid w:val="005D214B"/>
    <w:rsid w:val="005D215C"/>
    <w:rsid w:val="005D229A"/>
    <w:rsid w:val="005D25C8"/>
    <w:rsid w:val="005D262C"/>
    <w:rsid w:val="005D2704"/>
    <w:rsid w:val="005D2CF0"/>
    <w:rsid w:val="005D2DAB"/>
    <w:rsid w:val="005D3869"/>
    <w:rsid w:val="005D671B"/>
    <w:rsid w:val="005D6745"/>
    <w:rsid w:val="005D6BCD"/>
    <w:rsid w:val="005D6EB1"/>
    <w:rsid w:val="005D7026"/>
    <w:rsid w:val="005D780D"/>
    <w:rsid w:val="005E032F"/>
    <w:rsid w:val="005E0C3C"/>
    <w:rsid w:val="005E29AB"/>
    <w:rsid w:val="005E2A8E"/>
    <w:rsid w:val="005E348F"/>
    <w:rsid w:val="005E3541"/>
    <w:rsid w:val="005E3641"/>
    <w:rsid w:val="005E3B5B"/>
    <w:rsid w:val="005E3B75"/>
    <w:rsid w:val="005E3EBC"/>
    <w:rsid w:val="005E42AB"/>
    <w:rsid w:val="005E43E9"/>
    <w:rsid w:val="005E543D"/>
    <w:rsid w:val="005E6507"/>
    <w:rsid w:val="005E6B2E"/>
    <w:rsid w:val="005E6B7E"/>
    <w:rsid w:val="005E6BF5"/>
    <w:rsid w:val="005E7099"/>
    <w:rsid w:val="005E7C44"/>
    <w:rsid w:val="005E7C5C"/>
    <w:rsid w:val="005E7FE6"/>
    <w:rsid w:val="005F018F"/>
    <w:rsid w:val="005F1422"/>
    <w:rsid w:val="005F1BFE"/>
    <w:rsid w:val="005F24FB"/>
    <w:rsid w:val="005F287E"/>
    <w:rsid w:val="005F34F0"/>
    <w:rsid w:val="005F358B"/>
    <w:rsid w:val="005F36E7"/>
    <w:rsid w:val="005F4C59"/>
    <w:rsid w:val="005F4F97"/>
    <w:rsid w:val="005F57AE"/>
    <w:rsid w:val="005F596E"/>
    <w:rsid w:val="005F5E63"/>
    <w:rsid w:val="005F5F5C"/>
    <w:rsid w:val="005F6525"/>
    <w:rsid w:val="005F6528"/>
    <w:rsid w:val="005F65FE"/>
    <w:rsid w:val="005F67B1"/>
    <w:rsid w:val="005F6CCE"/>
    <w:rsid w:val="005F6D41"/>
    <w:rsid w:val="005F7479"/>
    <w:rsid w:val="005F7998"/>
    <w:rsid w:val="005F7E6C"/>
    <w:rsid w:val="005F7F89"/>
    <w:rsid w:val="0060019E"/>
    <w:rsid w:val="0060045E"/>
    <w:rsid w:val="0060047B"/>
    <w:rsid w:val="006019D7"/>
    <w:rsid w:val="00601BDF"/>
    <w:rsid w:val="006022E1"/>
    <w:rsid w:val="0060255B"/>
    <w:rsid w:val="00602562"/>
    <w:rsid w:val="00603011"/>
    <w:rsid w:val="0060362D"/>
    <w:rsid w:val="0060381E"/>
    <w:rsid w:val="006038BA"/>
    <w:rsid w:val="00603CB6"/>
    <w:rsid w:val="00603F0D"/>
    <w:rsid w:val="00603F79"/>
    <w:rsid w:val="006040E6"/>
    <w:rsid w:val="006049B0"/>
    <w:rsid w:val="00604E64"/>
    <w:rsid w:val="006051D5"/>
    <w:rsid w:val="00605674"/>
    <w:rsid w:val="00605AD2"/>
    <w:rsid w:val="0060600F"/>
    <w:rsid w:val="006063F6"/>
    <w:rsid w:val="006064AD"/>
    <w:rsid w:val="006075CB"/>
    <w:rsid w:val="0060793C"/>
    <w:rsid w:val="006079D8"/>
    <w:rsid w:val="00607AA4"/>
    <w:rsid w:val="00607F34"/>
    <w:rsid w:val="006101F8"/>
    <w:rsid w:val="00611539"/>
    <w:rsid w:val="00612173"/>
    <w:rsid w:val="00612AD9"/>
    <w:rsid w:val="0061311C"/>
    <w:rsid w:val="00613C71"/>
    <w:rsid w:val="00613E26"/>
    <w:rsid w:val="00613F41"/>
    <w:rsid w:val="006140F7"/>
    <w:rsid w:val="0061437D"/>
    <w:rsid w:val="006143D3"/>
    <w:rsid w:val="00614447"/>
    <w:rsid w:val="00615B0F"/>
    <w:rsid w:val="006160F9"/>
    <w:rsid w:val="00616B93"/>
    <w:rsid w:val="00616E24"/>
    <w:rsid w:val="00617495"/>
    <w:rsid w:val="00620236"/>
    <w:rsid w:val="0062053D"/>
    <w:rsid w:val="00620FD2"/>
    <w:rsid w:val="0062125F"/>
    <w:rsid w:val="006214F7"/>
    <w:rsid w:val="0062156B"/>
    <w:rsid w:val="00621703"/>
    <w:rsid w:val="006218A8"/>
    <w:rsid w:val="0062190E"/>
    <w:rsid w:val="00621AA0"/>
    <w:rsid w:val="00622260"/>
    <w:rsid w:val="00622892"/>
    <w:rsid w:val="006228C7"/>
    <w:rsid w:val="00623042"/>
    <w:rsid w:val="00623AEF"/>
    <w:rsid w:val="006248DF"/>
    <w:rsid w:val="006249F6"/>
    <w:rsid w:val="00624C5D"/>
    <w:rsid w:val="00625358"/>
    <w:rsid w:val="006257E5"/>
    <w:rsid w:val="006261B3"/>
    <w:rsid w:val="00626432"/>
    <w:rsid w:val="00626C34"/>
    <w:rsid w:val="006271E3"/>
    <w:rsid w:val="00630BFD"/>
    <w:rsid w:val="006312D0"/>
    <w:rsid w:val="0063132E"/>
    <w:rsid w:val="0063301D"/>
    <w:rsid w:val="00633756"/>
    <w:rsid w:val="00633ADE"/>
    <w:rsid w:val="00633D2E"/>
    <w:rsid w:val="006347B1"/>
    <w:rsid w:val="00634907"/>
    <w:rsid w:val="006349BC"/>
    <w:rsid w:val="00634AA3"/>
    <w:rsid w:val="00634B12"/>
    <w:rsid w:val="00635534"/>
    <w:rsid w:val="006367DB"/>
    <w:rsid w:val="00637197"/>
    <w:rsid w:val="00637640"/>
    <w:rsid w:val="0064034C"/>
    <w:rsid w:val="00641366"/>
    <w:rsid w:val="006420A4"/>
    <w:rsid w:val="006421E2"/>
    <w:rsid w:val="00642940"/>
    <w:rsid w:val="0064337D"/>
    <w:rsid w:val="006434F2"/>
    <w:rsid w:val="00644A8F"/>
    <w:rsid w:val="00644AF3"/>
    <w:rsid w:val="00645140"/>
    <w:rsid w:val="00645153"/>
    <w:rsid w:val="006453F9"/>
    <w:rsid w:val="00645979"/>
    <w:rsid w:val="00645DBE"/>
    <w:rsid w:val="00646272"/>
    <w:rsid w:val="006462D4"/>
    <w:rsid w:val="00646A92"/>
    <w:rsid w:val="006508F6"/>
    <w:rsid w:val="00650AD7"/>
    <w:rsid w:val="00651156"/>
    <w:rsid w:val="00651314"/>
    <w:rsid w:val="00651332"/>
    <w:rsid w:val="006527FA"/>
    <w:rsid w:val="006529DE"/>
    <w:rsid w:val="00652C74"/>
    <w:rsid w:val="00652F92"/>
    <w:rsid w:val="00653BD6"/>
    <w:rsid w:val="00653E5D"/>
    <w:rsid w:val="006558A6"/>
    <w:rsid w:val="00655C95"/>
    <w:rsid w:val="00656017"/>
    <w:rsid w:val="00656723"/>
    <w:rsid w:val="00656D09"/>
    <w:rsid w:val="00656DDF"/>
    <w:rsid w:val="00657180"/>
    <w:rsid w:val="006572BF"/>
    <w:rsid w:val="00657877"/>
    <w:rsid w:val="00657C83"/>
    <w:rsid w:val="00661803"/>
    <w:rsid w:val="00661F8C"/>
    <w:rsid w:val="00661FAC"/>
    <w:rsid w:val="00662140"/>
    <w:rsid w:val="00662497"/>
    <w:rsid w:val="0066257B"/>
    <w:rsid w:val="00662926"/>
    <w:rsid w:val="00662FD9"/>
    <w:rsid w:val="00663064"/>
    <w:rsid w:val="00663688"/>
    <w:rsid w:val="00663829"/>
    <w:rsid w:val="00663AB3"/>
    <w:rsid w:val="00663BBA"/>
    <w:rsid w:val="006641C4"/>
    <w:rsid w:val="00665646"/>
    <w:rsid w:val="006657C1"/>
    <w:rsid w:val="006657EC"/>
    <w:rsid w:val="00665E94"/>
    <w:rsid w:val="00666596"/>
    <w:rsid w:val="006668EB"/>
    <w:rsid w:val="00666BAF"/>
    <w:rsid w:val="00666E23"/>
    <w:rsid w:val="00666EE7"/>
    <w:rsid w:val="00667305"/>
    <w:rsid w:val="00670D1B"/>
    <w:rsid w:val="0067149B"/>
    <w:rsid w:val="00671667"/>
    <w:rsid w:val="00671674"/>
    <w:rsid w:val="006719BD"/>
    <w:rsid w:val="006721A0"/>
    <w:rsid w:val="006740DB"/>
    <w:rsid w:val="00675453"/>
    <w:rsid w:val="00676128"/>
    <w:rsid w:val="006764B1"/>
    <w:rsid w:val="0067670C"/>
    <w:rsid w:val="0067670F"/>
    <w:rsid w:val="0067675C"/>
    <w:rsid w:val="00676B4A"/>
    <w:rsid w:val="00677302"/>
    <w:rsid w:val="00677C2F"/>
    <w:rsid w:val="0068058C"/>
    <w:rsid w:val="0068062A"/>
    <w:rsid w:val="0068077A"/>
    <w:rsid w:val="006808E3"/>
    <w:rsid w:val="00680C9E"/>
    <w:rsid w:val="006816F0"/>
    <w:rsid w:val="00681776"/>
    <w:rsid w:val="006819C0"/>
    <w:rsid w:val="00681E36"/>
    <w:rsid w:val="00681EC3"/>
    <w:rsid w:val="0068216E"/>
    <w:rsid w:val="006824ED"/>
    <w:rsid w:val="0068308A"/>
    <w:rsid w:val="0068345E"/>
    <w:rsid w:val="00683B0F"/>
    <w:rsid w:val="00683C7C"/>
    <w:rsid w:val="0068445D"/>
    <w:rsid w:val="00684AEC"/>
    <w:rsid w:val="00685240"/>
    <w:rsid w:val="006855D7"/>
    <w:rsid w:val="0068578E"/>
    <w:rsid w:val="00685C31"/>
    <w:rsid w:val="00686472"/>
    <w:rsid w:val="0068648E"/>
    <w:rsid w:val="00686D78"/>
    <w:rsid w:val="0068710B"/>
    <w:rsid w:val="00687172"/>
    <w:rsid w:val="00687EC8"/>
    <w:rsid w:val="00687FAE"/>
    <w:rsid w:val="006909F0"/>
    <w:rsid w:val="006912E8"/>
    <w:rsid w:val="00691606"/>
    <w:rsid w:val="00691936"/>
    <w:rsid w:val="00691961"/>
    <w:rsid w:val="00691C7C"/>
    <w:rsid w:val="0069227F"/>
    <w:rsid w:val="006926EA"/>
    <w:rsid w:val="00692C06"/>
    <w:rsid w:val="00693A02"/>
    <w:rsid w:val="00693B2D"/>
    <w:rsid w:val="006949EA"/>
    <w:rsid w:val="00694AD3"/>
    <w:rsid w:val="00694CD2"/>
    <w:rsid w:val="00694E89"/>
    <w:rsid w:val="00695D99"/>
    <w:rsid w:val="00695E48"/>
    <w:rsid w:val="00696016"/>
    <w:rsid w:val="00696176"/>
    <w:rsid w:val="0069689B"/>
    <w:rsid w:val="006971DD"/>
    <w:rsid w:val="00697215"/>
    <w:rsid w:val="006978AB"/>
    <w:rsid w:val="00697C35"/>
    <w:rsid w:val="006A0112"/>
    <w:rsid w:val="006A0354"/>
    <w:rsid w:val="006A10AE"/>
    <w:rsid w:val="006A1385"/>
    <w:rsid w:val="006A161A"/>
    <w:rsid w:val="006A1796"/>
    <w:rsid w:val="006A2197"/>
    <w:rsid w:val="006A221D"/>
    <w:rsid w:val="006A2AF7"/>
    <w:rsid w:val="006A48D3"/>
    <w:rsid w:val="006A503B"/>
    <w:rsid w:val="006A511E"/>
    <w:rsid w:val="006A5224"/>
    <w:rsid w:val="006A555F"/>
    <w:rsid w:val="006A5D06"/>
    <w:rsid w:val="006A5DCB"/>
    <w:rsid w:val="006A61A9"/>
    <w:rsid w:val="006A6471"/>
    <w:rsid w:val="006A6628"/>
    <w:rsid w:val="006A6740"/>
    <w:rsid w:val="006A68A6"/>
    <w:rsid w:val="006A6E8F"/>
    <w:rsid w:val="006A731D"/>
    <w:rsid w:val="006B107F"/>
    <w:rsid w:val="006B119C"/>
    <w:rsid w:val="006B1370"/>
    <w:rsid w:val="006B2671"/>
    <w:rsid w:val="006B39BF"/>
    <w:rsid w:val="006B3A97"/>
    <w:rsid w:val="006B3F4D"/>
    <w:rsid w:val="006B3F6B"/>
    <w:rsid w:val="006B4140"/>
    <w:rsid w:val="006B453F"/>
    <w:rsid w:val="006B45B3"/>
    <w:rsid w:val="006B476A"/>
    <w:rsid w:val="006B4822"/>
    <w:rsid w:val="006B4877"/>
    <w:rsid w:val="006B50AE"/>
    <w:rsid w:val="006B5231"/>
    <w:rsid w:val="006B6F63"/>
    <w:rsid w:val="006B71FE"/>
    <w:rsid w:val="006B7447"/>
    <w:rsid w:val="006B7778"/>
    <w:rsid w:val="006B79E4"/>
    <w:rsid w:val="006C02C6"/>
    <w:rsid w:val="006C050C"/>
    <w:rsid w:val="006C15B0"/>
    <w:rsid w:val="006C16BA"/>
    <w:rsid w:val="006C1A95"/>
    <w:rsid w:val="006C1BC7"/>
    <w:rsid w:val="006C1DF4"/>
    <w:rsid w:val="006C1E39"/>
    <w:rsid w:val="006C299A"/>
    <w:rsid w:val="006C2F96"/>
    <w:rsid w:val="006C2FB1"/>
    <w:rsid w:val="006C321A"/>
    <w:rsid w:val="006C3B5B"/>
    <w:rsid w:val="006C3CCB"/>
    <w:rsid w:val="006C50E5"/>
    <w:rsid w:val="006C5B17"/>
    <w:rsid w:val="006C7314"/>
    <w:rsid w:val="006C751C"/>
    <w:rsid w:val="006C762B"/>
    <w:rsid w:val="006C7BC5"/>
    <w:rsid w:val="006D03BC"/>
    <w:rsid w:val="006D08E5"/>
    <w:rsid w:val="006D0D27"/>
    <w:rsid w:val="006D0DE4"/>
    <w:rsid w:val="006D12F7"/>
    <w:rsid w:val="006D139A"/>
    <w:rsid w:val="006D1862"/>
    <w:rsid w:val="006D222A"/>
    <w:rsid w:val="006D24E0"/>
    <w:rsid w:val="006D2D71"/>
    <w:rsid w:val="006D2E74"/>
    <w:rsid w:val="006D2F4C"/>
    <w:rsid w:val="006D3932"/>
    <w:rsid w:val="006D3C33"/>
    <w:rsid w:val="006D3CFE"/>
    <w:rsid w:val="006D4EDE"/>
    <w:rsid w:val="006D5A4C"/>
    <w:rsid w:val="006D5B88"/>
    <w:rsid w:val="006D5EC7"/>
    <w:rsid w:val="006D60A4"/>
    <w:rsid w:val="006D78CC"/>
    <w:rsid w:val="006D7993"/>
    <w:rsid w:val="006D7CD2"/>
    <w:rsid w:val="006E0473"/>
    <w:rsid w:val="006E0F45"/>
    <w:rsid w:val="006E138D"/>
    <w:rsid w:val="006E165C"/>
    <w:rsid w:val="006E1F0B"/>
    <w:rsid w:val="006E2143"/>
    <w:rsid w:val="006E2BE1"/>
    <w:rsid w:val="006E305A"/>
    <w:rsid w:val="006E3E13"/>
    <w:rsid w:val="006E44E7"/>
    <w:rsid w:val="006E4DFE"/>
    <w:rsid w:val="006E50DF"/>
    <w:rsid w:val="006E5587"/>
    <w:rsid w:val="006E5977"/>
    <w:rsid w:val="006E5A70"/>
    <w:rsid w:val="006E5A93"/>
    <w:rsid w:val="006E5EEB"/>
    <w:rsid w:val="006E6752"/>
    <w:rsid w:val="006E677A"/>
    <w:rsid w:val="006E6C6B"/>
    <w:rsid w:val="006E73B9"/>
    <w:rsid w:val="006E75B5"/>
    <w:rsid w:val="006E7DE1"/>
    <w:rsid w:val="006E7F00"/>
    <w:rsid w:val="006F0045"/>
    <w:rsid w:val="006F0A57"/>
    <w:rsid w:val="006F15A2"/>
    <w:rsid w:val="006F1898"/>
    <w:rsid w:val="006F1BE0"/>
    <w:rsid w:val="006F2194"/>
    <w:rsid w:val="006F28F8"/>
    <w:rsid w:val="006F31A0"/>
    <w:rsid w:val="006F3497"/>
    <w:rsid w:val="006F38E4"/>
    <w:rsid w:val="006F3AE8"/>
    <w:rsid w:val="006F3BD8"/>
    <w:rsid w:val="006F3CE8"/>
    <w:rsid w:val="006F3D0C"/>
    <w:rsid w:val="006F43F7"/>
    <w:rsid w:val="006F4B5F"/>
    <w:rsid w:val="006F5128"/>
    <w:rsid w:val="006F5312"/>
    <w:rsid w:val="006F5384"/>
    <w:rsid w:val="006F5488"/>
    <w:rsid w:val="006F5491"/>
    <w:rsid w:val="006F59A5"/>
    <w:rsid w:val="006F5D9B"/>
    <w:rsid w:val="006F6CCA"/>
    <w:rsid w:val="006F6CDA"/>
    <w:rsid w:val="006F6F01"/>
    <w:rsid w:val="006F746B"/>
    <w:rsid w:val="006F74EE"/>
    <w:rsid w:val="006F77CB"/>
    <w:rsid w:val="006F77CD"/>
    <w:rsid w:val="00700790"/>
    <w:rsid w:val="00700FAE"/>
    <w:rsid w:val="00701817"/>
    <w:rsid w:val="00701EF8"/>
    <w:rsid w:val="007021BD"/>
    <w:rsid w:val="007028AB"/>
    <w:rsid w:val="007028E2"/>
    <w:rsid w:val="00704E17"/>
    <w:rsid w:val="007052D4"/>
    <w:rsid w:val="007056D7"/>
    <w:rsid w:val="007059F4"/>
    <w:rsid w:val="00705EFA"/>
    <w:rsid w:val="00705FA6"/>
    <w:rsid w:val="00706489"/>
    <w:rsid w:val="00706950"/>
    <w:rsid w:val="00706BDF"/>
    <w:rsid w:val="007076D3"/>
    <w:rsid w:val="00710077"/>
    <w:rsid w:val="0071048D"/>
    <w:rsid w:val="00710B27"/>
    <w:rsid w:val="00710D5B"/>
    <w:rsid w:val="007117A5"/>
    <w:rsid w:val="00711890"/>
    <w:rsid w:val="007118DF"/>
    <w:rsid w:val="0071212A"/>
    <w:rsid w:val="0071218A"/>
    <w:rsid w:val="007129BB"/>
    <w:rsid w:val="00712B67"/>
    <w:rsid w:val="00712C6B"/>
    <w:rsid w:val="00712E92"/>
    <w:rsid w:val="00712F4B"/>
    <w:rsid w:val="00713B59"/>
    <w:rsid w:val="00713BC3"/>
    <w:rsid w:val="0071426A"/>
    <w:rsid w:val="00714755"/>
    <w:rsid w:val="007152E3"/>
    <w:rsid w:val="00715D68"/>
    <w:rsid w:val="007161A8"/>
    <w:rsid w:val="0071620D"/>
    <w:rsid w:val="007167AD"/>
    <w:rsid w:val="00716A2D"/>
    <w:rsid w:val="00716D06"/>
    <w:rsid w:val="00717386"/>
    <w:rsid w:val="0072018C"/>
    <w:rsid w:val="00720BC7"/>
    <w:rsid w:val="007213CA"/>
    <w:rsid w:val="00721BA7"/>
    <w:rsid w:val="007225A2"/>
    <w:rsid w:val="00722925"/>
    <w:rsid w:val="0072316E"/>
    <w:rsid w:val="0072386B"/>
    <w:rsid w:val="00723F58"/>
    <w:rsid w:val="00724279"/>
    <w:rsid w:val="00724B14"/>
    <w:rsid w:val="00725627"/>
    <w:rsid w:val="007256A3"/>
    <w:rsid w:val="00725E08"/>
    <w:rsid w:val="00726826"/>
    <w:rsid w:val="00726977"/>
    <w:rsid w:val="007275B8"/>
    <w:rsid w:val="007307EF"/>
    <w:rsid w:val="00730A8E"/>
    <w:rsid w:val="00731207"/>
    <w:rsid w:val="00731285"/>
    <w:rsid w:val="007317E9"/>
    <w:rsid w:val="007322BD"/>
    <w:rsid w:val="007328B8"/>
    <w:rsid w:val="007329EE"/>
    <w:rsid w:val="00732D83"/>
    <w:rsid w:val="007340AD"/>
    <w:rsid w:val="007348EC"/>
    <w:rsid w:val="007357D5"/>
    <w:rsid w:val="00735EFE"/>
    <w:rsid w:val="00736519"/>
    <w:rsid w:val="0073676B"/>
    <w:rsid w:val="007375E9"/>
    <w:rsid w:val="00737603"/>
    <w:rsid w:val="00737674"/>
    <w:rsid w:val="00737855"/>
    <w:rsid w:val="00740191"/>
    <w:rsid w:val="007407FC"/>
    <w:rsid w:val="0074136A"/>
    <w:rsid w:val="00741E35"/>
    <w:rsid w:val="0074268F"/>
    <w:rsid w:val="00742CCD"/>
    <w:rsid w:val="007438E3"/>
    <w:rsid w:val="00743A04"/>
    <w:rsid w:val="007446D3"/>
    <w:rsid w:val="00745381"/>
    <w:rsid w:val="007457F3"/>
    <w:rsid w:val="00745DF6"/>
    <w:rsid w:val="00745DF7"/>
    <w:rsid w:val="00745E05"/>
    <w:rsid w:val="00746156"/>
    <w:rsid w:val="007461DC"/>
    <w:rsid w:val="00746F48"/>
    <w:rsid w:val="00746F4E"/>
    <w:rsid w:val="007473F3"/>
    <w:rsid w:val="00747B3D"/>
    <w:rsid w:val="00747D73"/>
    <w:rsid w:val="00750783"/>
    <w:rsid w:val="00750BFC"/>
    <w:rsid w:val="007517C8"/>
    <w:rsid w:val="00751831"/>
    <w:rsid w:val="007519BB"/>
    <w:rsid w:val="007521AE"/>
    <w:rsid w:val="007523C8"/>
    <w:rsid w:val="00753009"/>
    <w:rsid w:val="00753E11"/>
    <w:rsid w:val="00754254"/>
    <w:rsid w:val="007542EB"/>
    <w:rsid w:val="00754612"/>
    <w:rsid w:val="00754636"/>
    <w:rsid w:val="00755111"/>
    <w:rsid w:val="00755CFF"/>
    <w:rsid w:val="00756CF8"/>
    <w:rsid w:val="00756E23"/>
    <w:rsid w:val="00756F47"/>
    <w:rsid w:val="0075751D"/>
    <w:rsid w:val="007578BA"/>
    <w:rsid w:val="00757BB5"/>
    <w:rsid w:val="00757F2E"/>
    <w:rsid w:val="007617E1"/>
    <w:rsid w:val="00761BB3"/>
    <w:rsid w:val="00761CF1"/>
    <w:rsid w:val="00762CC2"/>
    <w:rsid w:val="00763CB7"/>
    <w:rsid w:val="007643D3"/>
    <w:rsid w:val="007646FB"/>
    <w:rsid w:val="007652F1"/>
    <w:rsid w:val="0076602B"/>
    <w:rsid w:val="0076617D"/>
    <w:rsid w:val="0076634B"/>
    <w:rsid w:val="007663BB"/>
    <w:rsid w:val="007663EF"/>
    <w:rsid w:val="007664B3"/>
    <w:rsid w:val="00766F15"/>
    <w:rsid w:val="0076727E"/>
    <w:rsid w:val="007676CF"/>
    <w:rsid w:val="00767DDD"/>
    <w:rsid w:val="00770E9B"/>
    <w:rsid w:val="00771567"/>
    <w:rsid w:val="00771738"/>
    <w:rsid w:val="00771903"/>
    <w:rsid w:val="00771E26"/>
    <w:rsid w:val="0077221C"/>
    <w:rsid w:val="00772315"/>
    <w:rsid w:val="007747A4"/>
    <w:rsid w:val="007750C9"/>
    <w:rsid w:val="007750F7"/>
    <w:rsid w:val="00775231"/>
    <w:rsid w:val="00776F05"/>
    <w:rsid w:val="00777496"/>
    <w:rsid w:val="00777678"/>
    <w:rsid w:val="0077784D"/>
    <w:rsid w:val="00780046"/>
    <w:rsid w:val="00780A3B"/>
    <w:rsid w:val="007812D4"/>
    <w:rsid w:val="0078155E"/>
    <w:rsid w:val="00781564"/>
    <w:rsid w:val="00781751"/>
    <w:rsid w:val="007820EF"/>
    <w:rsid w:val="00782B1F"/>
    <w:rsid w:val="0078334E"/>
    <w:rsid w:val="00784765"/>
    <w:rsid w:val="00784BD1"/>
    <w:rsid w:val="00784ECD"/>
    <w:rsid w:val="00786016"/>
    <w:rsid w:val="00786057"/>
    <w:rsid w:val="00786248"/>
    <w:rsid w:val="00786C42"/>
    <w:rsid w:val="00787171"/>
    <w:rsid w:val="007874E3"/>
    <w:rsid w:val="00787617"/>
    <w:rsid w:val="00790BA7"/>
    <w:rsid w:val="00790C07"/>
    <w:rsid w:val="00791329"/>
    <w:rsid w:val="0079160B"/>
    <w:rsid w:val="00791A6C"/>
    <w:rsid w:val="00792015"/>
    <w:rsid w:val="00792050"/>
    <w:rsid w:val="00792141"/>
    <w:rsid w:val="0079219B"/>
    <w:rsid w:val="0079322D"/>
    <w:rsid w:val="007946B8"/>
    <w:rsid w:val="007947A4"/>
    <w:rsid w:val="0079495E"/>
    <w:rsid w:val="00794E4B"/>
    <w:rsid w:val="00795F8D"/>
    <w:rsid w:val="0079601B"/>
    <w:rsid w:val="007961AF"/>
    <w:rsid w:val="00796B4B"/>
    <w:rsid w:val="00797277"/>
    <w:rsid w:val="00797309"/>
    <w:rsid w:val="00797E91"/>
    <w:rsid w:val="007A0683"/>
    <w:rsid w:val="007A06C4"/>
    <w:rsid w:val="007A088E"/>
    <w:rsid w:val="007A0BF5"/>
    <w:rsid w:val="007A131B"/>
    <w:rsid w:val="007A153D"/>
    <w:rsid w:val="007A15AE"/>
    <w:rsid w:val="007A1936"/>
    <w:rsid w:val="007A26A4"/>
    <w:rsid w:val="007A295F"/>
    <w:rsid w:val="007A2CC4"/>
    <w:rsid w:val="007A2E31"/>
    <w:rsid w:val="007A3232"/>
    <w:rsid w:val="007A3628"/>
    <w:rsid w:val="007A3CF3"/>
    <w:rsid w:val="007A4045"/>
    <w:rsid w:val="007A450F"/>
    <w:rsid w:val="007A57F7"/>
    <w:rsid w:val="007A58E5"/>
    <w:rsid w:val="007A5B29"/>
    <w:rsid w:val="007A6549"/>
    <w:rsid w:val="007A661C"/>
    <w:rsid w:val="007A7807"/>
    <w:rsid w:val="007A7D0D"/>
    <w:rsid w:val="007B05A2"/>
    <w:rsid w:val="007B089D"/>
    <w:rsid w:val="007B0C14"/>
    <w:rsid w:val="007B0EF4"/>
    <w:rsid w:val="007B1228"/>
    <w:rsid w:val="007B127C"/>
    <w:rsid w:val="007B1A31"/>
    <w:rsid w:val="007B1A64"/>
    <w:rsid w:val="007B2766"/>
    <w:rsid w:val="007B2951"/>
    <w:rsid w:val="007B2AC9"/>
    <w:rsid w:val="007B2BC9"/>
    <w:rsid w:val="007B4261"/>
    <w:rsid w:val="007B42B8"/>
    <w:rsid w:val="007B454A"/>
    <w:rsid w:val="007B4597"/>
    <w:rsid w:val="007B4F88"/>
    <w:rsid w:val="007B644F"/>
    <w:rsid w:val="007B6B00"/>
    <w:rsid w:val="007B6F05"/>
    <w:rsid w:val="007C0905"/>
    <w:rsid w:val="007C1893"/>
    <w:rsid w:val="007C21CA"/>
    <w:rsid w:val="007C3041"/>
    <w:rsid w:val="007C3AB8"/>
    <w:rsid w:val="007C3E97"/>
    <w:rsid w:val="007C40CC"/>
    <w:rsid w:val="007C4453"/>
    <w:rsid w:val="007C451C"/>
    <w:rsid w:val="007C45B6"/>
    <w:rsid w:val="007C46C1"/>
    <w:rsid w:val="007C4AE7"/>
    <w:rsid w:val="007C537C"/>
    <w:rsid w:val="007C547F"/>
    <w:rsid w:val="007C5EF4"/>
    <w:rsid w:val="007C634A"/>
    <w:rsid w:val="007C7BEE"/>
    <w:rsid w:val="007C7DC4"/>
    <w:rsid w:val="007D007C"/>
    <w:rsid w:val="007D08F9"/>
    <w:rsid w:val="007D0960"/>
    <w:rsid w:val="007D1209"/>
    <w:rsid w:val="007D1314"/>
    <w:rsid w:val="007D1402"/>
    <w:rsid w:val="007D196D"/>
    <w:rsid w:val="007D1D7D"/>
    <w:rsid w:val="007D1F6F"/>
    <w:rsid w:val="007D26FF"/>
    <w:rsid w:val="007D2ED7"/>
    <w:rsid w:val="007D303F"/>
    <w:rsid w:val="007D30FA"/>
    <w:rsid w:val="007D3551"/>
    <w:rsid w:val="007D3C6A"/>
    <w:rsid w:val="007D406C"/>
    <w:rsid w:val="007D416B"/>
    <w:rsid w:val="007D44DC"/>
    <w:rsid w:val="007D45F7"/>
    <w:rsid w:val="007D5175"/>
    <w:rsid w:val="007D51AC"/>
    <w:rsid w:val="007D53AA"/>
    <w:rsid w:val="007D594A"/>
    <w:rsid w:val="007D597F"/>
    <w:rsid w:val="007D6260"/>
    <w:rsid w:val="007D6743"/>
    <w:rsid w:val="007D6F48"/>
    <w:rsid w:val="007D71DD"/>
    <w:rsid w:val="007D78CA"/>
    <w:rsid w:val="007D7A78"/>
    <w:rsid w:val="007D7F31"/>
    <w:rsid w:val="007E0219"/>
    <w:rsid w:val="007E048B"/>
    <w:rsid w:val="007E0C98"/>
    <w:rsid w:val="007E188A"/>
    <w:rsid w:val="007E18CA"/>
    <w:rsid w:val="007E235E"/>
    <w:rsid w:val="007E2B86"/>
    <w:rsid w:val="007E35E8"/>
    <w:rsid w:val="007E35FA"/>
    <w:rsid w:val="007E3785"/>
    <w:rsid w:val="007E4B88"/>
    <w:rsid w:val="007E59D6"/>
    <w:rsid w:val="007E5D11"/>
    <w:rsid w:val="007E6432"/>
    <w:rsid w:val="007E673E"/>
    <w:rsid w:val="007E7412"/>
    <w:rsid w:val="007E7B07"/>
    <w:rsid w:val="007F034C"/>
    <w:rsid w:val="007F066F"/>
    <w:rsid w:val="007F078F"/>
    <w:rsid w:val="007F0AFF"/>
    <w:rsid w:val="007F0F4E"/>
    <w:rsid w:val="007F10B6"/>
    <w:rsid w:val="007F137F"/>
    <w:rsid w:val="007F1B48"/>
    <w:rsid w:val="007F2DB4"/>
    <w:rsid w:val="007F2F0E"/>
    <w:rsid w:val="007F413D"/>
    <w:rsid w:val="007F438E"/>
    <w:rsid w:val="007F4563"/>
    <w:rsid w:val="007F5042"/>
    <w:rsid w:val="007F645A"/>
    <w:rsid w:val="007F6A9C"/>
    <w:rsid w:val="007F71C7"/>
    <w:rsid w:val="007F79A4"/>
    <w:rsid w:val="008012EE"/>
    <w:rsid w:val="00801C11"/>
    <w:rsid w:val="008022C3"/>
    <w:rsid w:val="00802422"/>
    <w:rsid w:val="008027FF"/>
    <w:rsid w:val="008029C5"/>
    <w:rsid w:val="00802AF6"/>
    <w:rsid w:val="00802B6E"/>
    <w:rsid w:val="0080339D"/>
    <w:rsid w:val="008033AB"/>
    <w:rsid w:val="008037C6"/>
    <w:rsid w:val="00803AB0"/>
    <w:rsid w:val="008040E5"/>
    <w:rsid w:val="0080436A"/>
    <w:rsid w:val="008045C7"/>
    <w:rsid w:val="008051F6"/>
    <w:rsid w:val="00805FA4"/>
    <w:rsid w:val="008068B9"/>
    <w:rsid w:val="00807358"/>
    <w:rsid w:val="00807A8F"/>
    <w:rsid w:val="00810142"/>
    <w:rsid w:val="00810345"/>
    <w:rsid w:val="008104FE"/>
    <w:rsid w:val="00810741"/>
    <w:rsid w:val="00810E90"/>
    <w:rsid w:val="008112E0"/>
    <w:rsid w:val="0081132A"/>
    <w:rsid w:val="008116B8"/>
    <w:rsid w:val="00811DBF"/>
    <w:rsid w:val="00811FB1"/>
    <w:rsid w:val="0081229A"/>
    <w:rsid w:val="008124AE"/>
    <w:rsid w:val="00812732"/>
    <w:rsid w:val="008129DB"/>
    <w:rsid w:val="0081327D"/>
    <w:rsid w:val="00813515"/>
    <w:rsid w:val="008135E7"/>
    <w:rsid w:val="00813B5F"/>
    <w:rsid w:val="00813CA1"/>
    <w:rsid w:val="008149B7"/>
    <w:rsid w:val="0081571A"/>
    <w:rsid w:val="0081690D"/>
    <w:rsid w:val="008171ED"/>
    <w:rsid w:val="00817585"/>
    <w:rsid w:val="0081786A"/>
    <w:rsid w:val="00820D9F"/>
    <w:rsid w:val="00820EC4"/>
    <w:rsid w:val="00821326"/>
    <w:rsid w:val="0082142A"/>
    <w:rsid w:val="00823898"/>
    <w:rsid w:val="00823FA0"/>
    <w:rsid w:val="00824755"/>
    <w:rsid w:val="00824E08"/>
    <w:rsid w:val="00824EEB"/>
    <w:rsid w:val="00825F92"/>
    <w:rsid w:val="00826FE4"/>
    <w:rsid w:val="0082728C"/>
    <w:rsid w:val="0083051C"/>
    <w:rsid w:val="00830DAD"/>
    <w:rsid w:val="00831B3B"/>
    <w:rsid w:val="00831D3F"/>
    <w:rsid w:val="00832A20"/>
    <w:rsid w:val="00833DD2"/>
    <w:rsid w:val="0083437E"/>
    <w:rsid w:val="0083440B"/>
    <w:rsid w:val="00835159"/>
    <w:rsid w:val="0083548D"/>
    <w:rsid w:val="008363C8"/>
    <w:rsid w:val="00836B1C"/>
    <w:rsid w:val="0083799E"/>
    <w:rsid w:val="00837FD4"/>
    <w:rsid w:val="008415F3"/>
    <w:rsid w:val="00843A26"/>
    <w:rsid w:val="00844113"/>
    <w:rsid w:val="00844540"/>
    <w:rsid w:val="0084483D"/>
    <w:rsid w:val="0084521B"/>
    <w:rsid w:val="008456AE"/>
    <w:rsid w:val="00845EA1"/>
    <w:rsid w:val="00845F3D"/>
    <w:rsid w:val="0084678C"/>
    <w:rsid w:val="00850550"/>
    <w:rsid w:val="00851359"/>
    <w:rsid w:val="00851BA6"/>
    <w:rsid w:val="008520F0"/>
    <w:rsid w:val="008525E5"/>
    <w:rsid w:val="00852D1C"/>
    <w:rsid w:val="008530B5"/>
    <w:rsid w:val="008532EF"/>
    <w:rsid w:val="00853395"/>
    <w:rsid w:val="00853DB5"/>
    <w:rsid w:val="00853E7E"/>
    <w:rsid w:val="00854AB4"/>
    <w:rsid w:val="00855424"/>
    <w:rsid w:val="00856819"/>
    <w:rsid w:val="0085690F"/>
    <w:rsid w:val="00856C89"/>
    <w:rsid w:val="00857BD6"/>
    <w:rsid w:val="008600BE"/>
    <w:rsid w:val="008639A2"/>
    <w:rsid w:val="00863C36"/>
    <w:rsid w:val="00864514"/>
    <w:rsid w:val="0086536F"/>
    <w:rsid w:val="00865D2C"/>
    <w:rsid w:val="00865F7C"/>
    <w:rsid w:val="00866339"/>
    <w:rsid w:val="00866B76"/>
    <w:rsid w:val="00866CD8"/>
    <w:rsid w:val="00866FCC"/>
    <w:rsid w:val="00870A63"/>
    <w:rsid w:val="00870B22"/>
    <w:rsid w:val="00870C82"/>
    <w:rsid w:val="0087167C"/>
    <w:rsid w:val="00872DC5"/>
    <w:rsid w:val="00872F7C"/>
    <w:rsid w:val="0087340B"/>
    <w:rsid w:val="008738F6"/>
    <w:rsid w:val="00873FFC"/>
    <w:rsid w:val="0087405E"/>
    <w:rsid w:val="008744D3"/>
    <w:rsid w:val="0087524B"/>
    <w:rsid w:val="008759E3"/>
    <w:rsid w:val="00875F48"/>
    <w:rsid w:val="008760F7"/>
    <w:rsid w:val="00876DCE"/>
    <w:rsid w:val="0087716F"/>
    <w:rsid w:val="008803D5"/>
    <w:rsid w:val="0088046D"/>
    <w:rsid w:val="00880CB8"/>
    <w:rsid w:val="008811FD"/>
    <w:rsid w:val="00881A2E"/>
    <w:rsid w:val="00881A6E"/>
    <w:rsid w:val="00882195"/>
    <w:rsid w:val="008826D7"/>
    <w:rsid w:val="008830AA"/>
    <w:rsid w:val="00883251"/>
    <w:rsid w:val="0088359B"/>
    <w:rsid w:val="00883F4E"/>
    <w:rsid w:val="0088403C"/>
    <w:rsid w:val="00884307"/>
    <w:rsid w:val="00885330"/>
    <w:rsid w:val="00885B3B"/>
    <w:rsid w:val="0088673D"/>
    <w:rsid w:val="008900CD"/>
    <w:rsid w:val="00892148"/>
    <w:rsid w:val="00892B91"/>
    <w:rsid w:val="00892EDD"/>
    <w:rsid w:val="00893630"/>
    <w:rsid w:val="00894309"/>
    <w:rsid w:val="0089462D"/>
    <w:rsid w:val="008946A6"/>
    <w:rsid w:val="008948F8"/>
    <w:rsid w:val="00894936"/>
    <w:rsid w:val="008949DE"/>
    <w:rsid w:val="00895839"/>
    <w:rsid w:val="008962EC"/>
    <w:rsid w:val="0089639C"/>
    <w:rsid w:val="00896405"/>
    <w:rsid w:val="0089651A"/>
    <w:rsid w:val="0089696D"/>
    <w:rsid w:val="00896E53"/>
    <w:rsid w:val="008976F6"/>
    <w:rsid w:val="00897766"/>
    <w:rsid w:val="008A025E"/>
    <w:rsid w:val="008A1BAA"/>
    <w:rsid w:val="008A1E5F"/>
    <w:rsid w:val="008A2AFF"/>
    <w:rsid w:val="008A3259"/>
    <w:rsid w:val="008A3BB8"/>
    <w:rsid w:val="008A3FCE"/>
    <w:rsid w:val="008A465D"/>
    <w:rsid w:val="008A4743"/>
    <w:rsid w:val="008A4855"/>
    <w:rsid w:val="008A5165"/>
    <w:rsid w:val="008A5455"/>
    <w:rsid w:val="008A5ACF"/>
    <w:rsid w:val="008A6323"/>
    <w:rsid w:val="008A66A7"/>
    <w:rsid w:val="008A77B9"/>
    <w:rsid w:val="008A7B30"/>
    <w:rsid w:val="008B0079"/>
    <w:rsid w:val="008B0ED8"/>
    <w:rsid w:val="008B16E0"/>
    <w:rsid w:val="008B199C"/>
    <w:rsid w:val="008B1D22"/>
    <w:rsid w:val="008B2B8E"/>
    <w:rsid w:val="008B2C75"/>
    <w:rsid w:val="008B38E4"/>
    <w:rsid w:val="008B391A"/>
    <w:rsid w:val="008B39F8"/>
    <w:rsid w:val="008B3FF7"/>
    <w:rsid w:val="008B40D6"/>
    <w:rsid w:val="008B41B0"/>
    <w:rsid w:val="008B46B7"/>
    <w:rsid w:val="008B4750"/>
    <w:rsid w:val="008B4D40"/>
    <w:rsid w:val="008B52F3"/>
    <w:rsid w:val="008B58DD"/>
    <w:rsid w:val="008B5DB8"/>
    <w:rsid w:val="008B639A"/>
    <w:rsid w:val="008B67F2"/>
    <w:rsid w:val="008B6B12"/>
    <w:rsid w:val="008B7624"/>
    <w:rsid w:val="008C088E"/>
    <w:rsid w:val="008C0B82"/>
    <w:rsid w:val="008C11FD"/>
    <w:rsid w:val="008C1359"/>
    <w:rsid w:val="008C2F78"/>
    <w:rsid w:val="008C4264"/>
    <w:rsid w:val="008C42C4"/>
    <w:rsid w:val="008C5720"/>
    <w:rsid w:val="008C58C7"/>
    <w:rsid w:val="008C5D3E"/>
    <w:rsid w:val="008C5F6A"/>
    <w:rsid w:val="008C62CC"/>
    <w:rsid w:val="008C694D"/>
    <w:rsid w:val="008C6D7C"/>
    <w:rsid w:val="008C70C2"/>
    <w:rsid w:val="008C7202"/>
    <w:rsid w:val="008C7898"/>
    <w:rsid w:val="008C7915"/>
    <w:rsid w:val="008C7ACD"/>
    <w:rsid w:val="008D07AB"/>
    <w:rsid w:val="008D0E7C"/>
    <w:rsid w:val="008D12BC"/>
    <w:rsid w:val="008D1518"/>
    <w:rsid w:val="008D16F7"/>
    <w:rsid w:val="008D1AC0"/>
    <w:rsid w:val="008D1FCB"/>
    <w:rsid w:val="008D2872"/>
    <w:rsid w:val="008D2D9B"/>
    <w:rsid w:val="008D407A"/>
    <w:rsid w:val="008D44D2"/>
    <w:rsid w:val="008D4A21"/>
    <w:rsid w:val="008D5766"/>
    <w:rsid w:val="008D57E8"/>
    <w:rsid w:val="008D5A8B"/>
    <w:rsid w:val="008D5FEF"/>
    <w:rsid w:val="008D6171"/>
    <w:rsid w:val="008D6298"/>
    <w:rsid w:val="008D655A"/>
    <w:rsid w:val="008D6985"/>
    <w:rsid w:val="008D6F7C"/>
    <w:rsid w:val="008E0213"/>
    <w:rsid w:val="008E0DB4"/>
    <w:rsid w:val="008E1E18"/>
    <w:rsid w:val="008E2048"/>
    <w:rsid w:val="008E2D92"/>
    <w:rsid w:val="008E37C8"/>
    <w:rsid w:val="008E3F8B"/>
    <w:rsid w:val="008E4656"/>
    <w:rsid w:val="008E5702"/>
    <w:rsid w:val="008E62DF"/>
    <w:rsid w:val="008E63E4"/>
    <w:rsid w:val="008E67E7"/>
    <w:rsid w:val="008E7DAF"/>
    <w:rsid w:val="008E7DF9"/>
    <w:rsid w:val="008F0820"/>
    <w:rsid w:val="008F0844"/>
    <w:rsid w:val="008F09DC"/>
    <w:rsid w:val="008F0E90"/>
    <w:rsid w:val="008F118E"/>
    <w:rsid w:val="008F14AB"/>
    <w:rsid w:val="008F1834"/>
    <w:rsid w:val="008F1B3D"/>
    <w:rsid w:val="008F1EB5"/>
    <w:rsid w:val="008F29A1"/>
    <w:rsid w:val="008F342C"/>
    <w:rsid w:val="008F3B13"/>
    <w:rsid w:val="008F3C16"/>
    <w:rsid w:val="008F3DD7"/>
    <w:rsid w:val="008F3F06"/>
    <w:rsid w:val="008F4FEB"/>
    <w:rsid w:val="008F60D2"/>
    <w:rsid w:val="008F69F3"/>
    <w:rsid w:val="008F7599"/>
    <w:rsid w:val="008F7B1F"/>
    <w:rsid w:val="009001D2"/>
    <w:rsid w:val="00900754"/>
    <w:rsid w:val="00900ADD"/>
    <w:rsid w:val="00901206"/>
    <w:rsid w:val="00901666"/>
    <w:rsid w:val="00901DCC"/>
    <w:rsid w:val="00902CD1"/>
    <w:rsid w:val="0090314C"/>
    <w:rsid w:val="0090340C"/>
    <w:rsid w:val="00903DEF"/>
    <w:rsid w:val="009040B5"/>
    <w:rsid w:val="00904B50"/>
    <w:rsid w:val="00904BE1"/>
    <w:rsid w:val="00905306"/>
    <w:rsid w:val="0090536C"/>
    <w:rsid w:val="00905773"/>
    <w:rsid w:val="00906CC2"/>
    <w:rsid w:val="0090749B"/>
    <w:rsid w:val="00907BD0"/>
    <w:rsid w:val="00910240"/>
    <w:rsid w:val="00910734"/>
    <w:rsid w:val="00910A2D"/>
    <w:rsid w:val="009111EC"/>
    <w:rsid w:val="0091135C"/>
    <w:rsid w:val="00911B6C"/>
    <w:rsid w:val="0091206A"/>
    <w:rsid w:val="0091226F"/>
    <w:rsid w:val="009123B7"/>
    <w:rsid w:val="00912D2D"/>
    <w:rsid w:val="00913711"/>
    <w:rsid w:val="00913F1C"/>
    <w:rsid w:val="00914372"/>
    <w:rsid w:val="009159EF"/>
    <w:rsid w:val="00915CFF"/>
    <w:rsid w:val="00915F68"/>
    <w:rsid w:val="00916348"/>
    <w:rsid w:val="00916464"/>
    <w:rsid w:val="009167D7"/>
    <w:rsid w:val="00916D13"/>
    <w:rsid w:val="009176C7"/>
    <w:rsid w:val="009178D4"/>
    <w:rsid w:val="00917977"/>
    <w:rsid w:val="00917C4E"/>
    <w:rsid w:val="00917CBF"/>
    <w:rsid w:val="00920801"/>
    <w:rsid w:val="009208C9"/>
    <w:rsid w:val="00920BB7"/>
    <w:rsid w:val="009213BE"/>
    <w:rsid w:val="0092169E"/>
    <w:rsid w:val="00921AC8"/>
    <w:rsid w:val="00921DEF"/>
    <w:rsid w:val="009227F8"/>
    <w:rsid w:val="009234A0"/>
    <w:rsid w:val="00924157"/>
    <w:rsid w:val="009244C7"/>
    <w:rsid w:val="009246A7"/>
    <w:rsid w:val="00924AB8"/>
    <w:rsid w:val="00925CA4"/>
    <w:rsid w:val="009263B0"/>
    <w:rsid w:val="00926834"/>
    <w:rsid w:val="009268CD"/>
    <w:rsid w:val="00926F80"/>
    <w:rsid w:val="0092709D"/>
    <w:rsid w:val="00927780"/>
    <w:rsid w:val="00930E50"/>
    <w:rsid w:val="00930F84"/>
    <w:rsid w:val="00931018"/>
    <w:rsid w:val="00932EF2"/>
    <w:rsid w:val="00933845"/>
    <w:rsid w:val="00933AC3"/>
    <w:rsid w:val="00933CD3"/>
    <w:rsid w:val="00933DB7"/>
    <w:rsid w:val="00933E24"/>
    <w:rsid w:val="00933F24"/>
    <w:rsid w:val="00934787"/>
    <w:rsid w:val="009348FD"/>
    <w:rsid w:val="0093498B"/>
    <w:rsid w:val="009349C0"/>
    <w:rsid w:val="009356C5"/>
    <w:rsid w:val="00935CE4"/>
    <w:rsid w:val="009367F8"/>
    <w:rsid w:val="009371CD"/>
    <w:rsid w:val="009374A9"/>
    <w:rsid w:val="009377C3"/>
    <w:rsid w:val="00937C04"/>
    <w:rsid w:val="00940E0D"/>
    <w:rsid w:val="00940F1A"/>
    <w:rsid w:val="0094112E"/>
    <w:rsid w:val="00941FE5"/>
    <w:rsid w:val="00942A67"/>
    <w:rsid w:val="00943238"/>
    <w:rsid w:val="00943DD9"/>
    <w:rsid w:val="00943E38"/>
    <w:rsid w:val="00944688"/>
    <w:rsid w:val="0094479D"/>
    <w:rsid w:val="00944C02"/>
    <w:rsid w:val="009460F3"/>
    <w:rsid w:val="009461C0"/>
    <w:rsid w:val="009464BD"/>
    <w:rsid w:val="0094658B"/>
    <w:rsid w:val="00947165"/>
    <w:rsid w:val="0094734B"/>
    <w:rsid w:val="00947645"/>
    <w:rsid w:val="009478AA"/>
    <w:rsid w:val="00950333"/>
    <w:rsid w:val="009507E4"/>
    <w:rsid w:val="009514EF"/>
    <w:rsid w:val="009516A7"/>
    <w:rsid w:val="009517F1"/>
    <w:rsid w:val="00951C26"/>
    <w:rsid w:val="00951D81"/>
    <w:rsid w:val="00952282"/>
    <w:rsid w:val="009525DB"/>
    <w:rsid w:val="00952910"/>
    <w:rsid w:val="00953A77"/>
    <w:rsid w:val="00954173"/>
    <w:rsid w:val="00954D10"/>
    <w:rsid w:val="00955051"/>
    <w:rsid w:val="00955615"/>
    <w:rsid w:val="00955AFF"/>
    <w:rsid w:val="00955BDA"/>
    <w:rsid w:val="009564F1"/>
    <w:rsid w:val="00956BD2"/>
    <w:rsid w:val="00957187"/>
    <w:rsid w:val="00957342"/>
    <w:rsid w:val="0095758E"/>
    <w:rsid w:val="009600A7"/>
    <w:rsid w:val="009603FE"/>
    <w:rsid w:val="0096189C"/>
    <w:rsid w:val="0096190C"/>
    <w:rsid w:val="00961A00"/>
    <w:rsid w:val="00961B7E"/>
    <w:rsid w:val="00961EF4"/>
    <w:rsid w:val="00962A10"/>
    <w:rsid w:val="00963649"/>
    <w:rsid w:val="00963FBC"/>
    <w:rsid w:val="00964494"/>
    <w:rsid w:val="00964752"/>
    <w:rsid w:val="009653E2"/>
    <w:rsid w:val="00965A2F"/>
    <w:rsid w:val="00965A8A"/>
    <w:rsid w:val="00965EA4"/>
    <w:rsid w:val="00966AEE"/>
    <w:rsid w:val="00967032"/>
    <w:rsid w:val="009701F4"/>
    <w:rsid w:val="0097035E"/>
    <w:rsid w:val="00970D17"/>
    <w:rsid w:val="00970E86"/>
    <w:rsid w:val="0097198E"/>
    <w:rsid w:val="00971D0E"/>
    <w:rsid w:val="009721F9"/>
    <w:rsid w:val="00972985"/>
    <w:rsid w:val="00973346"/>
    <w:rsid w:val="0097346A"/>
    <w:rsid w:val="0097468D"/>
    <w:rsid w:val="009748E8"/>
    <w:rsid w:val="00975179"/>
    <w:rsid w:val="00975924"/>
    <w:rsid w:val="00975E9B"/>
    <w:rsid w:val="00975EEA"/>
    <w:rsid w:val="00975F80"/>
    <w:rsid w:val="0097629E"/>
    <w:rsid w:val="00976389"/>
    <w:rsid w:val="009767B2"/>
    <w:rsid w:val="00977DAE"/>
    <w:rsid w:val="00977DE4"/>
    <w:rsid w:val="00977FE9"/>
    <w:rsid w:val="0098000D"/>
    <w:rsid w:val="0098016A"/>
    <w:rsid w:val="009810E7"/>
    <w:rsid w:val="00981F52"/>
    <w:rsid w:val="0098233D"/>
    <w:rsid w:val="0098248F"/>
    <w:rsid w:val="00982C9B"/>
    <w:rsid w:val="00982F0E"/>
    <w:rsid w:val="00982F45"/>
    <w:rsid w:val="00983050"/>
    <w:rsid w:val="00983F0C"/>
    <w:rsid w:val="0098464E"/>
    <w:rsid w:val="009847E0"/>
    <w:rsid w:val="0098565B"/>
    <w:rsid w:val="009857E3"/>
    <w:rsid w:val="00985C5E"/>
    <w:rsid w:val="00985D88"/>
    <w:rsid w:val="00986390"/>
    <w:rsid w:val="00986B5E"/>
    <w:rsid w:val="00986F38"/>
    <w:rsid w:val="0098724C"/>
    <w:rsid w:val="00987295"/>
    <w:rsid w:val="0098794B"/>
    <w:rsid w:val="00987E2D"/>
    <w:rsid w:val="00987FB7"/>
    <w:rsid w:val="009903E2"/>
    <w:rsid w:val="00990836"/>
    <w:rsid w:val="00990F0B"/>
    <w:rsid w:val="00991305"/>
    <w:rsid w:val="009920D3"/>
    <w:rsid w:val="00992F97"/>
    <w:rsid w:val="009933B5"/>
    <w:rsid w:val="009933C7"/>
    <w:rsid w:val="00993731"/>
    <w:rsid w:val="00993F8C"/>
    <w:rsid w:val="009940B6"/>
    <w:rsid w:val="00994795"/>
    <w:rsid w:val="00995A3D"/>
    <w:rsid w:val="00995B4D"/>
    <w:rsid w:val="00996773"/>
    <w:rsid w:val="00996E68"/>
    <w:rsid w:val="00997445"/>
    <w:rsid w:val="0099785E"/>
    <w:rsid w:val="009A0A32"/>
    <w:rsid w:val="009A11E2"/>
    <w:rsid w:val="009A15DD"/>
    <w:rsid w:val="009A175D"/>
    <w:rsid w:val="009A17E8"/>
    <w:rsid w:val="009A1937"/>
    <w:rsid w:val="009A1BF1"/>
    <w:rsid w:val="009A3530"/>
    <w:rsid w:val="009A3623"/>
    <w:rsid w:val="009A396E"/>
    <w:rsid w:val="009A3B8C"/>
    <w:rsid w:val="009A3B9B"/>
    <w:rsid w:val="009A3D6C"/>
    <w:rsid w:val="009A4123"/>
    <w:rsid w:val="009A4810"/>
    <w:rsid w:val="009A482C"/>
    <w:rsid w:val="009A5277"/>
    <w:rsid w:val="009A529C"/>
    <w:rsid w:val="009A6728"/>
    <w:rsid w:val="009A7C56"/>
    <w:rsid w:val="009A7D17"/>
    <w:rsid w:val="009A7D1E"/>
    <w:rsid w:val="009B04B9"/>
    <w:rsid w:val="009B05B7"/>
    <w:rsid w:val="009B05C1"/>
    <w:rsid w:val="009B0632"/>
    <w:rsid w:val="009B0E02"/>
    <w:rsid w:val="009B1182"/>
    <w:rsid w:val="009B1677"/>
    <w:rsid w:val="009B171B"/>
    <w:rsid w:val="009B1ADF"/>
    <w:rsid w:val="009B21A8"/>
    <w:rsid w:val="009B224B"/>
    <w:rsid w:val="009B3F13"/>
    <w:rsid w:val="009B4197"/>
    <w:rsid w:val="009B45A6"/>
    <w:rsid w:val="009B4685"/>
    <w:rsid w:val="009B5004"/>
    <w:rsid w:val="009B5482"/>
    <w:rsid w:val="009B58A9"/>
    <w:rsid w:val="009B5D2A"/>
    <w:rsid w:val="009B6B17"/>
    <w:rsid w:val="009B737E"/>
    <w:rsid w:val="009B7750"/>
    <w:rsid w:val="009B77EE"/>
    <w:rsid w:val="009C0E39"/>
    <w:rsid w:val="009C0E99"/>
    <w:rsid w:val="009C1724"/>
    <w:rsid w:val="009C1CF0"/>
    <w:rsid w:val="009C1F9B"/>
    <w:rsid w:val="009C2708"/>
    <w:rsid w:val="009C2EA2"/>
    <w:rsid w:val="009C33AA"/>
    <w:rsid w:val="009C353A"/>
    <w:rsid w:val="009C385D"/>
    <w:rsid w:val="009C3877"/>
    <w:rsid w:val="009C38EF"/>
    <w:rsid w:val="009C3ADD"/>
    <w:rsid w:val="009C471D"/>
    <w:rsid w:val="009C490A"/>
    <w:rsid w:val="009C4D76"/>
    <w:rsid w:val="009C553E"/>
    <w:rsid w:val="009C6429"/>
    <w:rsid w:val="009C6C46"/>
    <w:rsid w:val="009C7148"/>
    <w:rsid w:val="009C7239"/>
    <w:rsid w:val="009D004B"/>
    <w:rsid w:val="009D143B"/>
    <w:rsid w:val="009D1CB4"/>
    <w:rsid w:val="009D1CE9"/>
    <w:rsid w:val="009D1E4B"/>
    <w:rsid w:val="009D2707"/>
    <w:rsid w:val="009D28E7"/>
    <w:rsid w:val="009D3116"/>
    <w:rsid w:val="009D3F01"/>
    <w:rsid w:val="009D4532"/>
    <w:rsid w:val="009D47BF"/>
    <w:rsid w:val="009D5054"/>
    <w:rsid w:val="009D5471"/>
    <w:rsid w:val="009D558C"/>
    <w:rsid w:val="009D594B"/>
    <w:rsid w:val="009D5A7C"/>
    <w:rsid w:val="009D5C1B"/>
    <w:rsid w:val="009D5C46"/>
    <w:rsid w:val="009D6252"/>
    <w:rsid w:val="009D6BCC"/>
    <w:rsid w:val="009D728A"/>
    <w:rsid w:val="009D765D"/>
    <w:rsid w:val="009D7939"/>
    <w:rsid w:val="009D7962"/>
    <w:rsid w:val="009E0327"/>
    <w:rsid w:val="009E0492"/>
    <w:rsid w:val="009E068A"/>
    <w:rsid w:val="009E0C96"/>
    <w:rsid w:val="009E134D"/>
    <w:rsid w:val="009E1B58"/>
    <w:rsid w:val="009E278A"/>
    <w:rsid w:val="009E320A"/>
    <w:rsid w:val="009E43DD"/>
    <w:rsid w:val="009E4511"/>
    <w:rsid w:val="009E49F0"/>
    <w:rsid w:val="009E554A"/>
    <w:rsid w:val="009E59A7"/>
    <w:rsid w:val="009E5DCA"/>
    <w:rsid w:val="009E60E1"/>
    <w:rsid w:val="009E7981"/>
    <w:rsid w:val="009E7A58"/>
    <w:rsid w:val="009E7E9A"/>
    <w:rsid w:val="009F1669"/>
    <w:rsid w:val="009F19C2"/>
    <w:rsid w:val="009F1BDA"/>
    <w:rsid w:val="009F225C"/>
    <w:rsid w:val="009F2EAD"/>
    <w:rsid w:val="009F3BD5"/>
    <w:rsid w:val="009F4427"/>
    <w:rsid w:val="009F50CD"/>
    <w:rsid w:val="009F5CB1"/>
    <w:rsid w:val="009F5CF9"/>
    <w:rsid w:val="009F64D0"/>
    <w:rsid w:val="009F6533"/>
    <w:rsid w:val="009F6AAD"/>
    <w:rsid w:val="009F6C5F"/>
    <w:rsid w:val="009F7333"/>
    <w:rsid w:val="009F7542"/>
    <w:rsid w:val="009F7CE5"/>
    <w:rsid w:val="00A00CCB"/>
    <w:rsid w:val="00A01019"/>
    <w:rsid w:val="00A01946"/>
    <w:rsid w:val="00A02DE6"/>
    <w:rsid w:val="00A031AB"/>
    <w:rsid w:val="00A032BB"/>
    <w:rsid w:val="00A043BC"/>
    <w:rsid w:val="00A04D0A"/>
    <w:rsid w:val="00A05809"/>
    <w:rsid w:val="00A05D3F"/>
    <w:rsid w:val="00A06262"/>
    <w:rsid w:val="00A06C6C"/>
    <w:rsid w:val="00A104E5"/>
    <w:rsid w:val="00A10B45"/>
    <w:rsid w:val="00A1160F"/>
    <w:rsid w:val="00A11654"/>
    <w:rsid w:val="00A117A2"/>
    <w:rsid w:val="00A120BA"/>
    <w:rsid w:val="00A12666"/>
    <w:rsid w:val="00A126B9"/>
    <w:rsid w:val="00A127A7"/>
    <w:rsid w:val="00A12C24"/>
    <w:rsid w:val="00A133CB"/>
    <w:rsid w:val="00A133CE"/>
    <w:rsid w:val="00A14078"/>
    <w:rsid w:val="00A141D8"/>
    <w:rsid w:val="00A14330"/>
    <w:rsid w:val="00A15B8C"/>
    <w:rsid w:val="00A15C7E"/>
    <w:rsid w:val="00A16288"/>
    <w:rsid w:val="00A16421"/>
    <w:rsid w:val="00A164C0"/>
    <w:rsid w:val="00A16AAC"/>
    <w:rsid w:val="00A16C8E"/>
    <w:rsid w:val="00A16D38"/>
    <w:rsid w:val="00A17224"/>
    <w:rsid w:val="00A17598"/>
    <w:rsid w:val="00A17847"/>
    <w:rsid w:val="00A2005F"/>
    <w:rsid w:val="00A2064E"/>
    <w:rsid w:val="00A20C7E"/>
    <w:rsid w:val="00A20D87"/>
    <w:rsid w:val="00A21476"/>
    <w:rsid w:val="00A21634"/>
    <w:rsid w:val="00A217D1"/>
    <w:rsid w:val="00A21CA6"/>
    <w:rsid w:val="00A21DA7"/>
    <w:rsid w:val="00A2200C"/>
    <w:rsid w:val="00A22033"/>
    <w:rsid w:val="00A22AB4"/>
    <w:rsid w:val="00A23419"/>
    <w:rsid w:val="00A235DC"/>
    <w:rsid w:val="00A2387E"/>
    <w:rsid w:val="00A23EC7"/>
    <w:rsid w:val="00A24ACD"/>
    <w:rsid w:val="00A24AFA"/>
    <w:rsid w:val="00A2509C"/>
    <w:rsid w:val="00A25271"/>
    <w:rsid w:val="00A25700"/>
    <w:rsid w:val="00A25791"/>
    <w:rsid w:val="00A25CC4"/>
    <w:rsid w:val="00A25EEF"/>
    <w:rsid w:val="00A25F43"/>
    <w:rsid w:val="00A25F86"/>
    <w:rsid w:val="00A265FD"/>
    <w:rsid w:val="00A26737"/>
    <w:rsid w:val="00A26F01"/>
    <w:rsid w:val="00A27C3A"/>
    <w:rsid w:val="00A303C0"/>
    <w:rsid w:val="00A30602"/>
    <w:rsid w:val="00A306E8"/>
    <w:rsid w:val="00A30CF0"/>
    <w:rsid w:val="00A328D0"/>
    <w:rsid w:val="00A3311E"/>
    <w:rsid w:val="00A334F3"/>
    <w:rsid w:val="00A335A2"/>
    <w:rsid w:val="00A34581"/>
    <w:rsid w:val="00A34841"/>
    <w:rsid w:val="00A34B0F"/>
    <w:rsid w:val="00A35313"/>
    <w:rsid w:val="00A354F6"/>
    <w:rsid w:val="00A35564"/>
    <w:rsid w:val="00A3574F"/>
    <w:rsid w:val="00A35A19"/>
    <w:rsid w:val="00A35DAD"/>
    <w:rsid w:val="00A36145"/>
    <w:rsid w:val="00A36176"/>
    <w:rsid w:val="00A3636B"/>
    <w:rsid w:val="00A36A7D"/>
    <w:rsid w:val="00A36D9F"/>
    <w:rsid w:val="00A36E09"/>
    <w:rsid w:val="00A370E6"/>
    <w:rsid w:val="00A371A0"/>
    <w:rsid w:val="00A37616"/>
    <w:rsid w:val="00A37656"/>
    <w:rsid w:val="00A37A07"/>
    <w:rsid w:val="00A37C7D"/>
    <w:rsid w:val="00A37CFE"/>
    <w:rsid w:val="00A37F48"/>
    <w:rsid w:val="00A4017D"/>
    <w:rsid w:val="00A40BAD"/>
    <w:rsid w:val="00A40CFD"/>
    <w:rsid w:val="00A40F15"/>
    <w:rsid w:val="00A4128F"/>
    <w:rsid w:val="00A41F9D"/>
    <w:rsid w:val="00A4221A"/>
    <w:rsid w:val="00A42A33"/>
    <w:rsid w:val="00A42B73"/>
    <w:rsid w:val="00A42F0E"/>
    <w:rsid w:val="00A43CD0"/>
    <w:rsid w:val="00A43FAF"/>
    <w:rsid w:val="00A44898"/>
    <w:rsid w:val="00A45604"/>
    <w:rsid w:val="00A45BA9"/>
    <w:rsid w:val="00A45C1D"/>
    <w:rsid w:val="00A463A6"/>
    <w:rsid w:val="00A4667A"/>
    <w:rsid w:val="00A47295"/>
    <w:rsid w:val="00A472A0"/>
    <w:rsid w:val="00A509D3"/>
    <w:rsid w:val="00A50F88"/>
    <w:rsid w:val="00A50F9A"/>
    <w:rsid w:val="00A52578"/>
    <w:rsid w:val="00A527E3"/>
    <w:rsid w:val="00A528E4"/>
    <w:rsid w:val="00A52A34"/>
    <w:rsid w:val="00A52CC0"/>
    <w:rsid w:val="00A53019"/>
    <w:rsid w:val="00A531DA"/>
    <w:rsid w:val="00A535D2"/>
    <w:rsid w:val="00A53E9B"/>
    <w:rsid w:val="00A54056"/>
    <w:rsid w:val="00A54EEC"/>
    <w:rsid w:val="00A5629B"/>
    <w:rsid w:val="00A56406"/>
    <w:rsid w:val="00A56874"/>
    <w:rsid w:val="00A56C28"/>
    <w:rsid w:val="00A6062D"/>
    <w:rsid w:val="00A60EC7"/>
    <w:rsid w:val="00A6161D"/>
    <w:rsid w:val="00A633E6"/>
    <w:rsid w:val="00A6375A"/>
    <w:rsid w:val="00A64269"/>
    <w:rsid w:val="00A6455D"/>
    <w:rsid w:val="00A65141"/>
    <w:rsid w:val="00A652DD"/>
    <w:rsid w:val="00A65813"/>
    <w:rsid w:val="00A65B5A"/>
    <w:rsid w:val="00A66004"/>
    <w:rsid w:val="00A67A23"/>
    <w:rsid w:val="00A70966"/>
    <w:rsid w:val="00A71710"/>
    <w:rsid w:val="00A7214F"/>
    <w:rsid w:val="00A7265A"/>
    <w:rsid w:val="00A72C93"/>
    <w:rsid w:val="00A73D37"/>
    <w:rsid w:val="00A74437"/>
    <w:rsid w:val="00A74608"/>
    <w:rsid w:val="00A74D8C"/>
    <w:rsid w:val="00A752B6"/>
    <w:rsid w:val="00A753DF"/>
    <w:rsid w:val="00A7542F"/>
    <w:rsid w:val="00A75FFD"/>
    <w:rsid w:val="00A76E6E"/>
    <w:rsid w:val="00A7702C"/>
    <w:rsid w:val="00A770BF"/>
    <w:rsid w:val="00A775E2"/>
    <w:rsid w:val="00A77653"/>
    <w:rsid w:val="00A800C7"/>
    <w:rsid w:val="00A8013D"/>
    <w:rsid w:val="00A801D0"/>
    <w:rsid w:val="00A8029E"/>
    <w:rsid w:val="00A8044F"/>
    <w:rsid w:val="00A80474"/>
    <w:rsid w:val="00A807CC"/>
    <w:rsid w:val="00A80A1F"/>
    <w:rsid w:val="00A815AE"/>
    <w:rsid w:val="00A81C01"/>
    <w:rsid w:val="00A81DE2"/>
    <w:rsid w:val="00A83A3E"/>
    <w:rsid w:val="00A83C01"/>
    <w:rsid w:val="00A83D72"/>
    <w:rsid w:val="00A842E8"/>
    <w:rsid w:val="00A84AB1"/>
    <w:rsid w:val="00A84C74"/>
    <w:rsid w:val="00A84C8F"/>
    <w:rsid w:val="00A84E97"/>
    <w:rsid w:val="00A85449"/>
    <w:rsid w:val="00A8593F"/>
    <w:rsid w:val="00A85BD2"/>
    <w:rsid w:val="00A85C76"/>
    <w:rsid w:val="00A86630"/>
    <w:rsid w:val="00A86E62"/>
    <w:rsid w:val="00A876DF"/>
    <w:rsid w:val="00A87DF9"/>
    <w:rsid w:val="00A90779"/>
    <w:rsid w:val="00A91110"/>
    <w:rsid w:val="00A9120C"/>
    <w:rsid w:val="00A912C7"/>
    <w:rsid w:val="00A918DD"/>
    <w:rsid w:val="00A91AA1"/>
    <w:rsid w:val="00A91B2F"/>
    <w:rsid w:val="00A93360"/>
    <w:rsid w:val="00A933C9"/>
    <w:rsid w:val="00A93B8E"/>
    <w:rsid w:val="00A93D18"/>
    <w:rsid w:val="00A93E5D"/>
    <w:rsid w:val="00A9445D"/>
    <w:rsid w:val="00A9490C"/>
    <w:rsid w:val="00A95040"/>
    <w:rsid w:val="00A9588D"/>
    <w:rsid w:val="00A959C7"/>
    <w:rsid w:val="00A95B5E"/>
    <w:rsid w:val="00A95C5C"/>
    <w:rsid w:val="00A95F62"/>
    <w:rsid w:val="00A97A88"/>
    <w:rsid w:val="00A97E36"/>
    <w:rsid w:val="00AA0084"/>
    <w:rsid w:val="00AA094D"/>
    <w:rsid w:val="00AA0C42"/>
    <w:rsid w:val="00AA0C7E"/>
    <w:rsid w:val="00AA1117"/>
    <w:rsid w:val="00AA124B"/>
    <w:rsid w:val="00AA137B"/>
    <w:rsid w:val="00AA1BF9"/>
    <w:rsid w:val="00AA1C80"/>
    <w:rsid w:val="00AA1D00"/>
    <w:rsid w:val="00AA1D73"/>
    <w:rsid w:val="00AA24AC"/>
    <w:rsid w:val="00AA2597"/>
    <w:rsid w:val="00AA2970"/>
    <w:rsid w:val="00AA31EE"/>
    <w:rsid w:val="00AA3290"/>
    <w:rsid w:val="00AA3AF3"/>
    <w:rsid w:val="00AA3B49"/>
    <w:rsid w:val="00AA47F5"/>
    <w:rsid w:val="00AA4E53"/>
    <w:rsid w:val="00AA4E7D"/>
    <w:rsid w:val="00AA4F17"/>
    <w:rsid w:val="00AA5C49"/>
    <w:rsid w:val="00AA6459"/>
    <w:rsid w:val="00AA67DA"/>
    <w:rsid w:val="00AA726C"/>
    <w:rsid w:val="00AA7CAD"/>
    <w:rsid w:val="00AA7E48"/>
    <w:rsid w:val="00AB0D6D"/>
    <w:rsid w:val="00AB173D"/>
    <w:rsid w:val="00AB18C8"/>
    <w:rsid w:val="00AB1B48"/>
    <w:rsid w:val="00AB1DE8"/>
    <w:rsid w:val="00AB2073"/>
    <w:rsid w:val="00AB2439"/>
    <w:rsid w:val="00AB2973"/>
    <w:rsid w:val="00AB2B52"/>
    <w:rsid w:val="00AB2DD3"/>
    <w:rsid w:val="00AB3086"/>
    <w:rsid w:val="00AB31AA"/>
    <w:rsid w:val="00AB320B"/>
    <w:rsid w:val="00AB380B"/>
    <w:rsid w:val="00AB4598"/>
    <w:rsid w:val="00AB4724"/>
    <w:rsid w:val="00AB48D3"/>
    <w:rsid w:val="00AB4DBA"/>
    <w:rsid w:val="00AB53F0"/>
    <w:rsid w:val="00AB6AB1"/>
    <w:rsid w:val="00AB7E1F"/>
    <w:rsid w:val="00AC0275"/>
    <w:rsid w:val="00AC02AC"/>
    <w:rsid w:val="00AC06B6"/>
    <w:rsid w:val="00AC07D0"/>
    <w:rsid w:val="00AC0A05"/>
    <w:rsid w:val="00AC0A41"/>
    <w:rsid w:val="00AC1323"/>
    <w:rsid w:val="00AC1E4A"/>
    <w:rsid w:val="00AC205E"/>
    <w:rsid w:val="00AC208C"/>
    <w:rsid w:val="00AC2B7D"/>
    <w:rsid w:val="00AC3167"/>
    <w:rsid w:val="00AC331D"/>
    <w:rsid w:val="00AC371C"/>
    <w:rsid w:val="00AC3BE2"/>
    <w:rsid w:val="00AC3C18"/>
    <w:rsid w:val="00AC3C5B"/>
    <w:rsid w:val="00AC3CAE"/>
    <w:rsid w:val="00AC3D94"/>
    <w:rsid w:val="00AC3E25"/>
    <w:rsid w:val="00AC42AB"/>
    <w:rsid w:val="00AC4468"/>
    <w:rsid w:val="00AC4890"/>
    <w:rsid w:val="00AC4CE6"/>
    <w:rsid w:val="00AC526D"/>
    <w:rsid w:val="00AC57AB"/>
    <w:rsid w:val="00AC5AD1"/>
    <w:rsid w:val="00AC5EE7"/>
    <w:rsid w:val="00AC647D"/>
    <w:rsid w:val="00AC6554"/>
    <w:rsid w:val="00AC73C1"/>
    <w:rsid w:val="00AD08F2"/>
    <w:rsid w:val="00AD09EA"/>
    <w:rsid w:val="00AD0B0B"/>
    <w:rsid w:val="00AD0C29"/>
    <w:rsid w:val="00AD18A4"/>
    <w:rsid w:val="00AD2670"/>
    <w:rsid w:val="00AD41E4"/>
    <w:rsid w:val="00AD42E7"/>
    <w:rsid w:val="00AD5422"/>
    <w:rsid w:val="00AD55DD"/>
    <w:rsid w:val="00AD5880"/>
    <w:rsid w:val="00AD5AC4"/>
    <w:rsid w:val="00AD6691"/>
    <w:rsid w:val="00AD669D"/>
    <w:rsid w:val="00AD6D23"/>
    <w:rsid w:val="00AD7010"/>
    <w:rsid w:val="00AD711C"/>
    <w:rsid w:val="00AD7370"/>
    <w:rsid w:val="00AD76FB"/>
    <w:rsid w:val="00AD77BF"/>
    <w:rsid w:val="00AD7A1F"/>
    <w:rsid w:val="00AE0BCB"/>
    <w:rsid w:val="00AE1576"/>
    <w:rsid w:val="00AE1691"/>
    <w:rsid w:val="00AE2446"/>
    <w:rsid w:val="00AE3A1E"/>
    <w:rsid w:val="00AE3D41"/>
    <w:rsid w:val="00AE4710"/>
    <w:rsid w:val="00AE5651"/>
    <w:rsid w:val="00AE5AE8"/>
    <w:rsid w:val="00AE664B"/>
    <w:rsid w:val="00AE6841"/>
    <w:rsid w:val="00AE69BE"/>
    <w:rsid w:val="00AE7502"/>
    <w:rsid w:val="00AE7A4F"/>
    <w:rsid w:val="00AE7CF4"/>
    <w:rsid w:val="00AE7D11"/>
    <w:rsid w:val="00AF011E"/>
    <w:rsid w:val="00AF0D06"/>
    <w:rsid w:val="00AF1087"/>
    <w:rsid w:val="00AF17B1"/>
    <w:rsid w:val="00AF1C64"/>
    <w:rsid w:val="00AF1F2D"/>
    <w:rsid w:val="00AF293A"/>
    <w:rsid w:val="00AF3453"/>
    <w:rsid w:val="00AF3CF6"/>
    <w:rsid w:val="00AF4728"/>
    <w:rsid w:val="00AF4930"/>
    <w:rsid w:val="00AF4F7D"/>
    <w:rsid w:val="00AF54AE"/>
    <w:rsid w:val="00AF5A25"/>
    <w:rsid w:val="00AF6F70"/>
    <w:rsid w:val="00AF7095"/>
    <w:rsid w:val="00AF7F19"/>
    <w:rsid w:val="00B0086D"/>
    <w:rsid w:val="00B00DB5"/>
    <w:rsid w:val="00B01405"/>
    <w:rsid w:val="00B016EF"/>
    <w:rsid w:val="00B01939"/>
    <w:rsid w:val="00B020D5"/>
    <w:rsid w:val="00B021CE"/>
    <w:rsid w:val="00B02315"/>
    <w:rsid w:val="00B02C10"/>
    <w:rsid w:val="00B036DF"/>
    <w:rsid w:val="00B05152"/>
    <w:rsid w:val="00B051D2"/>
    <w:rsid w:val="00B05770"/>
    <w:rsid w:val="00B06491"/>
    <w:rsid w:val="00B06ABA"/>
    <w:rsid w:val="00B06EE5"/>
    <w:rsid w:val="00B078B2"/>
    <w:rsid w:val="00B07DFF"/>
    <w:rsid w:val="00B10422"/>
    <w:rsid w:val="00B1093E"/>
    <w:rsid w:val="00B10CAA"/>
    <w:rsid w:val="00B112D8"/>
    <w:rsid w:val="00B11A5D"/>
    <w:rsid w:val="00B11BDD"/>
    <w:rsid w:val="00B12C10"/>
    <w:rsid w:val="00B12DAF"/>
    <w:rsid w:val="00B13200"/>
    <w:rsid w:val="00B1320F"/>
    <w:rsid w:val="00B1343E"/>
    <w:rsid w:val="00B1356D"/>
    <w:rsid w:val="00B15449"/>
    <w:rsid w:val="00B15DD7"/>
    <w:rsid w:val="00B16023"/>
    <w:rsid w:val="00B166B5"/>
    <w:rsid w:val="00B16B42"/>
    <w:rsid w:val="00B173B9"/>
    <w:rsid w:val="00B176E5"/>
    <w:rsid w:val="00B17DCE"/>
    <w:rsid w:val="00B2046D"/>
    <w:rsid w:val="00B207FC"/>
    <w:rsid w:val="00B20D5C"/>
    <w:rsid w:val="00B21CA3"/>
    <w:rsid w:val="00B221A9"/>
    <w:rsid w:val="00B22570"/>
    <w:rsid w:val="00B22F5D"/>
    <w:rsid w:val="00B234A8"/>
    <w:rsid w:val="00B2384B"/>
    <w:rsid w:val="00B2421C"/>
    <w:rsid w:val="00B24964"/>
    <w:rsid w:val="00B24C86"/>
    <w:rsid w:val="00B2632B"/>
    <w:rsid w:val="00B26346"/>
    <w:rsid w:val="00B26402"/>
    <w:rsid w:val="00B2643E"/>
    <w:rsid w:val="00B26A63"/>
    <w:rsid w:val="00B270E8"/>
    <w:rsid w:val="00B300AD"/>
    <w:rsid w:val="00B3028F"/>
    <w:rsid w:val="00B30505"/>
    <w:rsid w:val="00B3079E"/>
    <w:rsid w:val="00B30D66"/>
    <w:rsid w:val="00B30FB8"/>
    <w:rsid w:val="00B31784"/>
    <w:rsid w:val="00B31D1B"/>
    <w:rsid w:val="00B337E5"/>
    <w:rsid w:val="00B33A1A"/>
    <w:rsid w:val="00B3442B"/>
    <w:rsid w:val="00B34654"/>
    <w:rsid w:val="00B346B3"/>
    <w:rsid w:val="00B34AFA"/>
    <w:rsid w:val="00B34BF7"/>
    <w:rsid w:val="00B35012"/>
    <w:rsid w:val="00B35093"/>
    <w:rsid w:val="00B358A9"/>
    <w:rsid w:val="00B36264"/>
    <w:rsid w:val="00B369DF"/>
    <w:rsid w:val="00B36C6E"/>
    <w:rsid w:val="00B37C37"/>
    <w:rsid w:val="00B37DF8"/>
    <w:rsid w:val="00B37F22"/>
    <w:rsid w:val="00B407D6"/>
    <w:rsid w:val="00B40EAA"/>
    <w:rsid w:val="00B41598"/>
    <w:rsid w:val="00B41772"/>
    <w:rsid w:val="00B418EC"/>
    <w:rsid w:val="00B41916"/>
    <w:rsid w:val="00B419D7"/>
    <w:rsid w:val="00B41BCD"/>
    <w:rsid w:val="00B41F46"/>
    <w:rsid w:val="00B431E8"/>
    <w:rsid w:val="00B438E9"/>
    <w:rsid w:val="00B4432A"/>
    <w:rsid w:val="00B4436C"/>
    <w:rsid w:val="00B44752"/>
    <w:rsid w:val="00B45159"/>
    <w:rsid w:val="00B455DE"/>
    <w:rsid w:val="00B4582C"/>
    <w:rsid w:val="00B45AD9"/>
    <w:rsid w:val="00B46AB9"/>
    <w:rsid w:val="00B479EA"/>
    <w:rsid w:val="00B500C4"/>
    <w:rsid w:val="00B50132"/>
    <w:rsid w:val="00B51053"/>
    <w:rsid w:val="00B5130E"/>
    <w:rsid w:val="00B514C2"/>
    <w:rsid w:val="00B51EB4"/>
    <w:rsid w:val="00B52151"/>
    <w:rsid w:val="00B5266C"/>
    <w:rsid w:val="00B52E3F"/>
    <w:rsid w:val="00B52F0B"/>
    <w:rsid w:val="00B53354"/>
    <w:rsid w:val="00B534E9"/>
    <w:rsid w:val="00B539AE"/>
    <w:rsid w:val="00B54084"/>
    <w:rsid w:val="00B54A71"/>
    <w:rsid w:val="00B55DAD"/>
    <w:rsid w:val="00B56184"/>
    <w:rsid w:val="00B5674A"/>
    <w:rsid w:val="00B57794"/>
    <w:rsid w:val="00B57B2B"/>
    <w:rsid w:val="00B57DA7"/>
    <w:rsid w:val="00B57E8D"/>
    <w:rsid w:val="00B60100"/>
    <w:rsid w:val="00B60CB1"/>
    <w:rsid w:val="00B60DEA"/>
    <w:rsid w:val="00B6105B"/>
    <w:rsid w:val="00B6169D"/>
    <w:rsid w:val="00B6207A"/>
    <w:rsid w:val="00B622B0"/>
    <w:rsid w:val="00B627BC"/>
    <w:rsid w:val="00B62869"/>
    <w:rsid w:val="00B62888"/>
    <w:rsid w:val="00B62DA8"/>
    <w:rsid w:val="00B63322"/>
    <w:rsid w:val="00B634C1"/>
    <w:rsid w:val="00B63AA3"/>
    <w:rsid w:val="00B640BC"/>
    <w:rsid w:val="00B64969"/>
    <w:rsid w:val="00B64C50"/>
    <w:rsid w:val="00B651F2"/>
    <w:rsid w:val="00B6525A"/>
    <w:rsid w:val="00B653A6"/>
    <w:rsid w:val="00B6568E"/>
    <w:rsid w:val="00B6591B"/>
    <w:rsid w:val="00B65CE0"/>
    <w:rsid w:val="00B65D27"/>
    <w:rsid w:val="00B663C6"/>
    <w:rsid w:val="00B671F3"/>
    <w:rsid w:val="00B67871"/>
    <w:rsid w:val="00B67EAB"/>
    <w:rsid w:val="00B706A5"/>
    <w:rsid w:val="00B70B01"/>
    <w:rsid w:val="00B70E0A"/>
    <w:rsid w:val="00B70EBD"/>
    <w:rsid w:val="00B71003"/>
    <w:rsid w:val="00B717F4"/>
    <w:rsid w:val="00B71FB2"/>
    <w:rsid w:val="00B73A3F"/>
    <w:rsid w:val="00B73BE4"/>
    <w:rsid w:val="00B73E88"/>
    <w:rsid w:val="00B74034"/>
    <w:rsid w:val="00B7410F"/>
    <w:rsid w:val="00B741C7"/>
    <w:rsid w:val="00B74646"/>
    <w:rsid w:val="00B74DC1"/>
    <w:rsid w:val="00B755EB"/>
    <w:rsid w:val="00B75BE9"/>
    <w:rsid w:val="00B75DE0"/>
    <w:rsid w:val="00B76C23"/>
    <w:rsid w:val="00B76EDD"/>
    <w:rsid w:val="00B7753D"/>
    <w:rsid w:val="00B7769A"/>
    <w:rsid w:val="00B77927"/>
    <w:rsid w:val="00B77C87"/>
    <w:rsid w:val="00B77CA5"/>
    <w:rsid w:val="00B77D86"/>
    <w:rsid w:val="00B80366"/>
    <w:rsid w:val="00B80998"/>
    <w:rsid w:val="00B80EE8"/>
    <w:rsid w:val="00B81298"/>
    <w:rsid w:val="00B82644"/>
    <w:rsid w:val="00B8289B"/>
    <w:rsid w:val="00B82EE9"/>
    <w:rsid w:val="00B82FD7"/>
    <w:rsid w:val="00B834AC"/>
    <w:rsid w:val="00B83BF5"/>
    <w:rsid w:val="00B83D24"/>
    <w:rsid w:val="00B83E97"/>
    <w:rsid w:val="00B83F39"/>
    <w:rsid w:val="00B84515"/>
    <w:rsid w:val="00B84B34"/>
    <w:rsid w:val="00B84DF9"/>
    <w:rsid w:val="00B84F8C"/>
    <w:rsid w:val="00B850F5"/>
    <w:rsid w:val="00B8564A"/>
    <w:rsid w:val="00B85828"/>
    <w:rsid w:val="00B85ADD"/>
    <w:rsid w:val="00B85D4A"/>
    <w:rsid w:val="00B86032"/>
    <w:rsid w:val="00B86218"/>
    <w:rsid w:val="00B863BE"/>
    <w:rsid w:val="00B8660E"/>
    <w:rsid w:val="00B86B34"/>
    <w:rsid w:val="00B874FB"/>
    <w:rsid w:val="00B87535"/>
    <w:rsid w:val="00B9015E"/>
    <w:rsid w:val="00B9017D"/>
    <w:rsid w:val="00B903E6"/>
    <w:rsid w:val="00B90545"/>
    <w:rsid w:val="00B9088E"/>
    <w:rsid w:val="00B90BDA"/>
    <w:rsid w:val="00B918BD"/>
    <w:rsid w:val="00B91C43"/>
    <w:rsid w:val="00B91FCD"/>
    <w:rsid w:val="00B924FB"/>
    <w:rsid w:val="00B92566"/>
    <w:rsid w:val="00B925B9"/>
    <w:rsid w:val="00B92780"/>
    <w:rsid w:val="00B9288E"/>
    <w:rsid w:val="00B92D9B"/>
    <w:rsid w:val="00B936E7"/>
    <w:rsid w:val="00B93924"/>
    <w:rsid w:val="00B93BA0"/>
    <w:rsid w:val="00B942D7"/>
    <w:rsid w:val="00B94A57"/>
    <w:rsid w:val="00B94AB1"/>
    <w:rsid w:val="00B94CEF"/>
    <w:rsid w:val="00B94E56"/>
    <w:rsid w:val="00B95089"/>
    <w:rsid w:val="00B95F2F"/>
    <w:rsid w:val="00B9631C"/>
    <w:rsid w:val="00B96B11"/>
    <w:rsid w:val="00BA03E6"/>
    <w:rsid w:val="00BA1AFE"/>
    <w:rsid w:val="00BA1C4C"/>
    <w:rsid w:val="00BA26E5"/>
    <w:rsid w:val="00BA29B1"/>
    <w:rsid w:val="00BA2CE9"/>
    <w:rsid w:val="00BA35CE"/>
    <w:rsid w:val="00BA3911"/>
    <w:rsid w:val="00BA3BF7"/>
    <w:rsid w:val="00BA439F"/>
    <w:rsid w:val="00BA5292"/>
    <w:rsid w:val="00BA5340"/>
    <w:rsid w:val="00BA56C3"/>
    <w:rsid w:val="00BA6433"/>
    <w:rsid w:val="00BA6803"/>
    <w:rsid w:val="00BA6C70"/>
    <w:rsid w:val="00BA6D7F"/>
    <w:rsid w:val="00BA6DBD"/>
    <w:rsid w:val="00BA6E8E"/>
    <w:rsid w:val="00BA7050"/>
    <w:rsid w:val="00BA7350"/>
    <w:rsid w:val="00BA74F0"/>
    <w:rsid w:val="00BB0158"/>
    <w:rsid w:val="00BB0269"/>
    <w:rsid w:val="00BB06A3"/>
    <w:rsid w:val="00BB0735"/>
    <w:rsid w:val="00BB0982"/>
    <w:rsid w:val="00BB0A27"/>
    <w:rsid w:val="00BB1097"/>
    <w:rsid w:val="00BB1550"/>
    <w:rsid w:val="00BB1572"/>
    <w:rsid w:val="00BB1B0D"/>
    <w:rsid w:val="00BB2525"/>
    <w:rsid w:val="00BB262F"/>
    <w:rsid w:val="00BB271E"/>
    <w:rsid w:val="00BB34E2"/>
    <w:rsid w:val="00BB406D"/>
    <w:rsid w:val="00BB4218"/>
    <w:rsid w:val="00BB43F7"/>
    <w:rsid w:val="00BB47A4"/>
    <w:rsid w:val="00BB4836"/>
    <w:rsid w:val="00BB4C3C"/>
    <w:rsid w:val="00BB50C6"/>
    <w:rsid w:val="00BB5548"/>
    <w:rsid w:val="00BB6069"/>
    <w:rsid w:val="00BB664D"/>
    <w:rsid w:val="00BB66FD"/>
    <w:rsid w:val="00BB6E5D"/>
    <w:rsid w:val="00BB797C"/>
    <w:rsid w:val="00BB7984"/>
    <w:rsid w:val="00BB7EFF"/>
    <w:rsid w:val="00BC04FC"/>
    <w:rsid w:val="00BC0561"/>
    <w:rsid w:val="00BC10EF"/>
    <w:rsid w:val="00BC1DCE"/>
    <w:rsid w:val="00BC1DEA"/>
    <w:rsid w:val="00BC20C0"/>
    <w:rsid w:val="00BC227B"/>
    <w:rsid w:val="00BC23EE"/>
    <w:rsid w:val="00BC268C"/>
    <w:rsid w:val="00BC2C62"/>
    <w:rsid w:val="00BC3235"/>
    <w:rsid w:val="00BC3456"/>
    <w:rsid w:val="00BC484C"/>
    <w:rsid w:val="00BC542A"/>
    <w:rsid w:val="00BC6121"/>
    <w:rsid w:val="00BC6272"/>
    <w:rsid w:val="00BC65EF"/>
    <w:rsid w:val="00BC6B57"/>
    <w:rsid w:val="00BC70BD"/>
    <w:rsid w:val="00BC70E6"/>
    <w:rsid w:val="00BC7473"/>
    <w:rsid w:val="00BC79D4"/>
    <w:rsid w:val="00BC7BA6"/>
    <w:rsid w:val="00BC7D95"/>
    <w:rsid w:val="00BD0161"/>
    <w:rsid w:val="00BD02C4"/>
    <w:rsid w:val="00BD04E4"/>
    <w:rsid w:val="00BD07F0"/>
    <w:rsid w:val="00BD0B54"/>
    <w:rsid w:val="00BD18EF"/>
    <w:rsid w:val="00BD1E8D"/>
    <w:rsid w:val="00BD220E"/>
    <w:rsid w:val="00BD2500"/>
    <w:rsid w:val="00BD2A77"/>
    <w:rsid w:val="00BD2E06"/>
    <w:rsid w:val="00BD363D"/>
    <w:rsid w:val="00BD3B93"/>
    <w:rsid w:val="00BD3C4D"/>
    <w:rsid w:val="00BD3FFB"/>
    <w:rsid w:val="00BD4291"/>
    <w:rsid w:val="00BD4AC4"/>
    <w:rsid w:val="00BD501C"/>
    <w:rsid w:val="00BD51D2"/>
    <w:rsid w:val="00BD52CA"/>
    <w:rsid w:val="00BD578A"/>
    <w:rsid w:val="00BD5E24"/>
    <w:rsid w:val="00BD5E53"/>
    <w:rsid w:val="00BD5EC5"/>
    <w:rsid w:val="00BD61A3"/>
    <w:rsid w:val="00BD6F00"/>
    <w:rsid w:val="00BD73F1"/>
    <w:rsid w:val="00BD7909"/>
    <w:rsid w:val="00BD79F2"/>
    <w:rsid w:val="00BD7A16"/>
    <w:rsid w:val="00BD7BC8"/>
    <w:rsid w:val="00BD7CAB"/>
    <w:rsid w:val="00BE008E"/>
    <w:rsid w:val="00BE092E"/>
    <w:rsid w:val="00BE11BE"/>
    <w:rsid w:val="00BE121A"/>
    <w:rsid w:val="00BE1500"/>
    <w:rsid w:val="00BE19FA"/>
    <w:rsid w:val="00BE210F"/>
    <w:rsid w:val="00BE263F"/>
    <w:rsid w:val="00BE2AD0"/>
    <w:rsid w:val="00BE3389"/>
    <w:rsid w:val="00BE3481"/>
    <w:rsid w:val="00BE4077"/>
    <w:rsid w:val="00BE4155"/>
    <w:rsid w:val="00BE47D9"/>
    <w:rsid w:val="00BE4805"/>
    <w:rsid w:val="00BE48A8"/>
    <w:rsid w:val="00BE4C05"/>
    <w:rsid w:val="00BE4C95"/>
    <w:rsid w:val="00BE56CC"/>
    <w:rsid w:val="00BE591B"/>
    <w:rsid w:val="00BE5947"/>
    <w:rsid w:val="00BE5F4F"/>
    <w:rsid w:val="00BE6652"/>
    <w:rsid w:val="00BE6D5F"/>
    <w:rsid w:val="00BE6D70"/>
    <w:rsid w:val="00BE76E3"/>
    <w:rsid w:val="00BF05FB"/>
    <w:rsid w:val="00BF0705"/>
    <w:rsid w:val="00BF0D74"/>
    <w:rsid w:val="00BF0FF4"/>
    <w:rsid w:val="00BF23E8"/>
    <w:rsid w:val="00BF28E3"/>
    <w:rsid w:val="00BF40CD"/>
    <w:rsid w:val="00BF44D8"/>
    <w:rsid w:val="00BF4CD8"/>
    <w:rsid w:val="00BF516A"/>
    <w:rsid w:val="00BF54E5"/>
    <w:rsid w:val="00BF5940"/>
    <w:rsid w:val="00BF59AD"/>
    <w:rsid w:val="00BF5E56"/>
    <w:rsid w:val="00BF6040"/>
    <w:rsid w:val="00BF6099"/>
    <w:rsid w:val="00BF6350"/>
    <w:rsid w:val="00BF67D2"/>
    <w:rsid w:val="00BF6A84"/>
    <w:rsid w:val="00BF6E9F"/>
    <w:rsid w:val="00BF70B3"/>
    <w:rsid w:val="00BF7846"/>
    <w:rsid w:val="00BF788E"/>
    <w:rsid w:val="00C00578"/>
    <w:rsid w:val="00C00E6D"/>
    <w:rsid w:val="00C01010"/>
    <w:rsid w:val="00C013BB"/>
    <w:rsid w:val="00C01741"/>
    <w:rsid w:val="00C01DF4"/>
    <w:rsid w:val="00C02C37"/>
    <w:rsid w:val="00C038B1"/>
    <w:rsid w:val="00C044FE"/>
    <w:rsid w:val="00C04724"/>
    <w:rsid w:val="00C04FEF"/>
    <w:rsid w:val="00C05408"/>
    <w:rsid w:val="00C0550D"/>
    <w:rsid w:val="00C06AD9"/>
    <w:rsid w:val="00C06E5C"/>
    <w:rsid w:val="00C06FD9"/>
    <w:rsid w:val="00C070D7"/>
    <w:rsid w:val="00C10786"/>
    <w:rsid w:val="00C108A8"/>
    <w:rsid w:val="00C11640"/>
    <w:rsid w:val="00C11715"/>
    <w:rsid w:val="00C1187F"/>
    <w:rsid w:val="00C13397"/>
    <w:rsid w:val="00C134AE"/>
    <w:rsid w:val="00C13C9D"/>
    <w:rsid w:val="00C13E45"/>
    <w:rsid w:val="00C14192"/>
    <w:rsid w:val="00C1451C"/>
    <w:rsid w:val="00C15533"/>
    <w:rsid w:val="00C165AE"/>
    <w:rsid w:val="00C16A1E"/>
    <w:rsid w:val="00C16CA4"/>
    <w:rsid w:val="00C17229"/>
    <w:rsid w:val="00C17354"/>
    <w:rsid w:val="00C175B5"/>
    <w:rsid w:val="00C17BE1"/>
    <w:rsid w:val="00C17D49"/>
    <w:rsid w:val="00C17FF4"/>
    <w:rsid w:val="00C20328"/>
    <w:rsid w:val="00C204B0"/>
    <w:rsid w:val="00C21ED8"/>
    <w:rsid w:val="00C22880"/>
    <w:rsid w:val="00C22967"/>
    <w:rsid w:val="00C23187"/>
    <w:rsid w:val="00C23B68"/>
    <w:rsid w:val="00C23CC2"/>
    <w:rsid w:val="00C23F1E"/>
    <w:rsid w:val="00C24746"/>
    <w:rsid w:val="00C247A7"/>
    <w:rsid w:val="00C24839"/>
    <w:rsid w:val="00C24ADD"/>
    <w:rsid w:val="00C254EE"/>
    <w:rsid w:val="00C2550C"/>
    <w:rsid w:val="00C256A2"/>
    <w:rsid w:val="00C259D9"/>
    <w:rsid w:val="00C260F4"/>
    <w:rsid w:val="00C2667B"/>
    <w:rsid w:val="00C26E4A"/>
    <w:rsid w:val="00C27135"/>
    <w:rsid w:val="00C277A0"/>
    <w:rsid w:val="00C30C1F"/>
    <w:rsid w:val="00C31AE6"/>
    <w:rsid w:val="00C32062"/>
    <w:rsid w:val="00C321B8"/>
    <w:rsid w:val="00C32243"/>
    <w:rsid w:val="00C33080"/>
    <w:rsid w:val="00C33095"/>
    <w:rsid w:val="00C33149"/>
    <w:rsid w:val="00C33A18"/>
    <w:rsid w:val="00C34524"/>
    <w:rsid w:val="00C3487C"/>
    <w:rsid w:val="00C34904"/>
    <w:rsid w:val="00C34B44"/>
    <w:rsid w:val="00C34C54"/>
    <w:rsid w:val="00C352BB"/>
    <w:rsid w:val="00C35451"/>
    <w:rsid w:val="00C35556"/>
    <w:rsid w:val="00C35AD5"/>
    <w:rsid w:val="00C35F5E"/>
    <w:rsid w:val="00C3658F"/>
    <w:rsid w:val="00C36AD0"/>
    <w:rsid w:val="00C3703C"/>
    <w:rsid w:val="00C3747A"/>
    <w:rsid w:val="00C374D4"/>
    <w:rsid w:val="00C409DE"/>
    <w:rsid w:val="00C40A96"/>
    <w:rsid w:val="00C40F2C"/>
    <w:rsid w:val="00C41420"/>
    <w:rsid w:val="00C41645"/>
    <w:rsid w:val="00C421F0"/>
    <w:rsid w:val="00C422E9"/>
    <w:rsid w:val="00C42AAB"/>
    <w:rsid w:val="00C42BEC"/>
    <w:rsid w:val="00C42E57"/>
    <w:rsid w:val="00C43162"/>
    <w:rsid w:val="00C43182"/>
    <w:rsid w:val="00C438EB"/>
    <w:rsid w:val="00C4417A"/>
    <w:rsid w:val="00C4418D"/>
    <w:rsid w:val="00C447CA"/>
    <w:rsid w:val="00C45335"/>
    <w:rsid w:val="00C456B8"/>
    <w:rsid w:val="00C45957"/>
    <w:rsid w:val="00C45F28"/>
    <w:rsid w:val="00C45F4D"/>
    <w:rsid w:val="00C46403"/>
    <w:rsid w:val="00C466EE"/>
    <w:rsid w:val="00C4713C"/>
    <w:rsid w:val="00C472CC"/>
    <w:rsid w:val="00C479BF"/>
    <w:rsid w:val="00C47A74"/>
    <w:rsid w:val="00C47DBE"/>
    <w:rsid w:val="00C5027B"/>
    <w:rsid w:val="00C507BD"/>
    <w:rsid w:val="00C509A0"/>
    <w:rsid w:val="00C50A41"/>
    <w:rsid w:val="00C51593"/>
    <w:rsid w:val="00C5183B"/>
    <w:rsid w:val="00C51895"/>
    <w:rsid w:val="00C51938"/>
    <w:rsid w:val="00C51DBC"/>
    <w:rsid w:val="00C520FF"/>
    <w:rsid w:val="00C5241D"/>
    <w:rsid w:val="00C5284C"/>
    <w:rsid w:val="00C5291B"/>
    <w:rsid w:val="00C52B4E"/>
    <w:rsid w:val="00C52F1D"/>
    <w:rsid w:val="00C53EF5"/>
    <w:rsid w:val="00C5458E"/>
    <w:rsid w:val="00C545EC"/>
    <w:rsid w:val="00C54C0B"/>
    <w:rsid w:val="00C553C9"/>
    <w:rsid w:val="00C56D4D"/>
    <w:rsid w:val="00C5727E"/>
    <w:rsid w:val="00C57451"/>
    <w:rsid w:val="00C577F1"/>
    <w:rsid w:val="00C57881"/>
    <w:rsid w:val="00C57A71"/>
    <w:rsid w:val="00C57BC1"/>
    <w:rsid w:val="00C57CC1"/>
    <w:rsid w:val="00C57D40"/>
    <w:rsid w:val="00C6004B"/>
    <w:rsid w:val="00C6033E"/>
    <w:rsid w:val="00C603A3"/>
    <w:rsid w:val="00C60671"/>
    <w:rsid w:val="00C60CB8"/>
    <w:rsid w:val="00C61ED6"/>
    <w:rsid w:val="00C61FA0"/>
    <w:rsid w:val="00C62037"/>
    <w:rsid w:val="00C62743"/>
    <w:rsid w:val="00C62749"/>
    <w:rsid w:val="00C629F9"/>
    <w:rsid w:val="00C63029"/>
    <w:rsid w:val="00C639D4"/>
    <w:rsid w:val="00C63AD1"/>
    <w:rsid w:val="00C6442C"/>
    <w:rsid w:val="00C6443C"/>
    <w:rsid w:val="00C64949"/>
    <w:rsid w:val="00C651E1"/>
    <w:rsid w:val="00C65F31"/>
    <w:rsid w:val="00C6639E"/>
    <w:rsid w:val="00C663EB"/>
    <w:rsid w:val="00C67299"/>
    <w:rsid w:val="00C678D6"/>
    <w:rsid w:val="00C678FC"/>
    <w:rsid w:val="00C67A4C"/>
    <w:rsid w:val="00C67E48"/>
    <w:rsid w:val="00C70230"/>
    <w:rsid w:val="00C7039A"/>
    <w:rsid w:val="00C70DCB"/>
    <w:rsid w:val="00C70E7B"/>
    <w:rsid w:val="00C729E4"/>
    <w:rsid w:val="00C72A7D"/>
    <w:rsid w:val="00C73ED9"/>
    <w:rsid w:val="00C740CC"/>
    <w:rsid w:val="00C74753"/>
    <w:rsid w:val="00C74B03"/>
    <w:rsid w:val="00C75244"/>
    <w:rsid w:val="00C753D3"/>
    <w:rsid w:val="00C759FA"/>
    <w:rsid w:val="00C75FDF"/>
    <w:rsid w:val="00C763B3"/>
    <w:rsid w:val="00C76576"/>
    <w:rsid w:val="00C76779"/>
    <w:rsid w:val="00C76789"/>
    <w:rsid w:val="00C768BD"/>
    <w:rsid w:val="00C76D19"/>
    <w:rsid w:val="00C770F9"/>
    <w:rsid w:val="00C776D6"/>
    <w:rsid w:val="00C7789B"/>
    <w:rsid w:val="00C804C4"/>
    <w:rsid w:val="00C80B4A"/>
    <w:rsid w:val="00C80FBF"/>
    <w:rsid w:val="00C8168F"/>
    <w:rsid w:val="00C8217C"/>
    <w:rsid w:val="00C823BC"/>
    <w:rsid w:val="00C824AA"/>
    <w:rsid w:val="00C82615"/>
    <w:rsid w:val="00C82CE5"/>
    <w:rsid w:val="00C837DB"/>
    <w:rsid w:val="00C83F57"/>
    <w:rsid w:val="00C846F2"/>
    <w:rsid w:val="00C8494D"/>
    <w:rsid w:val="00C84950"/>
    <w:rsid w:val="00C850E6"/>
    <w:rsid w:val="00C85C2D"/>
    <w:rsid w:val="00C85FF2"/>
    <w:rsid w:val="00C864AD"/>
    <w:rsid w:val="00C8674F"/>
    <w:rsid w:val="00C87535"/>
    <w:rsid w:val="00C87C7B"/>
    <w:rsid w:val="00C87DD3"/>
    <w:rsid w:val="00C900A5"/>
    <w:rsid w:val="00C90319"/>
    <w:rsid w:val="00C90FC5"/>
    <w:rsid w:val="00C91562"/>
    <w:rsid w:val="00C915CF"/>
    <w:rsid w:val="00C9187C"/>
    <w:rsid w:val="00C9202A"/>
    <w:rsid w:val="00C92CB2"/>
    <w:rsid w:val="00C94285"/>
    <w:rsid w:val="00C94408"/>
    <w:rsid w:val="00C95B83"/>
    <w:rsid w:val="00C95C36"/>
    <w:rsid w:val="00C96A2C"/>
    <w:rsid w:val="00C96A75"/>
    <w:rsid w:val="00C976E2"/>
    <w:rsid w:val="00C979E9"/>
    <w:rsid w:val="00C97A85"/>
    <w:rsid w:val="00CA0204"/>
    <w:rsid w:val="00CA089D"/>
    <w:rsid w:val="00CA0B70"/>
    <w:rsid w:val="00CA0D94"/>
    <w:rsid w:val="00CA1224"/>
    <w:rsid w:val="00CA1300"/>
    <w:rsid w:val="00CA1BF6"/>
    <w:rsid w:val="00CA1EBD"/>
    <w:rsid w:val="00CA2064"/>
    <w:rsid w:val="00CA29C5"/>
    <w:rsid w:val="00CA30B3"/>
    <w:rsid w:val="00CA34E0"/>
    <w:rsid w:val="00CA3752"/>
    <w:rsid w:val="00CA3D49"/>
    <w:rsid w:val="00CA3DE8"/>
    <w:rsid w:val="00CA3EE6"/>
    <w:rsid w:val="00CA47C9"/>
    <w:rsid w:val="00CA47CB"/>
    <w:rsid w:val="00CA4EC4"/>
    <w:rsid w:val="00CA5227"/>
    <w:rsid w:val="00CA52E3"/>
    <w:rsid w:val="00CA58F1"/>
    <w:rsid w:val="00CA5918"/>
    <w:rsid w:val="00CA673F"/>
    <w:rsid w:val="00CA73D4"/>
    <w:rsid w:val="00CB086D"/>
    <w:rsid w:val="00CB097B"/>
    <w:rsid w:val="00CB0A1D"/>
    <w:rsid w:val="00CB12D1"/>
    <w:rsid w:val="00CB236B"/>
    <w:rsid w:val="00CB2D69"/>
    <w:rsid w:val="00CB334C"/>
    <w:rsid w:val="00CB375D"/>
    <w:rsid w:val="00CB382A"/>
    <w:rsid w:val="00CB4082"/>
    <w:rsid w:val="00CB41FC"/>
    <w:rsid w:val="00CB4277"/>
    <w:rsid w:val="00CB5558"/>
    <w:rsid w:val="00CB5859"/>
    <w:rsid w:val="00CB666F"/>
    <w:rsid w:val="00CB6711"/>
    <w:rsid w:val="00CB7987"/>
    <w:rsid w:val="00CB7CA3"/>
    <w:rsid w:val="00CC0724"/>
    <w:rsid w:val="00CC0949"/>
    <w:rsid w:val="00CC0DB0"/>
    <w:rsid w:val="00CC0EF8"/>
    <w:rsid w:val="00CC1103"/>
    <w:rsid w:val="00CC1AB0"/>
    <w:rsid w:val="00CC2864"/>
    <w:rsid w:val="00CC2DCA"/>
    <w:rsid w:val="00CC35B2"/>
    <w:rsid w:val="00CC3B49"/>
    <w:rsid w:val="00CC3DF3"/>
    <w:rsid w:val="00CC48F5"/>
    <w:rsid w:val="00CC4F7B"/>
    <w:rsid w:val="00CC5190"/>
    <w:rsid w:val="00CC5673"/>
    <w:rsid w:val="00CC5B5D"/>
    <w:rsid w:val="00CC5D06"/>
    <w:rsid w:val="00CC660C"/>
    <w:rsid w:val="00CC66AC"/>
    <w:rsid w:val="00CC671A"/>
    <w:rsid w:val="00CC761D"/>
    <w:rsid w:val="00CD098C"/>
    <w:rsid w:val="00CD0D26"/>
    <w:rsid w:val="00CD1368"/>
    <w:rsid w:val="00CD1428"/>
    <w:rsid w:val="00CD15C3"/>
    <w:rsid w:val="00CD2052"/>
    <w:rsid w:val="00CD2137"/>
    <w:rsid w:val="00CD2E25"/>
    <w:rsid w:val="00CD35C1"/>
    <w:rsid w:val="00CD3689"/>
    <w:rsid w:val="00CD3B0A"/>
    <w:rsid w:val="00CD3C0B"/>
    <w:rsid w:val="00CD3C49"/>
    <w:rsid w:val="00CD4286"/>
    <w:rsid w:val="00CD4895"/>
    <w:rsid w:val="00CD5055"/>
    <w:rsid w:val="00CD50B3"/>
    <w:rsid w:val="00CD59DF"/>
    <w:rsid w:val="00CD5B1F"/>
    <w:rsid w:val="00CD5CA2"/>
    <w:rsid w:val="00CD6B88"/>
    <w:rsid w:val="00CD7171"/>
    <w:rsid w:val="00CD722D"/>
    <w:rsid w:val="00CD7887"/>
    <w:rsid w:val="00CD7950"/>
    <w:rsid w:val="00CE0864"/>
    <w:rsid w:val="00CE0BAB"/>
    <w:rsid w:val="00CE12C8"/>
    <w:rsid w:val="00CE1523"/>
    <w:rsid w:val="00CE26EB"/>
    <w:rsid w:val="00CE2960"/>
    <w:rsid w:val="00CE2AC1"/>
    <w:rsid w:val="00CE2EA9"/>
    <w:rsid w:val="00CE2FD7"/>
    <w:rsid w:val="00CE3662"/>
    <w:rsid w:val="00CE3E4E"/>
    <w:rsid w:val="00CE4AC3"/>
    <w:rsid w:val="00CE4E82"/>
    <w:rsid w:val="00CE4F1F"/>
    <w:rsid w:val="00CE51D2"/>
    <w:rsid w:val="00CE60BF"/>
    <w:rsid w:val="00CE63E6"/>
    <w:rsid w:val="00CE65DA"/>
    <w:rsid w:val="00CE6CB5"/>
    <w:rsid w:val="00CE6F5C"/>
    <w:rsid w:val="00CE7B39"/>
    <w:rsid w:val="00CE7DDB"/>
    <w:rsid w:val="00CF0071"/>
    <w:rsid w:val="00CF05C5"/>
    <w:rsid w:val="00CF0B91"/>
    <w:rsid w:val="00CF0C87"/>
    <w:rsid w:val="00CF1478"/>
    <w:rsid w:val="00CF18B2"/>
    <w:rsid w:val="00CF1B4F"/>
    <w:rsid w:val="00CF2014"/>
    <w:rsid w:val="00CF245F"/>
    <w:rsid w:val="00CF2E0B"/>
    <w:rsid w:val="00CF393B"/>
    <w:rsid w:val="00CF3B0A"/>
    <w:rsid w:val="00CF4061"/>
    <w:rsid w:val="00CF46A6"/>
    <w:rsid w:val="00CF4F3F"/>
    <w:rsid w:val="00CF525F"/>
    <w:rsid w:val="00CF56D7"/>
    <w:rsid w:val="00CF5833"/>
    <w:rsid w:val="00CF5CD8"/>
    <w:rsid w:val="00CF6103"/>
    <w:rsid w:val="00CF617C"/>
    <w:rsid w:val="00CF630B"/>
    <w:rsid w:val="00CF64EB"/>
    <w:rsid w:val="00CF6905"/>
    <w:rsid w:val="00CF6D12"/>
    <w:rsid w:val="00CF7590"/>
    <w:rsid w:val="00CF76D3"/>
    <w:rsid w:val="00CF7AC1"/>
    <w:rsid w:val="00CF7B9C"/>
    <w:rsid w:val="00CF7EE1"/>
    <w:rsid w:val="00D00213"/>
    <w:rsid w:val="00D003E3"/>
    <w:rsid w:val="00D00D3C"/>
    <w:rsid w:val="00D00FD7"/>
    <w:rsid w:val="00D01330"/>
    <w:rsid w:val="00D01578"/>
    <w:rsid w:val="00D01615"/>
    <w:rsid w:val="00D019DD"/>
    <w:rsid w:val="00D020F8"/>
    <w:rsid w:val="00D02712"/>
    <w:rsid w:val="00D02728"/>
    <w:rsid w:val="00D027DC"/>
    <w:rsid w:val="00D03964"/>
    <w:rsid w:val="00D03EF3"/>
    <w:rsid w:val="00D042C6"/>
    <w:rsid w:val="00D04DCA"/>
    <w:rsid w:val="00D04EAE"/>
    <w:rsid w:val="00D04F99"/>
    <w:rsid w:val="00D07CAA"/>
    <w:rsid w:val="00D1040A"/>
    <w:rsid w:val="00D1078D"/>
    <w:rsid w:val="00D10805"/>
    <w:rsid w:val="00D1109D"/>
    <w:rsid w:val="00D11C12"/>
    <w:rsid w:val="00D12725"/>
    <w:rsid w:val="00D133AD"/>
    <w:rsid w:val="00D1357C"/>
    <w:rsid w:val="00D1361B"/>
    <w:rsid w:val="00D139F5"/>
    <w:rsid w:val="00D14500"/>
    <w:rsid w:val="00D14756"/>
    <w:rsid w:val="00D149DC"/>
    <w:rsid w:val="00D14B93"/>
    <w:rsid w:val="00D14BEF"/>
    <w:rsid w:val="00D14CB7"/>
    <w:rsid w:val="00D14FC0"/>
    <w:rsid w:val="00D16545"/>
    <w:rsid w:val="00D16FE3"/>
    <w:rsid w:val="00D1703D"/>
    <w:rsid w:val="00D1707D"/>
    <w:rsid w:val="00D174AD"/>
    <w:rsid w:val="00D20366"/>
    <w:rsid w:val="00D20AD8"/>
    <w:rsid w:val="00D20AF6"/>
    <w:rsid w:val="00D20C04"/>
    <w:rsid w:val="00D221D5"/>
    <w:rsid w:val="00D223D9"/>
    <w:rsid w:val="00D22469"/>
    <w:rsid w:val="00D2285D"/>
    <w:rsid w:val="00D22B36"/>
    <w:rsid w:val="00D22D81"/>
    <w:rsid w:val="00D236A2"/>
    <w:rsid w:val="00D23AB7"/>
    <w:rsid w:val="00D23C28"/>
    <w:rsid w:val="00D23F09"/>
    <w:rsid w:val="00D240F2"/>
    <w:rsid w:val="00D24807"/>
    <w:rsid w:val="00D24885"/>
    <w:rsid w:val="00D25406"/>
    <w:rsid w:val="00D25B30"/>
    <w:rsid w:val="00D2655B"/>
    <w:rsid w:val="00D26788"/>
    <w:rsid w:val="00D27229"/>
    <w:rsid w:val="00D27BE7"/>
    <w:rsid w:val="00D27E0C"/>
    <w:rsid w:val="00D30320"/>
    <w:rsid w:val="00D30712"/>
    <w:rsid w:val="00D30E02"/>
    <w:rsid w:val="00D31FCA"/>
    <w:rsid w:val="00D32B56"/>
    <w:rsid w:val="00D33033"/>
    <w:rsid w:val="00D33231"/>
    <w:rsid w:val="00D33570"/>
    <w:rsid w:val="00D33D98"/>
    <w:rsid w:val="00D34437"/>
    <w:rsid w:val="00D37175"/>
    <w:rsid w:val="00D37432"/>
    <w:rsid w:val="00D374F1"/>
    <w:rsid w:val="00D3792F"/>
    <w:rsid w:val="00D4121A"/>
    <w:rsid w:val="00D417D7"/>
    <w:rsid w:val="00D41856"/>
    <w:rsid w:val="00D41C32"/>
    <w:rsid w:val="00D41E70"/>
    <w:rsid w:val="00D42284"/>
    <w:rsid w:val="00D42697"/>
    <w:rsid w:val="00D42C0E"/>
    <w:rsid w:val="00D42C1E"/>
    <w:rsid w:val="00D43107"/>
    <w:rsid w:val="00D434D6"/>
    <w:rsid w:val="00D43ACE"/>
    <w:rsid w:val="00D43E1C"/>
    <w:rsid w:val="00D4461E"/>
    <w:rsid w:val="00D4489A"/>
    <w:rsid w:val="00D44F13"/>
    <w:rsid w:val="00D453B2"/>
    <w:rsid w:val="00D457B4"/>
    <w:rsid w:val="00D45F49"/>
    <w:rsid w:val="00D46F42"/>
    <w:rsid w:val="00D4777F"/>
    <w:rsid w:val="00D477D5"/>
    <w:rsid w:val="00D478DE"/>
    <w:rsid w:val="00D47B0C"/>
    <w:rsid w:val="00D47DE0"/>
    <w:rsid w:val="00D501C6"/>
    <w:rsid w:val="00D50679"/>
    <w:rsid w:val="00D50C8B"/>
    <w:rsid w:val="00D5139F"/>
    <w:rsid w:val="00D51F28"/>
    <w:rsid w:val="00D5247E"/>
    <w:rsid w:val="00D527BF"/>
    <w:rsid w:val="00D528A5"/>
    <w:rsid w:val="00D5308E"/>
    <w:rsid w:val="00D53110"/>
    <w:rsid w:val="00D53159"/>
    <w:rsid w:val="00D54327"/>
    <w:rsid w:val="00D54527"/>
    <w:rsid w:val="00D54B93"/>
    <w:rsid w:val="00D54DFB"/>
    <w:rsid w:val="00D54E18"/>
    <w:rsid w:val="00D5527B"/>
    <w:rsid w:val="00D554A9"/>
    <w:rsid w:val="00D5566C"/>
    <w:rsid w:val="00D5628A"/>
    <w:rsid w:val="00D562BD"/>
    <w:rsid w:val="00D57EBD"/>
    <w:rsid w:val="00D57FDA"/>
    <w:rsid w:val="00D6002E"/>
    <w:rsid w:val="00D60343"/>
    <w:rsid w:val="00D60FB1"/>
    <w:rsid w:val="00D61012"/>
    <w:rsid w:val="00D6110C"/>
    <w:rsid w:val="00D614EC"/>
    <w:rsid w:val="00D617BE"/>
    <w:rsid w:val="00D622DF"/>
    <w:rsid w:val="00D62FC0"/>
    <w:rsid w:val="00D64D22"/>
    <w:rsid w:val="00D650E8"/>
    <w:rsid w:val="00D65795"/>
    <w:rsid w:val="00D657A6"/>
    <w:rsid w:val="00D65A70"/>
    <w:rsid w:val="00D6614C"/>
    <w:rsid w:val="00D67710"/>
    <w:rsid w:val="00D67795"/>
    <w:rsid w:val="00D67973"/>
    <w:rsid w:val="00D70062"/>
    <w:rsid w:val="00D700D2"/>
    <w:rsid w:val="00D706FC"/>
    <w:rsid w:val="00D70C68"/>
    <w:rsid w:val="00D71967"/>
    <w:rsid w:val="00D71B3D"/>
    <w:rsid w:val="00D71D0C"/>
    <w:rsid w:val="00D72087"/>
    <w:rsid w:val="00D72B40"/>
    <w:rsid w:val="00D73C9F"/>
    <w:rsid w:val="00D75769"/>
    <w:rsid w:val="00D75805"/>
    <w:rsid w:val="00D75C31"/>
    <w:rsid w:val="00D75D55"/>
    <w:rsid w:val="00D75EDF"/>
    <w:rsid w:val="00D75F7C"/>
    <w:rsid w:val="00D76206"/>
    <w:rsid w:val="00D764E5"/>
    <w:rsid w:val="00D7663A"/>
    <w:rsid w:val="00D76C31"/>
    <w:rsid w:val="00D76E39"/>
    <w:rsid w:val="00D76FA6"/>
    <w:rsid w:val="00D7727D"/>
    <w:rsid w:val="00D77CE1"/>
    <w:rsid w:val="00D8032B"/>
    <w:rsid w:val="00D81E99"/>
    <w:rsid w:val="00D820FC"/>
    <w:rsid w:val="00D82743"/>
    <w:rsid w:val="00D82945"/>
    <w:rsid w:val="00D82BC1"/>
    <w:rsid w:val="00D82C53"/>
    <w:rsid w:val="00D82FA9"/>
    <w:rsid w:val="00D82FEC"/>
    <w:rsid w:val="00D83091"/>
    <w:rsid w:val="00D833B9"/>
    <w:rsid w:val="00D83631"/>
    <w:rsid w:val="00D84482"/>
    <w:rsid w:val="00D85288"/>
    <w:rsid w:val="00D852D1"/>
    <w:rsid w:val="00D85C57"/>
    <w:rsid w:val="00D86683"/>
    <w:rsid w:val="00D86699"/>
    <w:rsid w:val="00D8724E"/>
    <w:rsid w:val="00D9071F"/>
    <w:rsid w:val="00D90E27"/>
    <w:rsid w:val="00D90F80"/>
    <w:rsid w:val="00D91027"/>
    <w:rsid w:val="00D91804"/>
    <w:rsid w:val="00D91958"/>
    <w:rsid w:val="00D926BF"/>
    <w:rsid w:val="00D92A75"/>
    <w:rsid w:val="00D93029"/>
    <w:rsid w:val="00D93596"/>
    <w:rsid w:val="00D9379A"/>
    <w:rsid w:val="00D93B6C"/>
    <w:rsid w:val="00D93E6E"/>
    <w:rsid w:val="00D94745"/>
    <w:rsid w:val="00D94FF2"/>
    <w:rsid w:val="00D95496"/>
    <w:rsid w:val="00D958B7"/>
    <w:rsid w:val="00D95D34"/>
    <w:rsid w:val="00D9626F"/>
    <w:rsid w:val="00D971FA"/>
    <w:rsid w:val="00D973D2"/>
    <w:rsid w:val="00D974A3"/>
    <w:rsid w:val="00D97B24"/>
    <w:rsid w:val="00DA0342"/>
    <w:rsid w:val="00DA03E7"/>
    <w:rsid w:val="00DA08F3"/>
    <w:rsid w:val="00DA2488"/>
    <w:rsid w:val="00DA2DA6"/>
    <w:rsid w:val="00DA3294"/>
    <w:rsid w:val="00DA3DDE"/>
    <w:rsid w:val="00DA3E0B"/>
    <w:rsid w:val="00DA3EF8"/>
    <w:rsid w:val="00DA417D"/>
    <w:rsid w:val="00DA4299"/>
    <w:rsid w:val="00DA4A52"/>
    <w:rsid w:val="00DA4FEE"/>
    <w:rsid w:val="00DA58B2"/>
    <w:rsid w:val="00DA5A6B"/>
    <w:rsid w:val="00DA6AC6"/>
    <w:rsid w:val="00DA6C95"/>
    <w:rsid w:val="00DA6E9E"/>
    <w:rsid w:val="00DA7845"/>
    <w:rsid w:val="00DB0126"/>
    <w:rsid w:val="00DB06C0"/>
    <w:rsid w:val="00DB0AFE"/>
    <w:rsid w:val="00DB103E"/>
    <w:rsid w:val="00DB1701"/>
    <w:rsid w:val="00DB1CF2"/>
    <w:rsid w:val="00DB23C6"/>
    <w:rsid w:val="00DB2C35"/>
    <w:rsid w:val="00DB2EE1"/>
    <w:rsid w:val="00DB33B9"/>
    <w:rsid w:val="00DB3583"/>
    <w:rsid w:val="00DB41BA"/>
    <w:rsid w:val="00DB43A7"/>
    <w:rsid w:val="00DB4A72"/>
    <w:rsid w:val="00DB4AD2"/>
    <w:rsid w:val="00DB601D"/>
    <w:rsid w:val="00DB61B5"/>
    <w:rsid w:val="00DB61CF"/>
    <w:rsid w:val="00DB6235"/>
    <w:rsid w:val="00DB68E0"/>
    <w:rsid w:val="00DB7B53"/>
    <w:rsid w:val="00DC018C"/>
    <w:rsid w:val="00DC0478"/>
    <w:rsid w:val="00DC0E69"/>
    <w:rsid w:val="00DC1E79"/>
    <w:rsid w:val="00DC26CC"/>
    <w:rsid w:val="00DC2EF8"/>
    <w:rsid w:val="00DC3A9D"/>
    <w:rsid w:val="00DC3FB1"/>
    <w:rsid w:val="00DC4052"/>
    <w:rsid w:val="00DC4AF4"/>
    <w:rsid w:val="00DC4C6F"/>
    <w:rsid w:val="00DC4DCE"/>
    <w:rsid w:val="00DC52FA"/>
    <w:rsid w:val="00DC532E"/>
    <w:rsid w:val="00DC5520"/>
    <w:rsid w:val="00DC5651"/>
    <w:rsid w:val="00DC56C1"/>
    <w:rsid w:val="00DC5709"/>
    <w:rsid w:val="00DC5A9E"/>
    <w:rsid w:val="00DC5C81"/>
    <w:rsid w:val="00DC5E32"/>
    <w:rsid w:val="00DC6033"/>
    <w:rsid w:val="00DC625E"/>
    <w:rsid w:val="00DC6C5D"/>
    <w:rsid w:val="00DC6C6E"/>
    <w:rsid w:val="00DC6F91"/>
    <w:rsid w:val="00DC70A1"/>
    <w:rsid w:val="00DC71EF"/>
    <w:rsid w:val="00DC76F3"/>
    <w:rsid w:val="00DD08F6"/>
    <w:rsid w:val="00DD1163"/>
    <w:rsid w:val="00DD1447"/>
    <w:rsid w:val="00DD2599"/>
    <w:rsid w:val="00DD2FB6"/>
    <w:rsid w:val="00DD34D2"/>
    <w:rsid w:val="00DD4808"/>
    <w:rsid w:val="00DD51AF"/>
    <w:rsid w:val="00DD52A5"/>
    <w:rsid w:val="00DD586E"/>
    <w:rsid w:val="00DD5E08"/>
    <w:rsid w:val="00DD61F0"/>
    <w:rsid w:val="00DD63C3"/>
    <w:rsid w:val="00DD6506"/>
    <w:rsid w:val="00DD6DF5"/>
    <w:rsid w:val="00DD73DF"/>
    <w:rsid w:val="00DD78D3"/>
    <w:rsid w:val="00DD79B2"/>
    <w:rsid w:val="00DD7C33"/>
    <w:rsid w:val="00DD7D18"/>
    <w:rsid w:val="00DD7ED8"/>
    <w:rsid w:val="00DE062D"/>
    <w:rsid w:val="00DE0C39"/>
    <w:rsid w:val="00DE30AE"/>
    <w:rsid w:val="00DE3CC6"/>
    <w:rsid w:val="00DE3D7F"/>
    <w:rsid w:val="00DE432C"/>
    <w:rsid w:val="00DE481E"/>
    <w:rsid w:val="00DE4C5C"/>
    <w:rsid w:val="00DE535B"/>
    <w:rsid w:val="00DE5560"/>
    <w:rsid w:val="00DE6038"/>
    <w:rsid w:val="00DE626C"/>
    <w:rsid w:val="00DE62FB"/>
    <w:rsid w:val="00DE66BB"/>
    <w:rsid w:val="00DE6E29"/>
    <w:rsid w:val="00DE7897"/>
    <w:rsid w:val="00DE79FB"/>
    <w:rsid w:val="00DE7E30"/>
    <w:rsid w:val="00DE7E52"/>
    <w:rsid w:val="00DF072E"/>
    <w:rsid w:val="00DF0881"/>
    <w:rsid w:val="00DF23CF"/>
    <w:rsid w:val="00DF2A79"/>
    <w:rsid w:val="00DF2C7F"/>
    <w:rsid w:val="00DF2CBC"/>
    <w:rsid w:val="00DF2DC2"/>
    <w:rsid w:val="00DF32C9"/>
    <w:rsid w:val="00DF3323"/>
    <w:rsid w:val="00DF337C"/>
    <w:rsid w:val="00DF3C52"/>
    <w:rsid w:val="00DF3D2E"/>
    <w:rsid w:val="00DF49E6"/>
    <w:rsid w:val="00DF5739"/>
    <w:rsid w:val="00DF5F18"/>
    <w:rsid w:val="00DF6892"/>
    <w:rsid w:val="00DF7284"/>
    <w:rsid w:val="00DF7428"/>
    <w:rsid w:val="00DF77DE"/>
    <w:rsid w:val="00DF7937"/>
    <w:rsid w:val="00DF7D64"/>
    <w:rsid w:val="00E004C0"/>
    <w:rsid w:val="00E00564"/>
    <w:rsid w:val="00E0100D"/>
    <w:rsid w:val="00E01070"/>
    <w:rsid w:val="00E013F3"/>
    <w:rsid w:val="00E0160C"/>
    <w:rsid w:val="00E01F1A"/>
    <w:rsid w:val="00E02337"/>
    <w:rsid w:val="00E027DC"/>
    <w:rsid w:val="00E02A75"/>
    <w:rsid w:val="00E03338"/>
    <w:rsid w:val="00E03423"/>
    <w:rsid w:val="00E04374"/>
    <w:rsid w:val="00E04734"/>
    <w:rsid w:val="00E04DD2"/>
    <w:rsid w:val="00E04EA4"/>
    <w:rsid w:val="00E05026"/>
    <w:rsid w:val="00E058E2"/>
    <w:rsid w:val="00E05C4D"/>
    <w:rsid w:val="00E05DAD"/>
    <w:rsid w:val="00E072D4"/>
    <w:rsid w:val="00E07635"/>
    <w:rsid w:val="00E07A6E"/>
    <w:rsid w:val="00E10FB9"/>
    <w:rsid w:val="00E114B8"/>
    <w:rsid w:val="00E1155B"/>
    <w:rsid w:val="00E11A4E"/>
    <w:rsid w:val="00E12727"/>
    <w:rsid w:val="00E12DE9"/>
    <w:rsid w:val="00E1334E"/>
    <w:rsid w:val="00E133D5"/>
    <w:rsid w:val="00E13481"/>
    <w:rsid w:val="00E13BD8"/>
    <w:rsid w:val="00E142A7"/>
    <w:rsid w:val="00E152EC"/>
    <w:rsid w:val="00E15878"/>
    <w:rsid w:val="00E15A86"/>
    <w:rsid w:val="00E15C9B"/>
    <w:rsid w:val="00E15EB3"/>
    <w:rsid w:val="00E160AC"/>
    <w:rsid w:val="00E16515"/>
    <w:rsid w:val="00E165B8"/>
    <w:rsid w:val="00E1665C"/>
    <w:rsid w:val="00E166A7"/>
    <w:rsid w:val="00E17AFF"/>
    <w:rsid w:val="00E21B39"/>
    <w:rsid w:val="00E21B6D"/>
    <w:rsid w:val="00E21DAD"/>
    <w:rsid w:val="00E21E5E"/>
    <w:rsid w:val="00E21FFA"/>
    <w:rsid w:val="00E223F8"/>
    <w:rsid w:val="00E235A4"/>
    <w:rsid w:val="00E24034"/>
    <w:rsid w:val="00E24267"/>
    <w:rsid w:val="00E242CD"/>
    <w:rsid w:val="00E2435C"/>
    <w:rsid w:val="00E2438A"/>
    <w:rsid w:val="00E24689"/>
    <w:rsid w:val="00E24704"/>
    <w:rsid w:val="00E2473E"/>
    <w:rsid w:val="00E24E13"/>
    <w:rsid w:val="00E24E79"/>
    <w:rsid w:val="00E2540B"/>
    <w:rsid w:val="00E257C4"/>
    <w:rsid w:val="00E25D27"/>
    <w:rsid w:val="00E25EDE"/>
    <w:rsid w:val="00E2627C"/>
    <w:rsid w:val="00E2788E"/>
    <w:rsid w:val="00E27999"/>
    <w:rsid w:val="00E30B36"/>
    <w:rsid w:val="00E31238"/>
    <w:rsid w:val="00E31419"/>
    <w:rsid w:val="00E316DC"/>
    <w:rsid w:val="00E31B18"/>
    <w:rsid w:val="00E31B4B"/>
    <w:rsid w:val="00E31BDB"/>
    <w:rsid w:val="00E3215E"/>
    <w:rsid w:val="00E322EF"/>
    <w:rsid w:val="00E33FC9"/>
    <w:rsid w:val="00E344DA"/>
    <w:rsid w:val="00E35060"/>
    <w:rsid w:val="00E351D1"/>
    <w:rsid w:val="00E35702"/>
    <w:rsid w:val="00E357BE"/>
    <w:rsid w:val="00E365F4"/>
    <w:rsid w:val="00E3693F"/>
    <w:rsid w:val="00E369F4"/>
    <w:rsid w:val="00E36A0F"/>
    <w:rsid w:val="00E36E5D"/>
    <w:rsid w:val="00E37106"/>
    <w:rsid w:val="00E37615"/>
    <w:rsid w:val="00E4032F"/>
    <w:rsid w:val="00E41605"/>
    <w:rsid w:val="00E41708"/>
    <w:rsid w:val="00E41726"/>
    <w:rsid w:val="00E41A2E"/>
    <w:rsid w:val="00E41A94"/>
    <w:rsid w:val="00E42A13"/>
    <w:rsid w:val="00E42A3E"/>
    <w:rsid w:val="00E4345D"/>
    <w:rsid w:val="00E43585"/>
    <w:rsid w:val="00E43672"/>
    <w:rsid w:val="00E442FA"/>
    <w:rsid w:val="00E44A38"/>
    <w:rsid w:val="00E44E65"/>
    <w:rsid w:val="00E44F0D"/>
    <w:rsid w:val="00E4568E"/>
    <w:rsid w:val="00E470C9"/>
    <w:rsid w:val="00E473D5"/>
    <w:rsid w:val="00E47AAF"/>
    <w:rsid w:val="00E47B83"/>
    <w:rsid w:val="00E47E9C"/>
    <w:rsid w:val="00E5030B"/>
    <w:rsid w:val="00E507C9"/>
    <w:rsid w:val="00E50E10"/>
    <w:rsid w:val="00E5134A"/>
    <w:rsid w:val="00E518C1"/>
    <w:rsid w:val="00E51E1A"/>
    <w:rsid w:val="00E5210C"/>
    <w:rsid w:val="00E52179"/>
    <w:rsid w:val="00E52401"/>
    <w:rsid w:val="00E535D0"/>
    <w:rsid w:val="00E5378A"/>
    <w:rsid w:val="00E53DDB"/>
    <w:rsid w:val="00E54169"/>
    <w:rsid w:val="00E54557"/>
    <w:rsid w:val="00E5469D"/>
    <w:rsid w:val="00E54BB5"/>
    <w:rsid w:val="00E54BE9"/>
    <w:rsid w:val="00E54CAF"/>
    <w:rsid w:val="00E54D9E"/>
    <w:rsid w:val="00E553B2"/>
    <w:rsid w:val="00E55DD0"/>
    <w:rsid w:val="00E5689F"/>
    <w:rsid w:val="00E579F9"/>
    <w:rsid w:val="00E57FB3"/>
    <w:rsid w:val="00E60CF5"/>
    <w:rsid w:val="00E6160B"/>
    <w:rsid w:val="00E61823"/>
    <w:rsid w:val="00E61D49"/>
    <w:rsid w:val="00E62902"/>
    <w:rsid w:val="00E62BEF"/>
    <w:rsid w:val="00E63B3A"/>
    <w:rsid w:val="00E63C8C"/>
    <w:rsid w:val="00E63FCD"/>
    <w:rsid w:val="00E641D6"/>
    <w:rsid w:val="00E643A9"/>
    <w:rsid w:val="00E64C02"/>
    <w:rsid w:val="00E6511B"/>
    <w:rsid w:val="00E6523E"/>
    <w:rsid w:val="00E652A4"/>
    <w:rsid w:val="00E65720"/>
    <w:rsid w:val="00E66392"/>
    <w:rsid w:val="00E66640"/>
    <w:rsid w:val="00E66CCF"/>
    <w:rsid w:val="00E670D4"/>
    <w:rsid w:val="00E678E4"/>
    <w:rsid w:val="00E67DF7"/>
    <w:rsid w:val="00E70635"/>
    <w:rsid w:val="00E70AA1"/>
    <w:rsid w:val="00E71D39"/>
    <w:rsid w:val="00E71E81"/>
    <w:rsid w:val="00E71F74"/>
    <w:rsid w:val="00E72C76"/>
    <w:rsid w:val="00E72FA4"/>
    <w:rsid w:val="00E72FC8"/>
    <w:rsid w:val="00E73809"/>
    <w:rsid w:val="00E740C9"/>
    <w:rsid w:val="00E74187"/>
    <w:rsid w:val="00E74519"/>
    <w:rsid w:val="00E74A72"/>
    <w:rsid w:val="00E74F2A"/>
    <w:rsid w:val="00E74F65"/>
    <w:rsid w:val="00E7527D"/>
    <w:rsid w:val="00E76028"/>
    <w:rsid w:val="00E76219"/>
    <w:rsid w:val="00E768B0"/>
    <w:rsid w:val="00E76C09"/>
    <w:rsid w:val="00E777D2"/>
    <w:rsid w:val="00E77BED"/>
    <w:rsid w:val="00E77EE9"/>
    <w:rsid w:val="00E8010E"/>
    <w:rsid w:val="00E8022A"/>
    <w:rsid w:val="00E8103F"/>
    <w:rsid w:val="00E8129F"/>
    <w:rsid w:val="00E81768"/>
    <w:rsid w:val="00E81B3F"/>
    <w:rsid w:val="00E81BD8"/>
    <w:rsid w:val="00E831BB"/>
    <w:rsid w:val="00E83684"/>
    <w:rsid w:val="00E83B84"/>
    <w:rsid w:val="00E83BD5"/>
    <w:rsid w:val="00E83E37"/>
    <w:rsid w:val="00E84122"/>
    <w:rsid w:val="00E8415B"/>
    <w:rsid w:val="00E84683"/>
    <w:rsid w:val="00E8470D"/>
    <w:rsid w:val="00E84FF0"/>
    <w:rsid w:val="00E857A0"/>
    <w:rsid w:val="00E857F7"/>
    <w:rsid w:val="00E86167"/>
    <w:rsid w:val="00E86291"/>
    <w:rsid w:val="00E862D7"/>
    <w:rsid w:val="00E8642D"/>
    <w:rsid w:val="00E86613"/>
    <w:rsid w:val="00E86A39"/>
    <w:rsid w:val="00E86B3E"/>
    <w:rsid w:val="00E8737F"/>
    <w:rsid w:val="00E903A8"/>
    <w:rsid w:val="00E90888"/>
    <w:rsid w:val="00E918B3"/>
    <w:rsid w:val="00E91FF5"/>
    <w:rsid w:val="00E9216B"/>
    <w:rsid w:val="00E92978"/>
    <w:rsid w:val="00E93103"/>
    <w:rsid w:val="00E94077"/>
    <w:rsid w:val="00E94140"/>
    <w:rsid w:val="00E9460C"/>
    <w:rsid w:val="00E94C0E"/>
    <w:rsid w:val="00E94D2F"/>
    <w:rsid w:val="00E950E7"/>
    <w:rsid w:val="00E95366"/>
    <w:rsid w:val="00E95C36"/>
    <w:rsid w:val="00E95CD7"/>
    <w:rsid w:val="00E96025"/>
    <w:rsid w:val="00E97399"/>
    <w:rsid w:val="00E97516"/>
    <w:rsid w:val="00EA0531"/>
    <w:rsid w:val="00EA05FB"/>
    <w:rsid w:val="00EA0AD7"/>
    <w:rsid w:val="00EA0F57"/>
    <w:rsid w:val="00EA140B"/>
    <w:rsid w:val="00EA14C7"/>
    <w:rsid w:val="00EA14EE"/>
    <w:rsid w:val="00EA156E"/>
    <w:rsid w:val="00EA16A5"/>
    <w:rsid w:val="00EA1E1C"/>
    <w:rsid w:val="00EA221D"/>
    <w:rsid w:val="00EA2890"/>
    <w:rsid w:val="00EA31A2"/>
    <w:rsid w:val="00EA4903"/>
    <w:rsid w:val="00EA52BD"/>
    <w:rsid w:val="00EA53AC"/>
    <w:rsid w:val="00EA5513"/>
    <w:rsid w:val="00EA5D3F"/>
    <w:rsid w:val="00EA5EA2"/>
    <w:rsid w:val="00EA5FDB"/>
    <w:rsid w:val="00EA6638"/>
    <w:rsid w:val="00EA66BA"/>
    <w:rsid w:val="00EA6CB8"/>
    <w:rsid w:val="00EA6E09"/>
    <w:rsid w:val="00EA7131"/>
    <w:rsid w:val="00EA7B79"/>
    <w:rsid w:val="00EB0151"/>
    <w:rsid w:val="00EB057D"/>
    <w:rsid w:val="00EB06D3"/>
    <w:rsid w:val="00EB088E"/>
    <w:rsid w:val="00EB1BB7"/>
    <w:rsid w:val="00EB1E6C"/>
    <w:rsid w:val="00EB214C"/>
    <w:rsid w:val="00EB2214"/>
    <w:rsid w:val="00EB28F4"/>
    <w:rsid w:val="00EB30FB"/>
    <w:rsid w:val="00EB5A9B"/>
    <w:rsid w:val="00EB650E"/>
    <w:rsid w:val="00EB6517"/>
    <w:rsid w:val="00EB6A4A"/>
    <w:rsid w:val="00EB6BC9"/>
    <w:rsid w:val="00EB76D5"/>
    <w:rsid w:val="00EB7815"/>
    <w:rsid w:val="00EC05CD"/>
    <w:rsid w:val="00EC0603"/>
    <w:rsid w:val="00EC0CD0"/>
    <w:rsid w:val="00EC0E0F"/>
    <w:rsid w:val="00EC10AD"/>
    <w:rsid w:val="00EC1E66"/>
    <w:rsid w:val="00EC2A25"/>
    <w:rsid w:val="00EC3F2F"/>
    <w:rsid w:val="00EC4159"/>
    <w:rsid w:val="00EC45A1"/>
    <w:rsid w:val="00EC4A35"/>
    <w:rsid w:val="00EC4D70"/>
    <w:rsid w:val="00EC4EBB"/>
    <w:rsid w:val="00EC5299"/>
    <w:rsid w:val="00EC55ED"/>
    <w:rsid w:val="00EC6587"/>
    <w:rsid w:val="00EC693D"/>
    <w:rsid w:val="00EC6E2F"/>
    <w:rsid w:val="00EC6EC4"/>
    <w:rsid w:val="00EC6F8D"/>
    <w:rsid w:val="00EC75FC"/>
    <w:rsid w:val="00ED0B82"/>
    <w:rsid w:val="00ED1D57"/>
    <w:rsid w:val="00ED2517"/>
    <w:rsid w:val="00ED2746"/>
    <w:rsid w:val="00ED2958"/>
    <w:rsid w:val="00ED3A90"/>
    <w:rsid w:val="00ED3C43"/>
    <w:rsid w:val="00ED41D4"/>
    <w:rsid w:val="00ED4243"/>
    <w:rsid w:val="00ED51EB"/>
    <w:rsid w:val="00ED5249"/>
    <w:rsid w:val="00ED54FC"/>
    <w:rsid w:val="00ED5F76"/>
    <w:rsid w:val="00ED6622"/>
    <w:rsid w:val="00ED6E21"/>
    <w:rsid w:val="00ED6ED0"/>
    <w:rsid w:val="00ED6F71"/>
    <w:rsid w:val="00ED70BF"/>
    <w:rsid w:val="00ED72AE"/>
    <w:rsid w:val="00ED7430"/>
    <w:rsid w:val="00ED78C4"/>
    <w:rsid w:val="00ED7917"/>
    <w:rsid w:val="00ED7B19"/>
    <w:rsid w:val="00EE0129"/>
    <w:rsid w:val="00EE051B"/>
    <w:rsid w:val="00EE0EE9"/>
    <w:rsid w:val="00EE1460"/>
    <w:rsid w:val="00EE17EF"/>
    <w:rsid w:val="00EE2093"/>
    <w:rsid w:val="00EE2ED5"/>
    <w:rsid w:val="00EE3594"/>
    <w:rsid w:val="00EE378A"/>
    <w:rsid w:val="00EE397A"/>
    <w:rsid w:val="00EE3C0C"/>
    <w:rsid w:val="00EE42C6"/>
    <w:rsid w:val="00EE4646"/>
    <w:rsid w:val="00EE4775"/>
    <w:rsid w:val="00EE47FA"/>
    <w:rsid w:val="00EE4A20"/>
    <w:rsid w:val="00EE542C"/>
    <w:rsid w:val="00EE5639"/>
    <w:rsid w:val="00EE5661"/>
    <w:rsid w:val="00EE566E"/>
    <w:rsid w:val="00EE6630"/>
    <w:rsid w:val="00EE72D0"/>
    <w:rsid w:val="00EE784E"/>
    <w:rsid w:val="00EE7AF8"/>
    <w:rsid w:val="00EF0B8D"/>
    <w:rsid w:val="00EF0C6C"/>
    <w:rsid w:val="00EF11CE"/>
    <w:rsid w:val="00EF2CA9"/>
    <w:rsid w:val="00EF325A"/>
    <w:rsid w:val="00EF346A"/>
    <w:rsid w:val="00EF3F74"/>
    <w:rsid w:val="00EF40B4"/>
    <w:rsid w:val="00EF4220"/>
    <w:rsid w:val="00EF4D27"/>
    <w:rsid w:val="00EF5A0B"/>
    <w:rsid w:val="00EF5B30"/>
    <w:rsid w:val="00EF5D97"/>
    <w:rsid w:val="00EF603F"/>
    <w:rsid w:val="00EF612C"/>
    <w:rsid w:val="00EF61A8"/>
    <w:rsid w:val="00EF6888"/>
    <w:rsid w:val="00EF6B3E"/>
    <w:rsid w:val="00EF6EF0"/>
    <w:rsid w:val="00EF7105"/>
    <w:rsid w:val="00EF7240"/>
    <w:rsid w:val="00EF7295"/>
    <w:rsid w:val="00EF77D3"/>
    <w:rsid w:val="00F0000B"/>
    <w:rsid w:val="00F005BA"/>
    <w:rsid w:val="00F008A8"/>
    <w:rsid w:val="00F00F64"/>
    <w:rsid w:val="00F01C10"/>
    <w:rsid w:val="00F01FF1"/>
    <w:rsid w:val="00F03189"/>
    <w:rsid w:val="00F03939"/>
    <w:rsid w:val="00F0393F"/>
    <w:rsid w:val="00F03CE4"/>
    <w:rsid w:val="00F04C34"/>
    <w:rsid w:val="00F05835"/>
    <w:rsid w:val="00F06491"/>
    <w:rsid w:val="00F06732"/>
    <w:rsid w:val="00F071F3"/>
    <w:rsid w:val="00F0724F"/>
    <w:rsid w:val="00F07E87"/>
    <w:rsid w:val="00F10F43"/>
    <w:rsid w:val="00F11720"/>
    <w:rsid w:val="00F11ACD"/>
    <w:rsid w:val="00F1260F"/>
    <w:rsid w:val="00F134A9"/>
    <w:rsid w:val="00F134F8"/>
    <w:rsid w:val="00F137DE"/>
    <w:rsid w:val="00F13AE2"/>
    <w:rsid w:val="00F140AE"/>
    <w:rsid w:val="00F146BB"/>
    <w:rsid w:val="00F14933"/>
    <w:rsid w:val="00F14FA0"/>
    <w:rsid w:val="00F14FF0"/>
    <w:rsid w:val="00F15175"/>
    <w:rsid w:val="00F151E0"/>
    <w:rsid w:val="00F15AC4"/>
    <w:rsid w:val="00F15CB2"/>
    <w:rsid w:val="00F15D8B"/>
    <w:rsid w:val="00F164A3"/>
    <w:rsid w:val="00F16605"/>
    <w:rsid w:val="00F167DD"/>
    <w:rsid w:val="00F16B58"/>
    <w:rsid w:val="00F17224"/>
    <w:rsid w:val="00F17232"/>
    <w:rsid w:val="00F1796E"/>
    <w:rsid w:val="00F17E5F"/>
    <w:rsid w:val="00F20443"/>
    <w:rsid w:val="00F2056D"/>
    <w:rsid w:val="00F20835"/>
    <w:rsid w:val="00F20901"/>
    <w:rsid w:val="00F20925"/>
    <w:rsid w:val="00F2105E"/>
    <w:rsid w:val="00F21B83"/>
    <w:rsid w:val="00F21CA7"/>
    <w:rsid w:val="00F21CC3"/>
    <w:rsid w:val="00F21E0B"/>
    <w:rsid w:val="00F226BA"/>
    <w:rsid w:val="00F22AD8"/>
    <w:rsid w:val="00F22AE5"/>
    <w:rsid w:val="00F23FA4"/>
    <w:rsid w:val="00F24595"/>
    <w:rsid w:val="00F245C6"/>
    <w:rsid w:val="00F24F79"/>
    <w:rsid w:val="00F25196"/>
    <w:rsid w:val="00F25206"/>
    <w:rsid w:val="00F2537A"/>
    <w:rsid w:val="00F256F9"/>
    <w:rsid w:val="00F2595C"/>
    <w:rsid w:val="00F25F9C"/>
    <w:rsid w:val="00F260EC"/>
    <w:rsid w:val="00F26A32"/>
    <w:rsid w:val="00F26A74"/>
    <w:rsid w:val="00F26E58"/>
    <w:rsid w:val="00F26FC2"/>
    <w:rsid w:val="00F26FF7"/>
    <w:rsid w:val="00F270B3"/>
    <w:rsid w:val="00F2732E"/>
    <w:rsid w:val="00F27650"/>
    <w:rsid w:val="00F27658"/>
    <w:rsid w:val="00F27827"/>
    <w:rsid w:val="00F2798E"/>
    <w:rsid w:val="00F30D86"/>
    <w:rsid w:val="00F30F96"/>
    <w:rsid w:val="00F31913"/>
    <w:rsid w:val="00F31B48"/>
    <w:rsid w:val="00F31C2F"/>
    <w:rsid w:val="00F31D4D"/>
    <w:rsid w:val="00F3230B"/>
    <w:rsid w:val="00F32FC3"/>
    <w:rsid w:val="00F33018"/>
    <w:rsid w:val="00F33041"/>
    <w:rsid w:val="00F335C1"/>
    <w:rsid w:val="00F33938"/>
    <w:rsid w:val="00F33EC6"/>
    <w:rsid w:val="00F34470"/>
    <w:rsid w:val="00F37EC6"/>
    <w:rsid w:val="00F40302"/>
    <w:rsid w:val="00F40CA4"/>
    <w:rsid w:val="00F4116F"/>
    <w:rsid w:val="00F41B76"/>
    <w:rsid w:val="00F424DB"/>
    <w:rsid w:val="00F42AA2"/>
    <w:rsid w:val="00F42FEF"/>
    <w:rsid w:val="00F43627"/>
    <w:rsid w:val="00F436E5"/>
    <w:rsid w:val="00F4398C"/>
    <w:rsid w:val="00F44140"/>
    <w:rsid w:val="00F445BF"/>
    <w:rsid w:val="00F447B4"/>
    <w:rsid w:val="00F44BC0"/>
    <w:rsid w:val="00F46119"/>
    <w:rsid w:val="00F4614B"/>
    <w:rsid w:val="00F4636B"/>
    <w:rsid w:val="00F46375"/>
    <w:rsid w:val="00F47A75"/>
    <w:rsid w:val="00F47C31"/>
    <w:rsid w:val="00F47D4F"/>
    <w:rsid w:val="00F50266"/>
    <w:rsid w:val="00F505AB"/>
    <w:rsid w:val="00F50DD4"/>
    <w:rsid w:val="00F50EB2"/>
    <w:rsid w:val="00F50F7A"/>
    <w:rsid w:val="00F51FF2"/>
    <w:rsid w:val="00F522B1"/>
    <w:rsid w:val="00F526F9"/>
    <w:rsid w:val="00F527AC"/>
    <w:rsid w:val="00F5315E"/>
    <w:rsid w:val="00F53662"/>
    <w:rsid w:val="00F53872"/>
    <w:rsid w:val="00F53CD2"/>
    <w:rsid w:val="00F55323"/>
    <w:rsid w:val="00F55A7D"/>
    <w:rsid w:val="00F55D20"/>
    <w:rsid w:val="00F563A0"/>
    <w:rsid w:val="00F56991"/>
    <w:rsid w:val="00F56D33"/>
    <w:rsid w:val="00F57140"/>
    <w:rsid w:val="00F571F5"/>
    <w:rsid w:val="00F577A6"/>
    <w:rsid w:val="00F60A64"/>
    <w:rsid w:val="00F60FF9"/>
    <w:rsid w:val="00F614E3"/>
    <w:rsid w:val="00F615EA"/>
    <w:rsid w:val="00F61EF0"/>
    <w:rsid w:val="00F6210A"/>
    <w:rsid w:val="00F625A7"/>
    <w:rsid w:val="00F62C23"/>
    <w:rsid w:val="00F62C60"/>
    <w:rsid w:val="00F63646"/>
    <w:rsid w:val="00F63C4C"/>
    <w:rsid w:val="00F64766"/>
    <w:rsid w:val="00F65C75"/>
    <w:rsid w:val="00F66239"/>
    <w:rsid w:val="00F6679A"/>
    <w:rsid w:val="00F66961"/>
    <w:rsid w:val="00F669F1"/>
    <w:rsid w:val="00F67419"/>
    <w:rsid w:val="00F6791A"/>
    <w:rsid w:val="00F67D0E"/>
    <w:rsid w:val="00F70FE1"/>
    <w:rsid w:val="00F71705"/>
    <w:rsid w:val="00F71776"/>
    <w:rsid w:val="00F71922"/>
    <w:rsid w:val="00F71A73"/>
    <w:rsid w:val="00F71AFD"/>
    <w:rsid w:val="00F71D5A"/>
    <w:rsid w:val="00F72194"/>
    <w:rsid w:val="00F722EF"/>
    <w:rsid w:val="00F72535"/>
    <w:rsid w:val="00F732A0"/>
    <w:rsid w:val="00F7331A"/>
    <w:rsid w:val="00F74EB7"/>
    <w:rsid w:val="00F74EF1"/>
    <w:rsid w:val="00F754E4"/>
    <w:rsid w:val="00F755C4"/>
    <w:rsid w:val="00F75E7F"/>
    <w:rsid w:val="00F76359"/>
    <w:rsid w:val="00F7665B"/>
    <w:rsid w:val="00F76C9F"/>
    <w:rsid w:val="00F77783"/>
    <w:rsid w:val="00F8057F"/>
    <w:rsid w:val="00F80E4E"/>
    <w:rsid w:val="00F80E54"/>
    <w:rsid w:val="00F8181F"/>
    <w:rsid w:val="00F8194A"/>
    <w:rsid w:val="00F82112"/>
    <w:rsid w:val="00F825DA"/>
    <w:rsid w:val="00F829B9"/>
    <w:rsid w:val="00F832DC"/>
    <w:rsid w:val="00F8342A"/>
    <w:rsid w:val="00F83993"/>
    <w:rsid w:val="00F839EE"/>
    <w:rsid w:val="00F83C06"/>
    <w:rsid w:val="00F83E1B"/>
    <w:rsid w:val="00F84AEF"/>
    <w:rsid w:val="00F84D47"/>
    <w:rsid w:val="00F85322"/>
    <w:rsid w:val="00F86672"/>
    <w:rsid w:val="00F87D3F"/>
    <w:rsid w:val="00F90278"/>
    <w:rsid w:val="00F914A0"/>
    <w:rsid w:val="00F91925"/>
    <w:rsid w:val="00F919C6"/>
    <w:rsid w:val="00F91CBF"/>
    <w:rsid w:val="00F91CD6"/>
    <w:rsid w:val="00F91F73"/>
    <w:rsid w:val="00F9240F"/>
    <w:rsid w:val="00F924EE"/>
    <w:rsid w:val="00F92723"/>
    <w:rsid w:val="00F928C0"/>
    <w:rsid w:val="00F92C90"/>
    <w:rsid w:val="00F92ED2"/>
    <w:rsid w:val="00F92FE0"/>
    <w:rsid w:val="00F936AE"/>
    <w:rsid w:val="00F94269"/>
    <w:rsid w:val="00F942CB"/>
    <w:rsid w:val="00F94840"/>
    <w:rsid w:val="00F948CD"/>
    <w:rsid w:val="00F94F12"/>
    <w:rsid w:val="00F95170"/>
    <w:rsid w:val="00F953C0"/>
    <w:rsid w:val="00F95D47"/>
    <w:rsid w:val="00F95EF9"/>
    <w:rsid w:val="00F96296"/>
    <w:rsid w:val="00F9647C"/>
    <w:rsid w:val="00F9676F"/>
    <w:rsid w:val="00F96FE9"/>
    <w:rsid w:val="00F97137"/>
    <w:rsid w:val="00F97420"/>
    <w:rsid w:val="00FA0B70"/>
    <w:rsid w:val="00FA0DA2"/>
    <w:rsid w:val="00FA19F0"/>
    <w:rsid w:val="00FA258F"/>
    <w:rsid w:val="00FA2968"/>
    <w:rsid w:val="00FA30AB"/>
    <w:rsid w:val="00FA34FE"/>
    <w:rsid w:val="00FA3FC4"/>
    <w:rsid w:val="00FA401C"/>
    <w:rsid w:val="00FA40AA"/>
    <w:rsid w:val="00FA4AD8"/>
    <w:rsid w:val="00FA4B06"/>
    <w:rsid w:val="00FA5293"/>
    <w:rsid w:val="00FA6413"/>
    <w:rsid w:val="00FA69CB"/>
    <w:rsid w:val="00FA6D49"/>
    <w:rsid w:val="00FA78F8"/>
    <w:rsid w:val="00FB0F24"/>
    <w:rsid w:val="00FB1094"/>
    <w:rsid w:val="00FB17B6"/>
    <w:rsid w:val="00FB1C51"/>
    <w:rsid w:val="00FB1F2D"/>
    <w:rsid w:val="00FB23C5"/>
    <w:rsid w:val="00FB2604"/>
    <w:rsid w:val="00FB2680"/>
    <w:rsid w:val="00FB3079"/>
    <w:rsid w:val="00FB30C4"/>
    <w:rsid w:val="00FB3EEC"/>
    <w:rsid w:val="00FB405F"/>
    <w:rsid w:val="00FB4746"/>
    <w:rsid w:val="00FB4801"/>
    <w:rsid w:val="00FB4ECC"/>
    <w:rsid w:val="00FB5877"/>
    <w:rsid w:val="00FB5FA0"/>
    <w:rsid w:val="00FB65DB"/>
    <w:rsid w:val="00FB6D62"/>
    <w:rsid w:val="00FB7492"/>
    <w:rsid w:val="00FB77AA"/>
    <w:rsid w:val="00FB79AC"/>
    <w:rsid w:val="00FB7F2A"/>
    <w:rsid w:val="00FC0622"/>
    <w:rsid w:val="00FC0703"/>
    <w:rsid w:val="00FC0C19"/>
    <w:rsid w:val="00FC0CF1"/>
    <w:rsid w:val="00FC2417"/>
    <w:rsid w:val="00FC2FA7"/>
    <w:rsid w:val="00FC3377"/>
    <w:rsid w:val="00FC3755"/>
    <w:rsid w:val="00FC3768"/>
    <w:rsid w:val="00FC3924"/>
    <w:rsid w:val="00FC3F5E"/>
    <w:rsid w:val="00FC4173"/>
    <w:rsid w:val="00FC458E"/>
    <w:rsid w:val="00FC49E0"/>
    <w:rsid w:val="00FC4D09"/>
    <w:rsid w:val="00FC4D70"/>
    <w:rsid w:val="00FC57F9"/>
    <w:rsid w:val="00FC5BCB"/>
    <w:rsid w:val="00FC5EA3"/>
    <w:rsid w:val="00FC62FF"/>
    <w:rsid w:val="00FC6CFD"/>
    <w:rsid w:val="00FC7BC4"/>
    <w:rsid w:val="00FC7CE7"/>
    <w:rsid w:val="00FD06B4"/>
    <w:rsid w:val="00FD104B"/>
    <w:rsid w:val="00FD1317"/>
    <w:rsid w:val="00FD2106"/>
    <w:rsid w:val="00FD26C8"/>
    <w:rsid w:val="00FD2D4A"/>
    <w:rsid w:val="00FD2ED0"/>
    <w:rsid w:val="00FD3583"/>
    <w:rsid w:val="00FD3749"/>
    <w:rsid w:val="00FD39DC"/>
    <w:rsid w:val="00FD3F20"/>
    <w:rsid w:val="00FD42EA"/>
    <w:rsid w:val="00FD4943"/>
    <w:rsid w:val="00FD4BE1"/>
    <w:rsid w:val="00FD4D90"/>
    <w:rsid w:val="00FD55A1"/>
    <w:rsid w:val="00FD5D1A"/>
    <w:rsid w:val="00FD5E55"/>
    <w:rsid w:val="00FD61C0"/>
    <w:rsid w:val="00FD66CA"/>
    <w:rsid w:val="00FD66D2"/>
    <w:rsid w:val="00FD6A03"/>
    <w:rsid w:val="00FD6A9D"/>
    <w:rsid w:val="00FD7845"/>
    <w:rsid w:val="00FD790D"/>
    <w:rsid w:val="00FD7B3B"/>
    <w:rsid w:val="00FE009E"/>
    <w:rsid w:val="00FE102A"/>
    <w:rsid w:val="00FE1FC5"/>
    <w:rsid w:val="00FE296C"/>
    <w:rsid w:val="00FE2CE5"/>
    <w:rsid w:val="00FE322B"/>
    <w:rsid w:val="00FE36B0"/>
    <w:rsid w:val="00FE38B4"/>
    <w:rsid w:val="00FE500D"/>
    <w:rsid w:val="00FE564B"/>
    <w:rsid w:val="00FE5F9A"/>
    <w:rsid w:val="00FE670B"/>
    <w:rsid w:val="00FE6E74"/>
    <w:rsid w:val="00FE7600"/>
    <w:rsid w:val="00FF00E6"/>
    <w:rsid w:val="00FF04D0"/>
    <w:rsid w:val="00FF0970"/>
    <w:rsid w:val="00FF0EE9"/>
    <w:rsid w:val="00FF0F4B"/>
    <w:rsid w:val="00FF2D88"/>
    <w:rsid w:val="00FF380E"/>
    <w:rsid w:val="00FF3BDF"/>
    <w:rsid w:val="00FF5021"/>
    <w:rsid w:val="00FF54CF"/>
    <w:rsid w:val="00FF5C75"/>
    <w:rsid w:val="00FF5F5B"/>
    <w:rsid w:val="00FF6034"/>
    <w:rsid w:val="00FF7D91"/>
    <w:rsid w:val="0112660C"/>
    <w:rsid w:val="1FE4C865"/>
    <w:rsid w:val="3E43DE6C"/>
    <w:rsid w:val="50C7EECA"/>
    <w:rsid w:val="6109670E"/>
    <w:rsid w:val="66A2EEF9"/>
    <w:rsid w:val="72FA5C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E8857"/>
  <w15:chartTrackingRefBased/>
  <w15:docId w15:val="{1BF99BCC-B3CA-4B66-8F11-5A8E7686F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before="60"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806"/>
    <w:pPr>
      <w:spacing w:before="120" w:after="120" w:line="360" w:lineRule="auto"/>
    </w:pPr>
    <w:rPr>
      <w:sz w:val="22"/>
    </w:rPr>
  </w:style>
  <w:style w:type="paragraph" w:styleId="Heading1">
    <w:name w:val="heading 1"/>
    <w:basedOn w:val="Normal"/>
    <w:next w:val="Normal"/>
    <w:link w:val="Heading1Char"/>
    <w:uiPriority w:val="9"/>
    <w:qFormat/>
    <w:rsid w:val="00E74F2A"/>
    <w:pPr>
      <w:keepNext/>
      <w:keepLines/>
      <w:numPr>
        <w:numId w:val="24"/>
      </w:numPr>
      <w:pBdr>
        <w:top w:val="dotted" w:sz="4" w:space="1" w:color="auto"/>
        <w:bottom w:val="dotted" w:sz="4" w:space="1" w:color="auto"/>
      </w:pBdr>
      <w:shd w:val="clear" w:color="auto" w:fill="DBDBDB" w:themeFill="accent3" w:themeFillTint="66"/>
      <w:spacing w:before="240"/>
      <w:outlineLvl w:val="0"/>
    </w:pPr>
    <w:rPr>
      <w:rFonts w:eastAsiaTheme="majorEastAsia" w:cstheme="majorBidi"/>
      <w:b/>
      <w:szCs w:val="32"/>
      <w:lang w:val="es-NI"/>
    </w:rPr>
  </w:style>
  <w:style w:type="paragraph" w:styleId="Heading2">
    <w:name w:val="heading 2"/>
    <w:basedOn w:val="Normal"/>
    <w:next w:val="Normal"/>
    <w:link w:val="Heading2Char"/>
    <w:uiPriority w:val="9"/>
    <w:unhideWhenUsed/>
    <w:qFormat/>
    <w:rsid w:val="00E74F2A"/>
    <w:pPr>
      <w:keepNext/>
      <w:keepLines/>
      <w:numPr>
        <w:ilvl w:val="1"/>
        <w:numId w:val="24"/>
      </w:numPr>
      <w:pBdr>
        <w:top w:val="dotted" w:sz="4" w:space="1" w:color="auto"/>
        <w:bottom w:val="dotted" w:sz="4" w:space="1" w:color="auto"/>
      </w:pBdr>
      <w:spacing w:before="40"/>
      <w:outlineLvl w:val="1"/>
    </w:pPr>
    <w:rPr>
      <w:rFonts w:eastAsiaTheme="majorEastAsia" w:cstheme="majorBidi"/>
      <w:b/>
      <w:bCs/>
      <w:szCs w:val="26"/>
      <w:lang w:val="es-NI"/>
    </w:rPr>
  </w:style>
  <w:style w:type="paragraph" w:styleId="Heading3">
    <w:name w:val="heading 3"/>
    <w:basedOn w:val="Normal"/>
    <w:next w:val="Normal"/>
    <w:link w:val="Heading3Char"/>
    <w:uiPriority w:val="9"/>
    <w:unhideWhenUsed/>
    <w:qFormat/>
    <w:rsid w:val="00975924"/>
    <w:pPr>
      <w:keepNext/>
      <w:keepLines/>
      <w:numPr>
        <w:ilvl w:val="2"/>
        <w:numId w:val="24"/>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B2C35"/>
    <w:pPr>
      <w:keepNext/>
      <w:keepLines/>
      <w:numPr>
        <w:ilvl w:val="3"/>
        <w:numId w:val="24"/>
      </w:numPr>
      <w:spacing w:before="40"/>
      <w:outlineLvl w:val="3"/>
    </w:pPr>
    <w:rPr>
      <w:rFonts w:eastAsiaTheme="majorEastAsia" w:cstheme="majorBidi"/>
      <w:i/>
      <w:iCs/>
    </w:rPr>
  </w:style>
  <w:style w:type="paragraph" w:styleId="Heading5">
    <w:name w:val="heading 5"/>
    <w:basedOn w:val="Normal"/>
    <w:next w:val="Normal"/>
    <w:link w:val="Heading5Char"/>
    <w:uiPriority w:val="9"/>
    <w:unhideWhenUsed/>
    <w:qFormat/>
    <w:rsid w:val="00BD51D2"/>
    <w:pPr>
      <w:keepNext/>
      <w:keepLines/>
      <w:numPr>
        <w:ilvl w:val="4"/>
        <w:numId w:val="2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1D2"/>
    <w:pPr>
      <w:keepNext/>
      <w:keepLines/>
      <w:numPr>
        <w:ilvl w:val="5"/>
        <w:numId w:val="2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1D2"/>
    <w:pPr>
      <w:keepNext/>
      <w:keepLines/>
      <w:numPr>
        <w:ilvl w:val="6"/>
        <w:numId w:val="2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1D2"/>
    <w:pPr>
      <w:keepNext/>
      <w:keepLines/>
      <w:numPr>
        <w:ilvl w:val="7"/>
        <w:numId w:val="2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1D2"/>
    <w:pPr>
      <w:keepNext/>
      <w:keepLines/>
      <w:numPr>
        <w:ilvl w:val="8"/>
        <w:numId w:val="24"/>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2A"/>
    <w:rPr>
      <w:rFonts w:eastAsiaTheme="majorEastAsia" w:cstheme="majorBidi"/>
      <w:b/>
      <w:sz w:val="22"/>
      <w:szCs w:val="32"/>
      <w:shd w:val="clear" w:color="auto" w:fill="DBDBDB" w:themeFill="accent3" w:themeFillTint="66"/>
      <w:lang w:val="es-NI"/>
    </w:rPr>
  </w:style>
  <w:style w:type="character" w:customStyle="1" w:styleId="Heading2Char">
    <w:name w:val="Heading 2 Char"/>
    <w:basedOn w:val="DefaultParagraphFont"/>
    <w:link w:val="Heading2"/>
    <w:uiPriority w:val="9"/>
    <w:rsid w:val="00E74F2A"/>
    <w:rPr>
      <w:rFonts w:eastAsiaTheme="majorEastAsia" w:cstheme="majorBidi"/>
      <w:b/>
      <w:bCs/>
      <w:sz w:val="22"/>
      <w:szCs w:val="26"/>
      <w:lang w:val="es-NI"/>
    </w:rPr>
  </w:style>
  <w:style w:type="character" w:customStyle="1" w:styleId="Heading3Char">
    <w:name w:val="Heading 3 Char"/>
    <w:basedOn w:val="DefaultParagraphFont"/>
    <w:link w:val="Heading3"/>
    <w:uiPriority w:val="9"/>
    <w:rsid w:val="00975924"/>
    <w:rPr>
      <w:rFonts w:eastAsiaTheme="majorEastAsia" w:cstheme="majorBidi"/>
      <w:b/>
      <w:sz w:val="22"/>
      <w:szCs w:val="24"/>
    </w:rPr>
  </w:style>
  <w:style w:type="character" w:customStyle="1" w:styleId="Heading4Char">
    <w:name w:val="Heading 4 Char"/>
    <w:basedOn w:val="DefaultParagraphFont"/>
    <w:link w:val="Heading4"/>
    <w:uiPriority w:val="9"/>
    <w:rsid w:val="00DB2C35"/>
    <w:rPr>
      <w:rFonts w:eastAsiaTheme="majorEastAsia" w:cstheme="majorBidi"/>
      <w:i/>
      <w:iCs/>
      <w:sz w:val="22"/>
    </w:rPr>
  </w:style>
  <w:style w:type="character" w:customStyle="1" w:styleId="Heading5Char">
    <w:name w:val="Heading 5 Char"/>
    <w:basedOn w:val="DefaultParagraphFont"/>
    <w:link w:val="Heading5"/>
    <w:uiPriority w:val="9"/>
    <w:rsid w:val="00BD51D2"/>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BD51D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D51D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D51D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D51D2"/>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BD5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1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51D2"/>
    <w:pPr>
      <w:spacing w:before="160"/>
      <w:jc w:val="center"/>
    </w:pPr>
    <w:rPr>
      <w:i/>
      <w:iCs/>
      <w:color w:val="404040" w:themeColor="text1" w:themeTint="BF"/>
    </w:rPr>
  </w:style>
  <w:style w:type="character" w:customStyle="1" w:styleId="QuoteChar">
    <w:name w:val="Quote Char"/>
    <w:basedOn w:val="DefaultParagraphFont"/>
    <w:link w:val="Quote"/>
    <w:uiPriority w:val="29"/>
    <w:rsid w:val="00BD51D2"/>
    <w:rPr>
      <w:i/>
      <w:iCs/>
      <w:color w:val="404040" w:themeColor="text1" w:themeTint="BF"/>
      <w:sz w:val="26"/>
    </w:rPr>
  </w:style>
  <w:style w:type="paragraph" w:styleId="ListParagraph">
    <w:name w:val="List Paragraph"/>
    <w:aliases w:val="Dot 1,list 123,Lít bullet 2,bullet,List Paragraph1,bullet 1,BẢNG,List Paragraph11,Thang2,Citation List,List Paragraph-rfp content,H1,List Paragraph12,List Paragraph2,Bullet 1,bullet 2,Colorful List - Accent 11,bullet Char Char Char,Norm,1"/>
    <w:basedOn w:val="Normal"/>
    <w:link w:val="ListParagraphChar"/>
    <w:uiPriority w:val="34"/>
    <w:qFormat/>
    <w:rsid w:val="00BD51D2"/>
    <w:pPr>
      <w:ind w:left="720"/>
      <w:contextualSpacing/>
    </w:pPr>
  </w:style>
  <w:style w:type="character" w:styleId="IntenseEmphasis">
    <w:name w:val="Intense Emphasis"/>
    <w:basedOn w:val="DefaultParagraphFont"/>
    <w:uiPriority w:val="21"/>
    <w:qFormat/>
    <w:rsid w:val="00BD51D2"/>
    <w:rPr>
      <w:i/>
      <w:iCs/>
      <w:color w:val="2F5496" w:themeColor="accent1" w:themeShade="BF"/>
    </w:rPr>
  </w:style>
  <w:style w:type="paragraph" w:styleId="IntenseQuote">
    <w:name w:val="Intense Quote"/>
    <w:basedOn w:val="Normal"/>
    <w:next w:val="Normal"/>
    <w:link w:val="IntenseQuoteChar"/>
    <w:uiPriority w:val="30"/>
    <w:qFormat/>
    <w:rsid w:val="00BD51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1D2"/>
    <w:rPr>
      <w:i/>
      <w:iCs/>
      <w:color w:val="2F5496" w:themeColor="accent1" w:themeShade="BF"/>
      <w:sz w:val="26"/>
    </w:rPr>
  </w:style>
  <w:style w:type="character" w:styleId="IntenseReference">
    <w:name w:val="Intense Reference"/>
    <w:basedOn w:val="DefaultParagraphFont"/>
    <w:uiPriority w:val="32"/>
    <w:qFormat/>
    <w:rsid w:val="00BD51D2"/>
    <w:rPr>
      <w:b/>
      <w:bCs/>
      <w:smallCaps/>
      <w:color w:val="2F5496" w:themeColor="accent1" w:themeShade="BF"/>
      <w:spacing w:val="5"/>
    </w:rPr>
  </w:style>
  <w:style w:type="character" w:customStyle="1" w:styleId="ListParagraphChar">
    <w:name w:val="List Paragraph Char"/>
    <w:aliases w:val="Dot 1 Char,list 123 Char,Lít bullet 2 Char,bullet Char,List Paragraph1 Char,bullet 1 Char,BẢNG Char,List Paragraph11 Char,Thang2 Char,Citation List Char,List Paragraph-rfp content Char,H1 Char,List Paragraph12 Char,Bullet 1 Char"/>
    <w:link w:val="ListParagraph"/>
    <w:uiPriority w:val="34"/>
    <w:qFormat/>
    <w:rsid w:val="00402CE6"/>
    <w:rPr>
      <w:sz w:val="26"/>
    </w:rPr>
  </w:style>
  <w:style w:type="paragraph" w:customStyle="1" w:styleId="Heading21">
    <w:name w:val="Heading 21"/>
    <w:basedOn w:val="Normal"/>
    <w:next w:val="Normal"/>
    <w:uiPriority w:val="9"/>
    <w:unhideWhenUsed/>
    <w:qFormat/>
    <w:rsid w:val="00402CE6"/>
    <w:pPr>
      <w:keepNext/>
      <w:keepLines/>
      <w:spacing w:before="200"/>
      <w:outlineLvl w:val="1"/>
    </w:pPr>
    <w:rPr>
      <w:rFonts w:eastAsia="Times New Roman" w:cs="Times New Roman"/>
      <w:b/>
      <w:bCs/>
      <w:color w:val="4472C4"/>
      <w:sz w:val="26"/>
      <w:szCs w:val="26"/>
    </w:rPr>
  </w:style>
  <w:style w:type="paragraph" w:customStyle="1" w:styleId="Heading61">
    <w:name w:val="Heading 61"/>
    <w:basedOn w:val="Normal"/>
    <w:next w:val="Normal"/>
    <w:uiPriority w:val="9"/>
    <w:semiHidden/>
    <w:unhideWhenUsed/>
    <w:qFormat/>
    <w:rsid w:val="00402CE6"/>
    <w:pPr>
      <w:keepNext/>
      <w:keepLines/>
      <w:spacing w:before="40"/>
      <w:outlineLvl w:val="5"/>
    </w:pPr>
    <w:rPr>
      <w:rFonts w:eastAsia="Times New Roman" w:cs="Times New Roman"/>
      <w:color w:val="1F3763"/>
    </w:rPr>
  </w:style>
  <w:style w:type="paragraph" w:customStyle="1" w:styleId="Heading71">
    <w:name w:val="Heading 71"/>
    <w:basedOn w:val="Normal"/>
    <w:next w:val="Normal"/>
    <w:uiPriority w:val="9"/>
    <w:semiHidden/>
    <w:unhideWhenUsed/>
    <w:qFormat/>
    <w:rsid w:val="00402CE6"/>
    <w:pPr>
      <w:keepNext/>
      <w:keepLines/>
      <w:spacing w:before="40"/>
      <w:outlineLvl w:val="6"/>
    </w:pPr>
    <w:rPr>
      <w:rFonts w:eastAsia="Times New Roman" w:cs="Times New Roman"/>
      <w:i/>
      <w:iCs/>
      <w:color w:val="1F3763"/>
    </w:rPr>
  </w:style>
  <w:style w:type="paragraph" w:customStyle="1" w:styleId="Heading81">
    <w:name w:val="Heading 81"/>
    <w:basedOn w:val="Normal"/>
    <w:next w:val="Normal"/>
    <w:uiPriority w:val="9"/>
    <w:semiHidden/>
    <w:unhideWhenUsed/>
    <w:qFormat/>
    <w:rsid w:val="00402CE6"/>
    <w:pPr>
      <w:keepNext/>
      <w:keepLines/>
      <w:spacing w:before="40"/>
      <w:outlineLvl w:val="7"/>
    </w:pPr>
    <w:rPr>
      <w:rFonts w:eastAsia="Times New Roman" w:cs="Times New Roman"/>
      <w:color w:val="272727"/>
      <w:sz w:val="21"/>
      <w:szCs w:val="21"/>
    </w:rPr>
  </w:style>
  <w:style w:type="numbering" w:customStyle="1" w:styleId="NoList1">
    <w:name w:val="No List1"/>
    <w:next w:val="NoList"/>
    <w:uiPriority w:val="99"/>
    <w:semiHidden/>
    <w:unhideWhenUsed/>
    <w:rsid w:val="00402CE6"/>
  </w:style>
  <w:style w:type="table" w:styleId="TableGrid">
    <w:name w:val="Table Grid"/>
    <w:basedOn w:val="TableNormal"/>
    <w:uiPriority w:val="59"/>
    <w:rsid w:val="00B83D24"/>
    <w:pPr>
      <w:spacing w:before="0" w:after="0" w:line="240" w:lineRule="auto"/>
      <w:ind w:left="57" w:right="57"/>
      <w:jc w:val="left"/>
    </w:pPr>
    <w:rPr>
      <w:rFonts w:eastAsia="Arial" w:cs="Times New Roman"/>
      <w:szCs w:val="20"/>
    </w:rPr>
    <w:tblPr>
      <w:tblInd w:w="0" w:type="nil"/>
      <w:tblBorders>
        <w:top w:val="dotted" w:sz="4" w:space="0" w:color="auto"/>
        <w:bottom w:val="dotted" w:sz="4" w:space="0" w:color="auto"/>
        <w:insideH w:val="dotted" w:sz="4" w:space="0" w:color="auto"/>
      </w:tblBorders>
      <w:tblCellMar>
        <w:left w:w="0" w:type="dxa"/>
        <w:right w:w="0" w:type="dxa"/>
      </w:tblCellMar>
    </w:tblPr>
  </w:style>
  <w:style w:type="paragraph" w:styleId="Header">
    <w:name w:val="header"/>
    <w:basedOn w:val="Normal"/>
    <w:link w:val="HeaderChar"/>
    <w:uiPriority w:val="99"/>
    <w:unhideWhenUsed/>
    <w:rsid w:val="00402CE6"/>
    <w:pPr>
      <w:tabs>
        <w:tab w:val="center" w:pos="4680"/>
        <w:tab w:val="right" w:pos="9360"/>
      </w:tabs>
      <w:spacing w:line="240" w:lineRule="auto"/>
    </w:pPr>
    <w:rPr>
      <w:rFonts w:ascii="Arial" w:eastAsia="Arial" w:hAnsi="Arial" w:cs="Times New Roman"/>
    </w:rPr>
  </w:style>
  <w:style w:type="character" w:customStyle="1" w:styleId="HeaderChar">
    <w:name w:val="Header Char"/>
    <w:basedOn w:val="DefaultParagraphFont"/>
    <w:link w:val="Header"/>
    <w:uiPriority w:val="99"/>
    <w:rsid w:val="00402CE6"/>
    <w:rPr>
      <w:rFonts w:ascii="Arial" w:eastAsia="Arial" w:hAnsi="Arial" w:cs="Times New Roman"/>
      <w:sz w:val="22"/>
    </w:rPr>
  </w:style>
  <w:style w:type="paragraph" w:styleId="Footer">
    <w:name w:val="footer"/>
    <w:basedOn w:val="Normal"/>
    <w:link w:val="FooterChar"/>
    <w:uiPriority w:val="99"/>
    <w:unhideWhenUsed/>
    <w:rsid w:val="00402CE6"/>
    <w:pPr>
      <w:tabs>
        <w:tab w:val="center" w:pos="4680"/>
        <w:tab w:val="right" w:pos="9360"/>
      </w:tabs>
      <w:spacing w:line="240" w:lineRule="auto"/>
    </w:pPr>
    <w:rPr>
      <w:rFonts w:ascii="Arial" w:eastAsia="Arial" w:hAnsi="Arial" w:cs="Times New Roman"/>
    </w:rPr>
  </w:style>
  <w:style w:type="character" w:customStyle="1" w:styleId="FooterChar">
    <w:name w:val="Footer Char"/>
    <w:basedOn w:val="DefaultParagraphFont"/>
    <w:link w:val="Footer"/>
    <w:uiPriority w:val="99"/>
    <w:rsid w:val="00402CE6"/>
    <w:rPr>
      <w:rFonts w:ascii="Arial" w:eastAsia="Arial" w:hAnsi="Arial" w:cs="Times New Roman"/>
      <w:sz w:val="22"/>
    </w:rPr>
  </w:style>
  <w:style w:type="character" w:styleId="CommentReference">
    <w:name w:val="annotation reference"/>
    <w:uiPriority w:val="99"/>
    <w:unhideWhenUsed/>
    <w:qFormat/>
    <w:rsid w:val="00402CE6"/>
    <w:rPr>
      <w:sz w:val="16"/>
      <w:szCs w:val="16"/>
    </w:rPr>
  </w:style>
  <w:style w:type="paragraph" w:styleId="CommentText">
    <w:name w:val="annotation text"/>
    <w:basedOn w:val="Normal"/>
    <w:link w:val="CommentTextChar"/>
    <w:uiPriority w:val="99"/>
    <w:unhideWhenUsed/>
    <w:qFormat/>
    <w:rsid w:val="00402CE6"/>
    <w:pPr>
      <w:spacing w:line="240" w:lineRule="auto"/>
    </w:pPr>
    <w:rPr>
      <w:rFonts w:ascii="Arial" w:eastAsia="Arial" w:hAnsi="Arial" w:cs="Times New Roman"/>
      <w:sz w:val="20"/>
      <w:szCs w:val="20"/>
    </w:rPr>
  </w:style>
  <w:style w:type="character" w:customStyle="1" w:styleId="CommentTextChar">
    <w:name w:val="Comment Text Char"/>
    <w:basedOn w:val="DefaultParagraphFont"/>
    <w:link w:val="CommentText"/>
    <w:uiPriority w:val="99"/>
    <w:qFormat/>
    <w:rsid w:val="00402CE6"/>
    <w:rPr>
      <w:rFonts w:ascii="Arial" w:eastAsia="Arial" w:hAnsi="Arial"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02CE6"/>
    <w:rPr>
      <w:b/>
      <w:bCs/>
    </w:rPr>
  </w:style>
  <w:style w:type="character" w:customStyle="1" w:styleId="CommentSubjectChar">
    <w:name w:val="Comment Subject Char"/>
    <w:basedOn w:val="CommentTextChar"/>
    <w:link w:val="CommentSubject"/>
    <w:uiPriority w:val="99"/>
    <w:semiHidden/>
    <w:rsid w:val="00402CE6"/>
    <w:rPr>
      <w:rFonts w:ascii="Arial" w:eastAsia="Arial" w:hAnsi="Arial" w:cs="Times New Roman"/>
      <w:b/>
      <w:bCs/>
      <w:kern w:val="0"/>
      <w:sz w:val="20"/>
      <w:szCs w:val="20"/>
      <w14:ligatures w14:val="none"/>
    </w:rPr>
  </w:style>
  <w:style w:type="paragraph" w:styleId="BalloonText">
    <w:name w:val="Balloon Text"/>
    <w:basedOn w:val="Normal"/>
    <w:link w:val="BalloonTextChar"/>
    <w:uiPriority w:val="99"/>
    <w:semiHidden/>
    <w:unhideWhenUsed/>
    <w:rsid w:val="00402CE6"/>
    <w:pPr>
      <w:spacing w:line="240" w:lineRule="auto"/>
    </w:pPr>
    <w:rPr>
      <w:rFonts w:ascii="Segoe UI" w:eastAsia="Arial" w:hAnsi="Segoe UI" w:cs="Times New Roman"/>
      <w:sz w:val="18"/>
      <w:szCs w:val="18"/>
    </w:rPr>
  </w:style>
  <w:style w:type="character" w:customStyle="1" w:styleId="BalloonTextChar">
    <w:name w:val="Balloon Text Char"/>
    <w:basedOn w:val="DefaultParagraphFont"/>
    <w:link w:val="BalloonText"/>
    <w:uiPriority w:val="99"/>
    <w:semiHidden/>
    <w:rsid w:val="00402CE6"/>
    <w:rPr>
      <w:rFonts w:ascii="Segoe UI" w:eastAsia="Arial" w:hAnsi="Segoe UI" w:cs="Times New Roman"/>
      <w:sz w:val="18"/>
      <w:szCs w:val="18"/>
    </w:rPr>
  </w:style>
  <w:style w:type="paragraph" w:styleId="Revision">
    <w:name w:val="Revision"/>
    <w:hidden/>
    <w:uiPriority w:val="99"/>
    <w:semiHidden/>
    <w:rsid w:val="00402CE6"/>
    <w:pPr>
      <w:spacing w:before="0" w:after="0" w:line="240" w:lineRule="auto"/>
      <w:jc w:val="left"/>
    </w:pPr>
    <w:rPr>
      <w:rFonts w:ascii="Arial" w:eastAsia="Arial" w:hAnsi="Arial" w:cs="Times New Roman"/>
      <w:sz w:val="22"/>
    </w:rPr>
  </w:style>
  <w:style w:type="paragraph" w:customStyle="1" w:styleId="EYBodytextwithparaspace">
    <w:name w:val="EY Body text (with para space)"/>
    <w:basedOn w:val="Normal"/>
    <w:qFormat/>
    <w:rsid w:val="004B31AB"/>
    <w:pPr>
      <w:numPr>
        <w:ilvl w:val="4"/>
        <w:numId w:val="1"/>
      </w:numPr>
      <w:spacing w:after="240" w:line="240" w:lineRule="auto"/>
      <w:outlineLvl w:val="0"/>
    </w:pPr>
    <w:rPr>
      <w:rFonts w:eastAsia="Times New Roman" w:cs="Times New Roman"/>
      <w:kern w:val="12"/>
      <w:sz w:val="20"/>
      <w:szCs w:val="24"/>
      <w:lang w:val="en-GB"/>
    </w:rPr>
  </w:style>
  <w:style w:type="paragraph" w:customStyle="1" w:styleId="EYbodytext">
    <w:name w:val="EY_body text"/>
    <w:basedOn w:val="Normal"/>
    <w:rsid w:val="00402CE6"/>
    <w:pPr>
      <w:keepNext/>
      <w:numPr>
        <w:ilvl w:val="1"/>
        <w:numId w:val="1"/>
      </w:numPr>
      <w:spacing w:line="240" w:lineRule="atLeast"/>
      <w:outlineLvl w:val="0"/>
    </w:pPr>
    <w:rPr>
      <w:rFonts w:ascii="Arial" w:eastAsia="Times New Roman" w:hAnsi="Arial" w:cs="Times New Roman"/>
      <w:kern w:val="12"/>
      <w:sz w:val="20"/>
      <w:szCs w:val="24"/>
      <w:lang w:val="en-GB"/>
    </w:rPr>
  </w:style>
  <w:style w:type="paragraph" w:customStyle="1" w:styleId="EYHeading1">
    <w:name w:val="EY Heading 1"/>
    <w:basedOn w:val="Normal"/>
    <w:next w:val="EYBodytextwithparaspace"/>
    <w:rsid w:val="00402CE6"/>
    <w:pPr>
      <w:numPr>
        <w:numId w:val="1"/>
      </w:numPr>
      <w:spacing w:after="360" w:line="240" w:lineRule="auto"/>
      <w:outlineLvl w:val="0"/>
    </w:pPr>
    <w:rPr>
      <w:rFonts w:ascii="EYInterstate" w:eastAsia="Times New Roman" w:hAnsi="EYInterstate" w:cs="Times New Roman"/>
      <w:color w:val="646464"/>
      <w:kern w:val="12"/>
      <w:sz w:val="40"/>
      <w:szCs w:val="24"/>
      <w:lang w:val="en-GB"/>
    </w:rPr>
  </w:style>
  <w:style w:type="numbering" w:customStyle="1" w:styleId="ParaNumbering">
    <w:name w:val="ParaNumbering"/>
    <w:basedOn w:val="NoList"/>
    <w:rsid w:val="00402CE6"/>
    <w:pPr>
      <w:numPr>
        <w:numId w:val="2"/>
      </w:numPr>
    </w:pPr>
  </w:style>
  <w:style w:type="paragraph" w:styleId="BodyText">
    <w:name w:val="Body Text"/>
    <w:link w:val="BodyTextChar"/>
    <w:qFormat/>
    <w:rsid w:val="004B31AB"/>
    <w:pPr>
      <w:spacing w:before="0" w:after="200" w:line="240" w:lineRule="auto"/>
      <w:jc w:val="left"/>
    </w:pPr>
    <w:rPr>
      <w:rFonts w:eastAsia="Times New Roman" w:cs="Times New Roman"/>
    </w:rPr>
  </w:style>
  <w:style w:type="character" w:customStyle="1" w:styleId="BodyTextChar">
    <w:name w:val="Body Text Char"/>
    <w:basedOn w:val="DefaultParagraphFont"/>
    <w:link w:val="BodyText"/>
    <w:rsid w:val="004B31AB"/>
    <w:rPr>
      <w:rFonts w:eastAsia="Times New Roman" w:cs="Times New Roman"/>
      <w:kern w:val="0"/>
      <w14:ligatures w14:val="none"/>
    </w:rPr>
  </w:style>
  <w:style w:type="table" w:customStyle="1" w:styleId="OWTable">
    <w:name w:val="OW Table"/>
    <w:basedOn w:val="TableNormal"/>
    <w:uiPriority w:val="99"/>
    <w:rsid w:val="00402CE6"/>
    <w:pPr>
      <w:spacing w:before="40" w:after="40" w:line="240" w:lineRule="auto"/>
      <w:jc w:val="left"/>
    </w:pPr>
    <w:rPr>
      <w:rFonts w:ascii="Arial" w:eastAsia="Times New Roman" w:hAnsi="Arial" w:cs="Times New Roman"/>
      <w:sz w:val="20"/>
    </w:rPr>
    <w:tblPr>
      <w:tblInd w:w="0" w:type="nil"/>
      <w:tblCellMar>
        <w:left w:w="0" w:type="dxa"/>
        <w:right w:w="0" w:type="dxa"/>
      </w:tblCellMar>
    </w:tblPr>
    <w:tblStylePr w:type="firstRow">
      <w:pPr>
        <w:wordWrap/>
        <w:spacing w:beforeLines="0" w:beforeAutospacing="0" w:afterLines="0" w:afterAutospacing="0" w:line="240" w:lineRule="auto"/>
      </w:pPr>
      <w:rPr>
        <w:rFonts w:ascii="Times New Roman" w:eastAsia="Times New Roman" w:hAnsi="Times New Roman"/>
        <w:b/>
        <w:i w:val="0"/>
        <w:sz w:val="20"/>
      </w:rPr>
      <w:tblPr/>
      <w:trPr>
        <w:tblHeader/>
      </w:trPr>
      <w:tcPr>
        <w:vAlign w:val="bottom"/>
      </w:tcPr>
    </w:tblStylePr>
  </w:style>
  <w:style w:type="paragraph" w:customStyle="1" w:styleId="MainText">
    <w:name w:val="Main Text"/>
    <w:basedOn w:val="Normal"/>
    <w:qFormat/>
    <w:rsid w:val="00402CE6"/>
    <w:pPr>
      <w:spacing w:before="40" w:line="240" w:lineRule="auto"/>
    </w:pPr>
    <w:rPr>
      <w:rFonts w:ascii="Arial" w:eastAsia="PMingLiU" w:hAnsi="Arial" w:cs="Arial"/>
      <w:bCs/>
      <w:sz w:val="20"/>
      <w:szCs w:val="20"/>
      <w:lang w:val="vi-VN" w:eastAsia="zh-TW"/>
    </w:rPr>
  </w:style>
  <w:style w:type="paragraph" w:styleId="FootnoteText">
    <w:name w:val="footnote text"/>
    <w:aliases w:val="Footnote Text Char1"/>
    <w:basedOn w:val="Normal"/>
    <w:link w:val="FootnoteTextChar"/>
    <w:uiPriority w:val="99"/>
    <w:qFormat/>
    <w:rsid w:val="00402CE6"/>
    <w:pPr>
      <w:spacing w:line="240" w:lineRule="auto"/>
    </w:pPr>
    <w:rPr>
      <w:rFonts w:eastAsia="PMingLiU" w:cs="Times New Roman"/>
      <w:sz w:val="20"/>
      <w:szCs w:val="20"/>
      <w:lang w:eastAsia="zh-TW"/>
    </w:rPr>
  </w:style>
  <w:style w:type="character" w:customStyle="1" w:styleId="FootnoteTextChar">
    <w:name w:val="Footnote Text Char"/>
    <w:aliases w:val="Footnote Text Char1 Char"/>
    <w:basedOn w:val="DefaultParagraphFont"/>
    <w:link w:val="FootnoteText"/>
    <w:uiPriority w:val="99"/>
    <w:qFormat/>
    <w:rsid w:val="00402CE6"/>
    <w:rPr>
      <w:rFonts w:eastAsia="PMingLiU" w:cs="Times New Roman"/>
      <w:sz w:val="20"/>
      <w:szCs w:val="20"/>
      <w:lang w:eastAsia="zh-TW"/>
    </w:rPr>
  </w:style>
  <w:style w:type="character" w:styleId="FootnoteReference">
    <w:name w:val="footnote reference"/>
    <w:uiPriority w:val="99"/>
    <w:rsid w:val="00402CE6"/>
    <w:rPr>
      <w:vertAlign w:val="superscript"/>
    </w:rPr>
  </w:style>
  <w:style w:type="character" w:styleId="PageNumber">
    <w:name w:val="page number"/>
    <w:basedOn w:val="DefaultParagraphFont"/>
    <w:rsid w:val="00402CE6"/>
  </w:style>
  <w:style w:type="paragraph" w:styleId="TOCHeading">
    <w:name w:val="TOC Heading"/>
    <w:basedOn w:val="Heading1"/>
    <w:next w:val="Normal"/>
    <w:uiPriority w:val="39"/>
    <w:unhideWhenUsed/>
    <w:qFormat/>
    <w:rsid w:val="00402CE6"/>
    <w:pPr>
      <w:spacing w:before="480" w:line="276" w:lineRule="auto"/>
      <w:outlineLvl w:val="9"/>
    </w:pPr>
    <w:rPr>
      <w:rFonts w:eastAsia="Times New Roman" w:cs="Times New Roman"/>
      <w:bCs/>
      <w:color w:val="365F91"/>
      <w:sz w:val="28"/>
      <w:szCs w:val="28"/>
    </w:rPr>
  </w:style>
  <w:style w:type="paragraph" w:styleId="TOC3">
    <w:name w:val="toc 3"/>
    <w:basedOn w:val="Normal"/>
    <w:next w:val="Normal"/>
    <w:autoRedefine/>
    <w:uiPriority w:val="39"/>
    <w:unhideWhenUsed/>
    <w:rsid w:val="00390FF3"/>
    <w:pPr>
      <w:tabs>
        <w:tab w:val="left" w:pos="1418"/>
        <w:tab w:val="right" w:leader="dot" w:pos="10490"/>
      </w:tabs>
    </w:pPr>
    <w:rPr>
      <w:rFonts w:eastAsia="Arial" w:cs="Times New Roman"/>
    </w:rPr>
  </w:style>
  <w:style w:type="character" w:styleId="Hyperlink">
    <w:name w:val="Hyperlink"/>
    <w:basedOn w:val="DefaultParagraphFont"/>
    <w:uiPriority w:val="99"/>
    <w:unhideWhenUsed/>
    <w:rsid w:val="00402CE6"/>
    <w:rPr>
      <w:color w:val="0000FF"/>
      <w:u w:val="single"/>
    </w:rPr>
  </w:style>
  <w:style w:type="paragraph" w:styleId="TOC1">
    <w:name w:val="toc 1"/>
    <w:basedOn w:val="Normal"/>
    <w:next w:val="Normal"/>
    <w:autoRedefine/>
    <w:uiPriority w:val="39"/>
    <w:unhideWhenUsed/>
    <w:rsid w:val="009A0A32"/>
    <w:pPr>
      <w:tabs>
        <w:tab w:val="left" w:pos="709"/>
        <w:tab w:val="right" w:leader="dot" w:pos="10489"/>
      </w:tabs>
    </w:pPr>
    <w:rPr>
      <w:rFonts w:eastAsia="Arial" w:cs="Times New Roman"/>
      <w:b/>
      <w:noProof/>
      <w:szCs w:val="26"/>
      <w:lang w:val="es-NI"/>
    </w:rPr>
  </w:style>
  <w:style w:type="paragraph" w:styleId="TOC2">
    <w:name w:val="toc 2"/>
    <w:basedOn w:val="Normal"/>
    <w:next w:val="Normal"/>
    <w:autoRedefine/>
    <w:uiPriority w:val="39"/>
    <w:unhideWhenUsed/>
    <w:rsid w:val="00A95C5C"/>
    <w:pPr>
      <w:tabs>
        <w:tab w:val="left" w:pos="709"/>
        <w:tab w:val="right" w:leader="dot" w:pos="10489"/>
      </w:tabs>
    </w:pPr>
    <w:rPr>
      <w:rFonts w:eastAsia="Arial" w:cs="Times New Roman"/>
      <w:noProof/>
      <w:szCs w:val="28"/>
      <w:lang w:val="vi-VN"/>
    </w:rPr>
  </w:style>
  <w:style w:type="paragraph" w:customStyle="1" w:styleId="AddressBlock">
    <w:name w:val="Address Block"/>
    <w:uiPriority w:val="11"/>
    <w:qFormat/>
    <w:rsid w:val="00402CE6"/>
    <w:pPr>
      <w:spacing w:before="0" w:after="0" w:line="240" w:lineRule="auto"/>
      <w:jc w:val="left"/>
    </w:pPr>
    <w:rPr>
      <w:rFonts w:ascii="Arial" w:eastAsia="Times New Roman" w:hAnsi="Arial" w:cs="Times New Roman"/>
      <w:sz w:val="16"/>
    </w:rPr>
  </w:style>
  <w:style w:type="table" w:customStyle="1" w:styleId="LightGrid1">
    <w:name w:val="Light Grid1"/>
    <w:basedOn w:val="TableNormal"/>
    <w:next w:val="LightGrid"/>
    <w:uiPriority w:val="62"/>
    <w:rsid w:val="00402CE6"/>
    <w:pPr>
      <w:spacing w:before="0" w:after="0" w:line="240" w:lineRule="auto"/>
      <w:jc w:val="left"/>
    </w:pPr>
    <w:rPr>
      <w:rFonts w:asciiTheme="minorHAnsi" w:hAnsiTheme="minorHAnsi"/>
      <w:sz w:val="22"/>
    </w:rPr>
    <w:tblPr>
      <w:tblStyleRowBandSize w:val="1"/>
      <w:tblStyleColBandSize w:val="1"/>
    </w:tblPr>
    <w:tcPr>
      <w:tcBorders>
        <w:top w:val="single" w:sz="8" w:space="0" w:color="000000"/>
        <w:left w:val="single" w:sz="8" w:space="0" w:color="000000"/>
        <w:bottom w:val="single" w:sz="8" w:space="0" w:color="000000"/>
        <w:right w:val="single" w:sz="8" w:space="0" w:color="000000"/>
      </w:tcBorders>
      <w:shd w:val="clear" w:color="auto" w:fill="C0C0C0"/>
    </w:tc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BodyText1">
    <w:name w:val="Body Text1"/>
    <w:basedOn w:val="Normal"/>
    <w:uiPriority w:val="99"/>
    <w:rsid w:val="00402CE6"/>
    <w:pPr>
      <w:autoSpaceDE w:val="0"/>
      <w:autoSpaceDN w:val="0"/>
      <w:adjustRightInd w:val="0"/>
      <w:spacing w:after="180" w:line="260" w:lineRule="atLeast"/>
      <w:textAlignment w:val="center"/>
    </w:pPr>
    <w:rPr>
      <w:rFonts w:ascii="Georgia" w:hAnsi="Georgia" w:cs="Georgia"/>
      <w:color w:val="000000"/>
      <w:sz w:val="20"/>
      <w:szCs w:val="20"/>
    </w:rPr>
  </w:style>
  <w:style w:type="paragraph" w:customStyle="1" w:styleId="Heading31">
    <w:name w:val="Heading 31"/>
    <w:basedOn w:val="Normal"/>
    <w:next w:val="Normal"/>
    <w:uiPriority w:val="9"/>
    <w:unhideWhenUsed/>
    <w:qFormat/>
    <w:rsid w:val="00402CE6"/>
    <w:pPr>
      <w:keepNext/>
      <w:keepLines/>
      <w:spacing w:before="200" w:line="276" w:lineRule="auto"/>
      <w:outlineLvl w:val="2"/>
    </w:pPr>
    <w:rPr>
      <w:rFonts w:ascii="Cambria" w:eastAsia="Times New Roman" w:hAnsi="Cambria" w:cs="Times New Roman"/>
      <w:b/>
      <w:bCs/>
      <w:color w:val="4F81BD"/>
    </w:rPr>
  </w:style>
  <w:style w:type="numbering" w:customStyle="1" w:styleId="NoList11">
    <w:name w:val="No List11"/>
    <w:next w:val="NoList"/>
    <w:uiPriority w:val="99"/>
    <w:semiHidden/>
    <w:unhideWhenUsed/>
    <w:rsid w:val="00402CE6"/>
  </w:style>
  <w:style w:type="table" w:customStyle="1" w:styleId="TableGrid1">
    <w:name w:val="Table Grid1"/>
    <w:basedOn w:val="TableNormal"/>
    <w:next w:val="TableGrid"/>
    <w:uiPriority w:val="59"/>
    <w:rsid w:val="00402CE6"/>
    <w:pPr>
      <w:spacing w:before="0" w:after="0" w:line="240" w:lineRule="auto"/>
      <w:jc w:val="left"/>
    </w:pPr>
    <w:rPr>
      <w:rFonts w:ascii="Calibri" w:eastAsia="Calibri" w:hAnsi="Calibri" w:cs="Times New Roman"/>
      <w:sz w:val="22"/>
    </w:rPr>
    <w:tblPr/>
  </w:style>
  <w:style w:type="paragraph" w:styleId="ListBullet">
    <w:name w:val="List Bullet"/>
    <w:basedOn w:val="Normal"/>
    <w:uiPriority w:val="99"/>
    <w:unhideWhenUsed/>
    <w:rsid w:val="00402CE6"/>
    <w:pPr>
      <w:numPr>
        <w:numId w:val="5"/>
      </w:numPr>
      <w:tabs>
        <w:tab w:val="clear" w:pos="360"/>
      </w:tabs>
      <w:spacing w:after="200" w:line="276" w:lineRule="auto"/>
      <w:ind w:left="0" w:firstLine="0"/>
      <w:contextualSpacing/>
    </w:pPr>
    <w:rPr>
      <w:rFonts w:ascii="Calibri" w:eastAsia="Calibri" w:hAnsi="Calibri" w:cs="Times New Roman"/>
    </w:rPr>
  </w:style>
  <w:style w:type="numbering" w:customStyle="1" w:styleId="Style1">
    <w:name w:val="Style1"/>
    <w:uiPriority w:val="99"/>
    <w:rsid w:val="00402CE6"/>
    <w:pPr>
      <w:numPr>
        <w:numId w:val="3"/>
      </w:numPr>
    </w:pPr>
  </w:style>
  <w:style w:type="table" w:customStyle="1" w:styleId="GridTable1Light-Accent11">
    <w:name w:val="Grid Table 1 Light - Accent 11"/>
    <w:basedOn w:val="TableNormal"/>
    <w:uiPriority w:val="46"/>
    <w:rsid w:val="00402CE6"/>
    <w:pPr>
      <w:spacing w:before="0" w:after="0" w:line="240" w:lineRule="auto"/>
      <w:jc w:val="left"/>
    </w:pPr>
    <w:rPr>
      <w:rFonts w:ascii="Georgia" w:eastAsia="Calibri" w:hAnsi="Georgia" w:cs="Times New Roman"/>
      <w:sz w:val="20"/>
      <w:szCs w:val="20"/>
      <w:lang w:val="en-GB"/>
    </w:rPr>
    <w:tblPr>
      <w:tblStyleRowBandSize w:val="1"/>
      <w:tblStyleColBandSize w:val="1"/>
    </w:tblPr>
    <w:tcPr>
      <w:tcBorders>
        <w:top w:val="double" w:sz="2" w:space="0" w:color="95B3D7"/>
      </w:tcBorders>
    </w:tcPr>
    <w:tblStylePr w:type="firstRow">
      <w:rPr>
        <w:b/>
        <w:bCs/>
      </w:rPr>
      <w:tblPr/>
      <w:tcPr>
        <w:tcBorders>
          <w:bottom w:val="single" w:sz="12" w:space="0" w:color="95B3D7"/>
        </w:tcBorders>
      </w:tcPr>
    </w:tblStylePr>
    <w:tblStylePr w:type="lastRow">
      <w:rPr>
        <w:b/>
        <w:bCs/>
      </w:rPr>
    </w:tblStylePr>
    <w:tblStylePr w:type="firstCol">
      <w:rPr>
        <w:b/>
        <w:bCs/>
      </w:rPr>
    </w:tblStylePr>
    <w:tblStylePr w:type="lastCol">
      <w:rPr>
        <w:b/>
        <w:bCs/>
      </w:rPr>
    </w:tblStylePr>
  </w:style>
  <w:style w:type="character" w:customStyle="1" w:styleId="FollowedHyperlink1">
    <w:name w:val="FollowedHyperlink1"/>
    <w:basedOn w:val="DefaultParagraphFont"/>
    <w:uiPriority w:val="99"/>
    <w:semiHidden/>
    <w:unhideWhenUsed/>
    <w:rsid w:val="00402CE6"/>
    <w:rPr>
      <w:color w:val="800080"/>
      <w:u w:val="single"/>
    </w:rPr>
  </w:style>
  <w:style w:type="paragraph" w:styleId="ListNumber">
    <w:name w:val="List Number"/>
    <w:basedOn w:val="Normal"/>
    <w:uiPriority w:val="13"/>
    <w:unhideWhenUsed/>
    <w:qFormat/>
    <w:rsid w:val="00402CE6"/>
    <w:pPr>
      <w:numPr>
        <w:numId w:val="4"/>
      </w:numPr>
      <w:tabs>
        <w:tab w:val="clear" w:pos="403"/>
      </w:tabs>
      <w:spacing w:after="240" w:line="240" w:lineRule="atLeast"/>
      <w:ind w:left="720" w:hanging="360"/>
      <w:contextualSpacing/>
    </w:pPr>
    <w:rPr>
      <w:rFonts w:ascii="Georgia" w:eastAsia="Calibri" w:hAnsi="Georgia" w:cs="Times New Roman"/>
      <w:sz w:val="20"/>
      <w:szCs w:val="20"/>
      <w:lang w:val="en-GB"/>
    </w:rPr>
  </w:style>
  <w:style w:type="paragraph" w:styleId="ListNumber2">
    <w:name w:val="List Number 2"/>
    <w:basedOn w:val="Normal"/>
    <w:uiPriority w:val="13"/>
    <w:unhideWhenUsed/>
    <w:qFormat/>
    <w:rsid w:val="00402CE6"/>
    <w:pPr>
      <w:numPr>
        <w:ilvl w:val="1"/>
        <w:numId w:val="4"/>
      </w:numPr>
      <w:tabs>
        <w:tab w:val="clear" w:pos="806"/>
      </w:tabs>
      <w:spacing w:after="240" w:line="240" w:lineRule="atLeast"/>
      <w:ind w:left="1440" w:hanging="360"/>
      <w:contextualSpacing/>
    </w:pPr>
    <w:rPr>
      <w:rFonts w:ascii="Georgia" w:eastAsia="Calibri" w:hAnsi="Georgia" w:cs="Times New Roman"/>
      <w:sz w:val="20"/>
      <w:szCs w:val="20"/>
      <w:lang w:val="en-GB"/>
    </w:rPr>
  </w:style>
  <w:style w:type="paragraph" w:styleId="ListNumber3">
    <w:name w:val="List Number 3"/>
    <w:basedOn w:val="Normal"/>
    <w:uiPriority w:val="13"/>
    <w:unhideWhenUsed/>
    <w:qFormat/>
    <w:rsid w:val="00402CE6"/>
    <w:pPr>
      <w:numPr>
        <w:ilvl w:val="2"/>
        <w:numId w:val="4"/>
      </w:numPr>
      <w:tabs>
        <w:tab w:val="clear" w:pos="1210"/>
      </w:tabs>
      <w:spacing w:after="240" w:line="240" w:lineRule="atLeast"/>
      <w:ind w:left="2160" w:hanging="180"/>
      <w:contextualSpacing/>
    </w:pPr>
    <w:rPr>
      <w:rFonts w:ascii="Georgia" w:eastAsia="Calibri" w:hAnsi="Georgia" w:cs="Times New Roman"/>
      <w:sz w:val="20"/>
      <w:szCs w:val="20"/>
      <w:lang w:val="en-GB"/>
    </w:rPr>
  </w:style>
  <w:style w:type="paragraph" w:styleId="ListNumber4">
    <w:name w:val="List Number 4"/>
    <w:basedOn w:val="Normal"/>
    <w:uiPriority w:val="13"/>
    <w:unhideWhenUsed/>
    <w:rsid w:val="00402CE6"/>
    <w:pPr>
      <w:numPr>
        <w:ilvl w:val="3"/>
        <w:numId w:val="4"/>
      </w:numPr>
      <w:tabs>
        <w:tab w:val="clear" w:pos="1613"/>
      </w:tabs>
      <w:spacing w:after="240" w:line="240" w:lineRule="atLeast"/>
      <w:ind w:left="2880" w:hanging="360"/>
      <w:contextualSpacing/>
    </w:pPr>
    <w:rPr>
      <w:rFonts w:ascii="Georgia" w:eastAsia="Calibri" w:hAnsi="Georgia" w:cs="Times New Roman"/>
      <w:sz w:val="20"/>
      <w:szCs w:val="20"/>
      <w:lang w:val="en-GB"/>
    </w:rPr>
  </w:style>
  <w:style w:type="paragraph" w:styleId="ListNumber5">
    <w:name w:val="List Number 5"/>
    <w:basedOn w:val="Normal"/>
    <w:uiPriority w:val="13"/>
    <w:unhideWhenUsed/>
    <w:rsid w:val="00402CE6"/>
    <w:pPr>
      <w:numPr>
        <w:ilvl w:val="4"/>
        <w:numId w:val="4"/>
      </w:numPr>
      <w:tabs>
        <w:tab w:val="clear" w:pos="2016"/>
      </w:tabs>
      <w:spacing w:after="240" w:line="240" w:lineRule="atLeast"/>
      <w:ind w:left="3600" w:hanging="360"/>
      <w:contextualSpacing/>
    </w:pPr>
    <w:rPr>
      <w:rFonts w:ascii="Georgia" w:eastAsia="Calibri" w:hAnsi="Georgia" w:cs="Times New Roman"/>
      <w:sz w:val="20"/>
      <w:szCs w:val="20"/>
      <w:lang w:val="en-GB"/>
    </w:rPr>
  </w:style>
  <w:style w:type="character" w:styleId="PlaceholderText">
    <w:name w:val="Placeholder Text"/>
    <w:basedOn w:val="DefaultParagraphFont"/>
    <w:uiPriority w:val="99"/>
    <w:semiHidden/>
    <w:rsid w:val="00402CE6"/>
    <w:rPr>
      <w:color w:val="808080"/>
    </w:rPr>
  </w:style>
  <w:style w:type="character" w:customStyle="1" w:styleId="Heading3Char1">
    <w:name w:val="Heading 3 Char1"/>
    <w:basedOn w:val="DefaultParagraphFont"/>
    <w:uiPriority w:val="9"/>
    <w:semiHidden/>
    <w:rsid w:val="00402CE6"/>
    <w:rPr>
      <w:rFonts w:ascii="Times New Roman" w:eastAsia="Times New Roman" w:hAnsi="Times New Roman" w:cs="Times New Roman"/>
      <w:color w:val="1F3763"/>
      <w:sz w:val="24"/>
      <w:szCs w:val="24"/>
    </w:rPr>
  </w:style>
  <w:style w:type="character" w:customStyle="1" w:styleId="FollowedHyperlink2">
    <w:name w:val="FollowedHyperlink2"/>
    <w:basedOn w:val="DefaultParagraphFont"/>
    <w:uiPriority w:val="99"/>
    <w:semiHidden/>
    <w:unhideWhenUsed/>
    <w:rsid w:val="00402CE6"/>
    <w:rPr>
      <w:color w:val="954F72"/>
      <w:u w:val="single"/>
    </w:rPr>
  </w:style>
  <w:style w:type="table" w:customStyle="1" w:styleId="PlainTable51">
    <w:name w:val="Plain Table 51"/>
    <w:basedOn w:val="TableNormal"/>
    <w:next w:val="PlainTable5"/>
    <w:uiPriority w:val="45"/>
    <w:rsid w:val="00402CE6"/>
    <w:pPr>
      <w:spacing w:before="0" w:after="0" w:line="240" w:lineRule="auto"/>
      <w:jc w:val="left"/>
    </w:pPr>
    <w:rPr>
      <w:rFonts w:ascii="Arial" w:eastAsia="Arial" w:hAnsi="Arial" w:cs="Times New Roman"/>
      <w:sz w:val="20"/>
      <w:szCs w:val="20"/>
    </w:rPr>
    <w:tblPr>
      <w:tblStyleRowBandSize w:val="1"/>
      <w:tblStyleColBandSize w:val="1"/>
    </w:tblPr>
    <w:tcPr>
      <w:tcBorders>
        <w:top w:val="single" w:sz="4" w:space="0" w:color="7F7F7F"/>
        <w:bottom w:val="single" w:sz="4" w:space="0" w:color="7F7F7F"/>
        <w:right w:val="single" w:sz="4" w:space="0" w:color="7F7F7F"/>
      </w:tcBorders>
      <w:shd w:val="clear" w:color="auto" w:fill="FFFFFF"/>
    </w:tcPr>
    <w:tblStylePr w:type="firstRow">
      <w:rPr>
        <w:rFonts w:ascii="Times New Roman" w:eastAsia="Times New Roman" w:hAnsi="Times New Roman" w:cs="Times New Roman"/>
        <w:i/>
        <w:iCs/>
        <w:sz w:val="26"/>
      </w:rPr>
    </w:tblStylePr>
    <w:tblStylePr w:type="lastRow">
      <w:rPr>
        <w:rFonts w:ascii="Times New Roman" w:eastAsia="Times New Roman" w:hAnsi="Times New Roman" w:cs="Times New Roman"/>
        <w:i/>
        <w:iCs/>
        <w:sz w:val="26"/>
      </w:rPr>
    </w:tblStylePr>
    <w:tblStylePr w:type="firstCol">
      <w:pPr>
        <w:jc w:val="right"/>
      </w:pPr>
      <w:rPr>
        <w:rFonts w:ascii="Times New Roman" w:eastAsia="Times New Roman" w:hAnsi="Times New Roman" w:cs="Times New Roman"/>
        <w:i/>
        <w:iCs/>
        <w:sz w:val="26"/>
      </w:rPr>
    </w:tblStylePr>
    <w:tblStylePr w:type="lastCol">
      <w:rPr>
        <w:rFonts w:ascii="Times New Roman" w:eastAsia="Times New Roman" w:hAnsi="Times New Roman"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402CE6"/>
    <w:pPr>
      <w:autoSpaceDE w:val="0"/>
      <w:autoSpaceDN w:val="0"/>
      <w:adjustRightInd w:val="0"/>
      <w:spacing w:before="0" w:after="0" w:line="240" w:lineRule="auto"/>
      <w:jc w:val="left"/>
    </w:pPr>
    <w:rPr>
      <w:rFonts w:ascii="Arial" w:hAnsi="Arial" w:cs="Arial"/>
      <w:color w:val="000000"/>
      <w:szCs w:val="24"/>
    </w:rPr>
  </w:style>
  <w:style w:type="character" w:customStyle="1" w:styleId="Heading2Char1">
    <w:name w:val="Heading 2 Char1"/>
    <w:basedOn w:val="DefaultParagraphFont"/>
    <w:uiPriority w:val="9"/>
    <w:semiHidden/>
    <w:rsid w:val="00402CE6"/>
    <w:rPr>
      <w:rFonts w:asciiTheme="majorHAnsi" w:eastAsiaTheme="majorEastAsia" w:hAnsiTheme="majorHAnsi" w:cstheme="majorBidi"/>
      <w:color w:val="2F5496" w:themeColor="accent1" w:themeShade="BF"/>
      <w:sz w:val="26"/>
      <w:szCs w:val="26"/>
    </w:rPr>
  </w:style>
  <w:style w:type="table" w:styleId="LightGrid">
    <w:name w:val="Light Grid"/>
    <w:basedOn w:val="TableNormal"/>
    <w:uiPriority w:val="62"/>
    <w:semiHidden/>
    <w:unhideWhenUsed/>
    <w:rsid w:val="00402CE6"/>
    <w:pPr>
      <w:spacing w:before="0" w:after="0" w:line="240" w:lineRule="auto"/>
      <w:jc w:val="left"/>
    </w:pPr>
    <w:rPr>
      <w:rFonts w:asciiTheme="minorHAnsi" w:hAnsiTheme="minorHAnsi"/>
      <w:sz w:val="22"/>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7Char1">
    <w:name w:val="Heading 7 Char1"/>
    <w:basedOn w:val="DefaultParagraphFont"/>
    <w:uiPriority w:val="9"/>
    <w:semiHidden/>
    <w:rsid w:val="00402CE6"/>
    <w:rPr>
      <w:rFonts w:asciiTheme="majorHAnsi" w:eastAsiaTheme="majorEastAsia" w:hAnsiTheme="majorHAnsi" w:cstheme="majorBidi"/>
      <w:i/>
      <w:iCs/>
      <w:color w:val="1F3763" w:themeColor="accent1" w:themeShade="7F"/>
    </w:rPr>
  </w:style>
  <w:style w:type="character" w:styleId="FollowedHyperlink">
    <w:name w:val="FollowedHyperlink"/>
    <w:basedOn w:val="DefaultParagraphFont"/>
    <w:uiPriority w:val="99"/>
    <w:semiHidden/>
    <w:unhideWhenUsed/>
    <w:rsid w:val="00402CE6"/>
    <w:rPr>
      <w:color w:val="954F72" w:themeColor="followedHyperlink"/>
      <w:u w:val="single"/>
    </w:rPr>
  </w:style>
  <w:style w:type="table" w:styleId="PlainTable5">
    <w:name w:val="Plain Table 5"/>
    <w:basedOn w:val="TableNormal"/>
    <w:uiPriority w:val="45"/>
    <w:rsid w:val="00402CE6"/>
    <w:pPr>
      <w:spacing w:before="0" w:after="0" w:line="240" w:lineRule="auto"/>
      <w:jc w:val="left"/>
    </w:pPr>
    <w:rPr>
      <w:rFonts w:asciiTheme="minorHAnsi" w:hAnsiTheme="minorHAnsi"/>
      <w:sz w:val="22"/>
    </w:rPr>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6Char1">
    <w:name w:val="Heading 6 Char1"/>
    <w:basedOn w:val="DefaultParagraphFont"/>
    <w:uiPriority w:val="9"/>
    <w:semiHidden/>
    <w:rsid w:val="00402CE6"/>
    <w:rPr>
      <w:rFonts w:asciiTheme="majorHAnsi" w:eastAsiaTheme="majorEastAsia" w:hAnsiTheme="majorHAnsi" w:cstheme="majorBidi"/>
      <w:color w:val="1F3763" w:themeColor="accent1" w:themeShade="7F"/>
    </w:rPr>
  </w:style>
  <w:style w:type="character" w:customStyle="1" w:styleId="Heading8Char1">
    <w:name w:val="Heading 8 Char1"/>
    <w:basedOn w:val="DefaultParagraphFont"/>
    <w:uiPriority w:val="9"/>
    <w:semiHidden/>
    <w:rsid w:val="00402CE6"/>
    <w:rPr>
      <w:rFonts w:asciiTheme="majorHAnsi" w:eastAsiaTheme="majorEastAsia" w:hAnsiTheme="majorHAnsi" w:cstheme="majorBidi"/>
      <w:color w:val="272727" w:themeColor="text1" w:themeTint="D8"/>
      <w:sz w:val="21"/>
      <w:szCs w:val="21"/>
    </w:rPr>
  </w:style>
  <w:style w:type="character" w:customStyle="1" w:styleId="cf01">
    <w:name w:val="cf01"/>
    <w:basedOn w:val="DefaultParagraphFont"/>
    <w:rsid w:val="00402CE6"/>
    <w:rPr>
      <w:rFonts w:ascii="Segoe UI" w:hAnsi="Segoe UI" w:cs="Segoe UI" w:hint="default"/>
      <w:sz w:val="18"/>
      <w:szCs w:val="18"/>
    </w:rPr>
  </w:style>
  <w:style w:type="character" w:styleId="Strong">
    <w:name w:val="Strong"/>
    <w:basedOn w:val="DefaultParagraphFont"/>
    <w:uiPriority w:val="22"/>
    <w:qFormat/>
    <w:rsid w:val="00402CE6"/>
    <w:rPr>
      <w:b/>
      <w:bCs/>
    </w:rPr>
  </w:style>
  <w:style w:type="character" w:styleId="BookTitle">
    <w:name w:val="Book Title"/>
    <w:basedOn w:val="DefaultParagraphFont"/>
    <w:uiPriority w:val="33"/>
    <w:qFormat/>
    <w:rsid w:val="00402CE6"/>
    <w:rPr>
      <w:b/>
      <w:bCs/>
      <w:i/>
      <w:iCs/>
      <w:spacing w:val="5"/>
    </w:rPr>
  </w:style>
  <w:style w:type="table" w:customStyle="1" w:styleId="TableGridLight1">
    <w:name w:val="Table Grid Light1"/>
    <w:basedOn w:val="TableNormal"/>
    <w:uiPriority w:val="40"/>
    <w:rsid w:val="00402CE6"/>
    <w:pPr>
      <w:spacing w:before="0" w:after="0" w:line="240" w:lineRule="auto"/>
      <w:jc w:val="left"/>
    </w:pPr>
    <w:rPr>
      <w:rFonts w:asciiTheme="minorHAnsi" w:hAnsiTheme="minorHAnsi"/>
      <w:sz w:val="22"/>
    </w:rPr>
    <w:tblPr/>
  </w:style>
  <w:style w:type="paragraph" w:styleId="EndnoteText">
    <w:name w:val="endnote text"/>
    <w:basedOn w:val="Normal"/>
    <w:link w:val="EndnoteTextChar"/>
    <w:uiPriority w:val="99"/>
    <w:semiHidden/>
    <w:unhideWhenUsed/>
    <w:rsid w:val="00402CE6"/>
    <w:pPr>
      <w:spacing w:line="240" w:lineRule="auto"/>
    </w:pPr>
    <w:rPr>
      <w:sz w:val="20"/>
      <w:szCs w:val="20"/>
    </w:rPr>
  </w:style>
  <w:style w:type="character" w:customStyle="1" w:styleId="EndnoteTextChar">
    <w:name w:val="Endnote Text Char"/>
    <w:basedOn w:val="DefaultParagraphFont"/>
    <w:link w:val="EndnoteText"/>
    <w:uiPriority w:val="99"/>
    <w:semiHidden/>
    <w:rsid w:val="00402CE6"/>
    <w:rPr>
      <w:sz w:val="20"/>
      <w:szCs w:val="20"/>
    </w:rPr>
  </w:style>
  <w:style w:type="character" w:styleId="EndnoteReference">
    <w:name w:val="endnote reference"/>
    <w:basedOn w:val="DefaultParagraphFont"/>
    <w:uiPriority w:val="99"/>
    <w:semiHidden/>
    <w:unhideWhenUsed/>
    <w:rsid w:val="00402CE6"/>
    <w:rPr>
      <w:vertAlign w:val="superscript"/>
    </w:rPr>
  </w:style>
  <w:style w:type="paragraph" w:customStyle="1" w:styleId="pf0">
    <w:name w:val="pf0"/>
    <w:basedOn w:val="Normal"/>
    <w:rsid w:val="00402CE6"/>
    <w:pPr>
      <w:spacing w:before="100" w:beforeAutospacing="1" w:after="100" w:afterAutospacing="1" w:line="240" w:lineRule="auto"/>
    </w:pPr>
    <w:rPr>
      <w:rFonts w:eastAsia="Times New Roman" w:cs="Times New Roman"/>
      <w:szCs w:val="24"/>
      <w:lang w:val="vi-VN" w:eastAsia="vi-VN"/>
    </w:rPr>
  </w:style>
  <w:style w:type="character" w:customStyle="1" w:styleId="cf11">
    <w:name w:val="cf11"/>
    <w:basedOn w:val="DefaultParagraphFont"/>
    <w:rsid w:val="00402CE6"/>
    <w:rPr>
      <w:rFonts w:ascii="Segoe UI" w:hAnsi="Segoe UI" w:cs="Segoe UI" w:hint="default"/>
      <w:sz w:val="18"/>
      <w:szCs w:val="18"/>
    </w:rPr>
  </w:style>
  <w:style w:type="character" w:customStyle="1" w:styleId="cf21">
    <w:name w:val="cf21"/>
    <w:basedOn w:val="DefaultParagraphFont"/>
    <w:rsid w:val="00402CE6"/>
    <w:rPr>
      <w:rFonts w:ascii="Segoe UI" w:hAnsi="Segoe UI" w:cs="Segoe UI" w:hint="default"/>
      <w:sz w:val="18"/>
      <w:szCs w:val="18"/>
    </w:rPr>
  </w:style>
  <w:style w:type="paragraph" w:styleId="NormalWeb">
    <w:name w:val="Normal (Web)"/>
    <w:basedOn w:val="Normal"/>
    <w:uiPriority w:val="99"/>
    <w:semiHidden/>
    <w:unhideWhenUsed/>
    <w:rsid w:val="00402CE6"/>
    <w:pPr>
      <w:spacing w:before="100" w:beforeAutospacing="1" w:after="100" w:afterAutospacing="1" w:line="240" w:lineRule="auto"/>
    </w:pPr>
    <w:rPr>
      <w:rFonts w:eastAsia="Times New Roman" w:cs="Times New Roman"/>
      <w:szCs w:val="24"/>
      <w:lang w:val="vi-VN" w:eastAsia="vi-VN"/>
    </w:rPr>
  </w:style>
  <w:style w:type="character" w:customStyle="1" w:styleId="cf31">
    <w:name w:val="cf31"/>
    <w:basedOn w:val="DefaultParagraphFont"/>
    <w:rsid w:val="00402CE6"/>
    <w:rPr>
      <w:rFonts w:ascii="Segoe UI" w:hAnsi="Segoe UI" w:cs="Segoe UI" w:hint="default"/>
      <w:b/>
      <w:bCs/>
      <w:sz w:val="18"/>
      <w:szCs w:val="18"/>
    </w:rPr>
  </w:style>
  <w:style w:type="character" w:customStyle="1" w:styleId="cf41">
    <w:name w:val="cf41"/>
    <w:basedOn w:val="DefaultParagraphFont"/>
    <w:rsid w:val="00402CE6"/>
    <w:rPr>
      <w:rFonts w:ascii="Segoe UI" w:hAnsi="Segoe UI" w:cs="Segoe UI" w:hint="default"/>
      <w:b/>
      <w:bCs/>
      <w:sz w:val="18"/>
      <w:szCs w:val="18"/>
    </w:rPr>
  </w:style>
  <w:style w:type="paragraph" w:styleId="NoSpacing">
    <w:name w:val="No Spacing"/>
    <w:uiPriority w:val="1"/>
    <w:qFormat/>
    <w:rsid w:val="00A85449"/>
    <w:pPr>
      <w:spacing w:before="0" w:after="0" w:line="240" w:lineRule="auto"/>
      <w:jc w:val="left"/>
    </w:pPr>
  </w:style>
  <w:style w:type="paragraph" w:styleId="Caption">
    <w:name w:val="caption"/>
    <w:basedOn w:val="Normal"/>
    <w:next w:val="Normal"/>
    <w:uiPriority w:val="35"/>
    <w:unhideWhenUsed/>
    <w:qFormat/>
    <w:rsid w:val="00CA2064"/>
    <w:pPr>
      <w:spacing w:after="200" w:line="240" w:lineRule="auto"/>
    </w:pPr>
    <w:rPr>
      <w:i/>
      <w:iCs/>
      <w:color w:val="44546A" w:themeColor="text2"/>
      <w:sz w:val="18"/>
      <w:szCs w:val="18"/>
    </w:rPr>
  </w:style>
  <w:style w:type="character" w:customStyle="1" w:styleId="UnresolvedMention1">
    <w:name w:val="Unresolved Mention1"/>
    <w:basedOn w:val="DefaultParagraphFont"/>
    <w:uiPriority w:val="99"/>
    <w:semiHidden/>
    <w:unhideWhenUsed/>
    <w:rsid w:val="00873FFC"/>
    <w:rPr>
      <w:color w:val="605E5C"/>
      <w:shd w:val="clear" w:color="auto" w:fill="E1DFDD"/>
    </w:rPr>
  </w:style>
  <w:style w:type="table" w:customStyle="1" w:styleId="TLXDMHTable">
    <w:name w:val="TLXDMH_Table"/>
    <w:basedOn w:val="TableNormal"/>
    <w:uiPriority w:val="99"/>
    <w:rsid w:val="006462D4"/>
    <w:pPr>
      <w:spacing w:before="0" w:after="0" w:line="240" w:lineRule="auto"/>
      <w:jc w:val="left"/>
    </w:pPr>
    <w:rPr>
      <w:sz w:val="22"/>
      <w14:ligatures w14:val="standardContextual"/>
    </w:rPr>
    <w:tblPr/>
    <w:tblStylePr w:type="firstRow">
      <w:rPr>
        <w:rFonts w:ascii="Times New Roman" w:hAnsi="Times New Roman"/>
        <w:b/>
        <w:sz w:val="22"/>
      </w:rPr>
    </w:tblStylePr>
  </w:style>
  <w:style w:type="paragraph" w:customStyle="1" w:styleId="TLXDMHNormaltext">
    <w:name w:val="TLXDMH_Normal text"/>
    <w:basedOn w:val="Normal"/>
    <w:link w:val="TLXDMHNormaltextChar"/>
    <w:rsid w:val="00D43ACE"/>
    <w:pPr>
      <w:spacing w:line="276" w:lineRule="auto"/>
      <w:ind w:left="57" w:right="57"/>
    </w:pPr>
    <w:rPr>
      <w:rFonts w:eastAsia="Arial" w:cs="Times New Roman"/>
      <w:color w:val="000000"/>
      <w:szCs w:val="20"/>
      <w:lang w:val="es-NI"/>
      <w14:ligatures w14:val="standardContextual"/>
    </w:rPr>
  </w:style>
  <w:style w:type="character" w:customStyle="1" w:styleId="TLXDMHNormaltextChar">
    <w:name w:val="TLXDMH_Normal text Char"/>
    <w:basedOn w:val="DefaultParagraphFont"/>
    <w:link w:val="TLXDMHNormaltext"/>
    <w:rsid w:val="00D43ACE"/>
    <w:rPr>
      <w:rFonts w:eastAsia="Arial" w:cs="Times New Roman"/>
      <w:color w:val="000000"/>
      <w:sz w:val="22"/>
      <w:szCs w:val="20"/>
      <w:lang w:val="es-NI"/>
      <w14:ligatures w14:val="standardContextual"/>
    </w:rPr>
  </w:style>
  <w:style w:type="paragraph" w:customStyle="1" w:styleId="TLXHMH1stbullet">
    <w:name w:val="TLXHMH_1stbullet"/>
    <w:link w:val="TLXHMH1stbulletChar"/>
    <w:rsid w:val="0011181D"/>
    <w:pPr>
      <w:widowControl w:val="0"/>
      <w:numPr>
        <w:numId w:val="11"/>
      </w:numPr>
      <w:spacing w:before="0" w:after="0" w:line="276" w:lineRule="auto"/>
      <w:ind w:left="463" w:right="57"/>
      <w:jc w:val="left"/>
    </w:pPr>
    <w:rPr>
      <w:rFonts w:eastAsia="Arial" w:cs="Times New Roman"/>
      <w:color w:val="000000" w:themeColor="text1"/>
      <w:sz w:val="22"/>
      <w:szCs w:val="20"/>
      <w:lang w:val="es-NI" w:eastAsia="zh-TW"/>
      <w14:ligatures w14:val="standardContextual"/>
    </w:rPr>
  </w:style>
  <w:style w:type="character" w:customStyle="1" w:styleId="TLXHMH1stbulletChar">
    <w:name w:val="TLXHMH_1stbullet Char"/>
    <w:basedOn w:val="DefaultParagraphFont"/>
    <w:link w:val="TLXHMH1stbullet"/>
    <w:rsid w:val="00147E9A"/>
    <w:rPr>
      <w:rFonts w:eastAsia="Arial" w:cs="Times New Roman"/>
      <w:color w:val="000000" w:themeColor="text1"/>
      <w:sz w:val="22"/>
      <w:szCs w:val="20"/>
      <w:lang w:val="es-NI" w:eastAsia="zh-TW"/>
      <w14:ligatures w14:val="standardContextual"/>
    </w:rPr>
  </w:style>
  <w:style w:type="paragraph" w:customStyle="1" w:styleId="TLXDMHHeading1">
    <w:name w:val="TLXDMH_Heading1"/>
    <w:basedOn w:val="Normal"/>
    <w:link w:val="TLXDMHHeading1Char"/>
    <w:rsid w:val="00845EA1"/>
    <w:pPr>
      <w:widowControl w:val="0"/>
      <w:pBdr>
        <w:top w:val="dotted" w:sz="4" w:space="1" w:color="auto"/>
        <w:bottom w:val="dotted" w:sz="4" w:space="1" w:color="auto"/>
      </w:pBdr>
      <w:shd w:val="clear" w:color="auto" w:fill="D9D9D9"/>
      <w:tabs>
        <w:tab w:val="left" w:pos="284"/>
      </w:tabs>
      <w:spacing w:line="276" w:lineRule="auto"/>
      <w:contextualSpacing/>
      <w:jc w:val="left"/>
      <w:outlineLvl w:val="0"/>
    </w:pPr>
    <w:rPr>
      <w:rFonts w:eastAsia="Arial" w:cs="Times New Roman"/>
      <w:b/>
      <w:color w:val="000000"/>
      <w:lang w:val="es-NI"/>
      <w14:ligatures w14:val="standardContextual"/>
    </w:rPr>
  </w:style>
  <w:style w:type="character" w:customStyle="1" w:styleId="TLXDMHHeading1Char">
    <w:name w:val="TLXDMH_Heading1 Char"/>
    <w:basedOn w:val="DefaultParagraphFont"/>
    <w:link w:val="TLXDMHHeading1"/>
    <w:rsid w:val="00845EA1"/>
    <w:rPr>
      <w:rFonts w:eastAsia="Arial" w:cs="Times New Roman"/>
      <w:b/>
      <w:color w:val="000000"/>
      <w:sz w:val="22"/>
      <w:shd w:val="clear" w:color="auto" w:fill="D9D9D9"/>
      <w:lang w:val="es-NI"/>
      <w14:ligatures w14:val="standardContextual"/>
    </w:rPr>
  </w:style>
  <w:style w:type="paragraph" w:customStyle="1" w:styleId="TLXDMHHeading11">
    <w:name w:val="TLXDMH_Heading1.1"/>
    <w:basedOn w:val="TLXDMHHeading1"/>
    <w:link w:val="TLXDMHHeading11Char"/>
    <w:rsid w:val="00D76206"/>
    <w:pPr>
      <w:tabs>
        <w:tab w:val="clear" w:pos="284"/>
        <w:tab w:val="left" w:pos="426"/>
      </w:tabs>
      <w:jc w:val="both"/>
    </w:pPr>
    <w:rPr>
      <w:rFonts w:eastAsia="PMingLiU"/>
      <w:bCs/>
      <w:lang w:eastAsia="zh-TW"/>
    </w:rPr>
  </w:style>
  <w:style w:type="character" w:customStyle="1" w:styleId="TLXDMHHeading11Char">
    <w:name w:val="TLXDMH_Heading1.1 Char"/>
    <w:basedOn w:val="TLXDMHHeading1Char"/>
    <w:link w:val="TLXDMHHeading11"/>
    <w:rsid w:val="00B74646"/>
    <w:rPr>
      <w:rFonts w:eastAsia="PMingLiU" w:cs="Times New Roman"/>
      <w:b/>
      <w:bCs/>
      <w:color w:val="000000"/>
      <w:sz w:val="22"/>
      <w:shd w:val="clear" w:color="auto" w:fill="D9D9D9"/>
      <w:lang w:val="es-NI" w:eastAsia="zh-TW"/>
      <w14:ligatures w14:val="standardContextual"/>
    </w:rPr>
  </w:style>
  <w:style w:type="paragraph" w:customStyle="1" w:styleId="TLXDMHHeading2">
    <w:name w:val="TLXDMH_Heading2"/>
    <w:next w:val="TLXDMHHeading11"/>
    <w:link w:val="TLXDMHHeading2Char"/>
    <w:rsid w:val="00A66004"/>
    <w:pPr>
      <w:pBdr>
        <w:top w:val="dotted" w:sz="4" w:space="1" w:color="auto"/>
        <w:bottom w:val="dotted" w:sz="4" w:space="1" w:color="auto"/>
      </w:pBdr>
      <w:tabs>
        <w:tab w:val="left" w:pos="993"/>
      </w:tabs>
      <w:spacing w:before="0" w:after="0" w:line="276" w:lineRule="auto"/>
      <w:jc w:val="left"/>
      <w:outlineLvl w:val="1"/>
    </w:pPr>
    <w:rPr>
      <w:rFonts w:eastAsia="PMingLiU" w:cs="Times New Roman"/>
      <w:b/>
      <w:bCs/>
      <w:color w:val="000000"/>
      <w:sz w:val="22"/>
      <w:lang w:val="es-NI" w:eastAsia="zh-TW"/>
      <w14:ligatures w14:val="standardContextual"/>
    </w:rPr>
  </w:style>
  <w:style w:type="character" w:customStyle="1" w:styleId="TLXDMHHeading2Char">
    <w:name w:val="TLXDMH_Heading2 Char"/>
    <w:basedOn w:val="TLXDMHHeading11Char"/>
    <w:link w:val="TLXDMHHeading2"/>
    <w:rsid w:val="00A66004"/>
    <w:rPr>
      <w:rFonts w:eastAsia="PMingLiU" w:cs="Times New Roman"/>
      <w:b/>
      <w:bCs/>
      <w:color w:val="000000"/>
      <w:sz w:val="22"/>
      <w:shd w:val="clear" w:color="auto" w:fill="D9D9D9"/>
      <w:lang w:val="es-NI" w:eastAsia="zh-TW"/>
      <w14:ligatures w14:val="standardContextual"/>
    </w:rPr>
  </w:style>
  <w:style w:type="paragraph" w:customStyle="1" w:styleId="TLXDMHHeading21">
    <w:name w:val="TLXDMH_Heading2.1"/>
    <w:basedOn w:val="TLXDMHHeading11"/>
    <w:link w:val="TLXDMHHeading21Char"/>
    <w:rsid w:val="008C6D7C"/>
    <w:pPr>
      <w:numPr>
        <w:ilvl w:val="1"/>
      </w:numPr>
      <w:shd w:val="clear" w:color="auto" w:fill="auto"/>
      <w:ind w:left="426"/>
      <w:outlineLvl w:val="1"/>
    </w:pPr>
  </w:style>
  <w:style w:type="character" w:customStyle="1" w:styleId="TLXDMHHeading21Char">
    <w:name w:val="TLXDMH_Heading2.1 Char"/>
    <w:basedOn w:val="TLXDMHHeading11Char"/>
    <w:link w:val="TLXDMHHeading21"/>
    <w:rsid w:val="008C6D7C"/>
    <w:rPr>
      <w:rFonts w:eastAsia="PMingLiU" w:cs="Times New Roman"/>
      <w:b/>
      <w:bCs/>
      <w:color w:val="000000"/>
      <w:sz w:val="22"/>
      <w:shd w:val="clear" w:color="auto" w:fill="D9D9D9"/>
      <w:lang w:val="es-NI" w:eastAsia="zh-TW"/>
      <w14:ligatures w14:val="standardContextual"/>
    </w:rPr>
  </w:style>
  <w:style w:type="paragraph" w:customStyle="1" w:styleId="TLXDMHHeading3">
    <w:name w:val="TLXDMH_Heading3"/>
    <w:basedOn w:val="TLXDMHHeading2"/>
    <w:link w:val="TLXDMHHeading3Char"/>
    <w:rsid w:val="004E7104"/>
    <w:pPr>
      <w:pBdr>
        <w:top w:val="none" w:sz="0" w:space="0" w:color="auto"/>
        <w:bottom w:val="none" w:sz="0" w:space="0" w:color="auto"/>
      </w:pBdr>
      <w:tabs>
        <w:tab w:val="clear" w:pos="993"/>
        <w:tab w:val="left" w:pos="1134"/>
      </w:tabs>
      <w:spacing w:after="160" w:line="259" w:lineRule="auto"/>
      <w:outlineLvl w:val="2"/>
    </w:pPr>
    <w:rPr>
      <w:szCs w:val="24"/>
    </w:rPr>
  </w:style>
  <w:style w:type="character" w:customStyle="1" w:styleId="TLXDMHHeading3Char">
    <w:name w:val="TLXDMH_Heading3 Char"/>
    <w:basedOn w:val="TLXDMHHeading2Char"/>
    <w:link w:val="TLXDMHHeading3"/>
    <w:rsid w:val="004E7104"/>
    <w:rPr>
      <w:rFonts w:eastAsia="PMingLiU" w:cs="Times New Roman"/>
      <w:b/>
      <w:bCs/>
      <w:color w:val="000000"/>
      <w:sz w:val="22"/>
      <w:szCs w:val="24"/>
      <w:shd w:val="clear" w:color="auto" w:fill="D9D9D9"/>
      <w:lang w:val="es-NI" w:eastAsia="zh-TW"/>
      <w14:ligatures w14:val="standardContextual"/>
    </w:rPr>
  </w:style>
  <w:style w:type="paragraph" w:customStyle="1" w:styleId="TLXDMHHeading31">
    <w:name w:val="TLXDMH_Heading3.1"/>
    <w:basedOn w:val="TLXDMHHeading21"/>
    <w:link w:val="TLXDMHHeading31Char"/>
    <w:rsid w:val="00E74F65"/>
    <w:pPr>
      <w:numPr>
        <w:ilvl w:val="2"/>
      </w:numPr>
      <w:pBdr>
        <w:top w:val="none" w:sz="0" w:space="0" w:color="auto"/>
        <w:bottom w:val="none" w:sz="0" w:space="0" w:color="auto"/>
      </w:pBdr>
      <w:tabs>
        <w:tab w:val="clear" w:pos="426"/>
      </w:tabs>
      <w:ind w:left="426" w:hanging="426"/>
      <w:outlineLvl w:val="2"/>
    </w:pPr>
  </w:style>
  <w:style w:type="character" w:customStyle="1" w:styleId="TLXDMHHeading31Char">
    <w:name w:val="TLXDMH_Heading3.1 Char"/>
    <w:basedOn w:val="TLXDMHHeading21Char"/>
    <w:link w:val="TLXDMHHeading31"/>
    <w:rsid w:val="00E74F65"/>
    <w:rPr>
      <w:rFonts w:eastAsia="PMingLiU" w:cs="Times New Roman"/>
      <w:b/>
      <w:bCs/>
      <w:color w:val="000000"/>
      <w:sz w:val="22"/>
      <w:shd w:val="clear" w:color="auto" w:fill="D9D9D9"/>
      <w:lang w:val="es-NI" w:eastAsia="zh-TW"/>
      <w14:ligatures w14:val="standardContextual"/>
    </w:rPr>
  </w:style>
  <w:style w:type="paragraph" w:customStyle="1" w:styleId="TLXDMH2nsbullet">
    <w:name w:val="TLXDMH_2nsbullet"/>
    <w:rsid w:val="003D5AFD"/>
    <w:pPr>
      <w:numPr>
        <w:numId w:val="13"/>
      </w:numPr>
      <w:spacing w:before="0" w:after="0" w:line="276" w:lineRule="auto"/>
      <w:ind w:left="709"/>
    </w:pPr>
    <w:rPr>
      <w:rFonts w:eastAsia="Arial" w:cs="Times New Roman"/>
      <w:color w:val="000000" w:themeColor="text1"/>
      <w:sz w:val="22"/>
      <w14:ligatures w14:val="standardContextual"/>
    </w:rPr>
  </w:style>
  <w:style w:type="paragraph" w:customStyle="1" w:styleId="TLXDMH3rdbullet">
    <w:name w:val="TLXDMH_3rdbullet"/>
    <w:basedOn w:val="ListParagraph"/>
    <w:rsid w:val="003D5AFD"/>
    <w:pPr>
      <w:numPr>
        <w:numId w:val="14"/>
      </w:numPr>
      <w:spacing w:line="276" w:lineRule="auto"/>
    </w:pPr>
    <w:rPr>
      <w:rFonts w:eastAsia="Arial" w:cs="Times New Roman"/>
      <w:color w:val="000000" w:themeColor="text1"/>
      <w14:ligatures w14:val="standardContextual"/>
    </w:rPr>
  </w:style>
  <w:style w:type="table" w:customStyle="1" w:styleId="TableGrid2">
    <w:name w:val="Table Grid2"/>
    <w:basedOn w:val="TableNormal"/>
    <w:next w:val="TableGrid"/>
    <w:uiPriority w:val="39"/>
    <w:rsid w:val="003D5AFD"/>
    <w:pPr>
      <w:spacing w:before="0" w:after="0" w:line="240" w:lineRule="auto"/>
      <w:jc w:val="left"/>
    </w:pPr>
    <w:rPr>
      <w:rFonts w:eastAsia="Arial" w:cs="Times New Roman"/>
      <w:szCs w:val="20"/>
    </w:rPr>
    <w:tblPr/>
  </w:style>
  <w:style w:type="paragraph" w:styleId="TOC4">
    <w:name w:val="toc 4"/>
    <w:basedOn w:val="Normal"/>
    <w:next w:val="Normal"/>
    <w:autoRedefine/>
    <w:uiPriority w:val="39"/>
    <w:unhideWhenUsed/>
    <w:rsid w:val="003D5AFD"/>
    <w:pPr>
      <w:spacing w:line="259" w:lineRule="auto"/>
      <w:ind w:left="440"/>
      <w:jc w:val="left"/>
    </w:pPr>
    <w:rPr>
      <w:rFonts w:asciiTheme="minorHAnsi" w:hAnsiTheme="minorHAnsi" w:cstheme="minorHAnsi"/>
      <w:sz w:val="20"/>
      <w:szCs w:val="20"/>
      <w14:ligatures w14:val="standardContextual"/>
    </w:rPr>
  </w:style>
  <w:style w:type="paragraph" w:styleId="TOC5">
    <w:name w:val="toc 5"/>
    <w:basedOn w:val="Normal"/>
    <w:next w:val="Normal"/>
    <w:autoRedefine/>
    <w:uiPriority w:val="39"/>
    <w:unhideWhenUsed/>
    <w:rsid w:val="003D5AFD"/>
    <w:pPr>
      <w:spacing w:line="259" w:lineRule="auto"/>
      <w:ind w:left="660"/>
      <w:jc w:val="left"/>
    </w:pPr>
    <w:rPr>
      <w:rFonts w:asciiTheme="minorHAnsi" w:hAnsiTheme="minorHAnsi" w:cstheme="minorHAnsi"/>
      <w:sz w:val="20"/>
      <w:szCs w:val="20"/>
      <w14:ligatures w14:val="standardContextual"/>
    </w:rPr>
  </w:style>
  <w:style w:type="paragraph" w:styleId="TOC6">
    <w:name w:val="toc 6"/>
    <w:basedOn w:val="Normal"/>
    <w:next w:val="Normal"/>
    <w:autoRedefine/>
    <w:uiPriority w:val="39"/>
    <w:unhideWhenUsed/>
    <w:rsid w:val="003D5AFD"/>
    <w:pPr>
      <w:spacing w:line="259" w:lineRule="auto"/>
      <w:ind w:left="880"/>
      <w:jc w:val="left"/>
    </w:pPr>
    <w:rPr>
      <w:rFonts w:asciiTheme="minorHAnsi" w:hAnsiTheme="minorHAnsi" w:cstheme="minorHAnsi"/>
      <w:sz w:val="20"/>
      <w:szCs w:val="20"/>
      <w14:ligatures w14:val="standardContextual"/>
    </w:rPr>
  </w:style>
  <w:style w:type="paragraph" w:styleId="TOC7">
    <w:name w:val="toc 7"/>
    <w:basedOn w:val="Normal"/>
    <w:next w:val="Normal"/>
    <w:autoRedefine/>
    <w:uiPriority w:val="39"/>
    <w:unhideWhenUsed/>
    <w:rsid w:val="003D5AFD"/>
    <w:pPr>
      <w:spacing w:line="259" w:lineRule="auto"/>
      <w:ind w:left="1100"/>
      <w:jc w:val="left"/>
    </w:pPr>
    <w:rPr>
      <w:rFonts w:asciiTheme="minorHAnsi" w:hAnsiTheme="minorHAnsi" w:cstheme="minorHAnsi"/>
      <w:sz w:val="20"/>
      <w:szCs w:val="20"/>
      <w14:ligatures w14:val="standardContextual"/>
    </w:rPr>
  </w:style>
  <w:style w:type="paragraph" w:styleId="TOC8">
    <w:name w:val="toc 8"/>
    <w:basedOn w:val="Normal"/>
    <w:next w:val="Normal"/>
    <w:autoRedefine/>
    <w:uiPriority w:val="39"/>
    <w:unhideWhenUsed/>
    <w:rsid w:val="003D5AFD"/>
    <w:pPr>
      <w:spacing w:line="259" w:lineRule="auto"/>
      <w:ind w:left="1320"/>
      <w:jc w:val="left"/>
    </w:pPr>
    <w:rPr>
      <w:rFonts w:asciiTheme="minorHAnsi" w:hAnsiTheme="minorHAnsi" w:cstheme="minorHAnsi"/>
      <w:sz w:val="20"/>
      <w:szCs w:val="20"/>
      <w14:ligatures w14:val="standardContextual"/>
    </w:rPr>
  </w:style>
  <w:style w:type="paragraph" w:styleId="TOC9">
    <w:name w:val="toc 9"/>
    <w:basedOn w:val="Normal"/>
    <w:next w:val="Normal"/>
    <w:autoRedefine/>
    <w:uiPriority w:val="39"/>
    <w:unhideWhenUsed/>
    <w:rsid w:val="003D5AFD"/>
    <w:pPr>
      <w:spacing w:line="259" w:lineRule="auto"/>
      <w:ind w:left="1540"/>
      <w:jc w:val="left"/>
    </w:pPr>
    <w:rPr>
      <w:rFonts w:asciiTheme="minorHAnsi" w:hAnsiTheme="minorHAnsi" w:cstheme="minorHAnsi"/>
      <w:sz w:val="20"/>
      <w:szCs w:val="20"/>
      <w14:ligatures w14:val="standardContextual"/>
    </w:rPr>
  </w:style>
  <w:style w:type="paragraph" w:customStyle="1" w:styleId="TLXDMHTableNormalText">
    <w:name w:val="TLXDMH_Table_NormalText"/>
    <w:rsid w:val="003D5AFD"/>
    <w:pPr>
      <w:spacing w:before="0" w:after="0" w:line="276" w:lineRule="auto"/>
    </w:pPr>
    <w:rPr>
      <w:sz w:val="22"/>
      <w14:ligatures w14:val="standardContextual"/>
    </w:rPr>
  </w:style>
  <w:style w:type="paragraph" w:customStyle="1" w:styleId="paragraph">
    <w:name w:val="paragraph"/>
    <w:basedOn w:val="Normal"/>
    <w:rsid w:val="003D5AFD"/>
    <w:pPr>
      <w:spacing w:before="100" w:beforeAutospacing="1" w:after="100" w:afterAutospacing="1" w:line="240" w:lineRule="auto"/>
      <w:jc w:val="left"/>
    </w:pPr>
    <w:rPr>
      <w:rFonts w:eastAsia="Times New Roman" w:cs="Times New Roman"/>
      <w:sz w:val="24"/>
      <w:szCs w:val="24"/>
      <w14:ligatures w14:val="standardContextual"/>
    </w:rPr>
  </w:style>
  <w:style w:type="paragraph" w:customStyle="1" w:styleId="TLXDMHHeading4">
    <w:name w:val="TLXDMH_Heading4"/>
    <w:basedOn w:val="TLXDMHHeading3"/>
    <w:link w:val="TLXDMHHeading4Char"/>
    <w:rsid w:val="003D5AFD"/>
    <w:pPr>
      <w:tabs>
        <w:tab w:val="clear" w:pos="1134"/>
      </w:tabs>
      <w:ind w:left="709" w:hanging="709"/>
      <w:outlineLvl w:val="3"/>
    </w:pPr>
    <w:rPr>
      <w:i/>
      <w:iCs/>
    </w:rPr>
  </w:style>
  <w:style w:type="character" w:customStyle="1" w:styleId="TLXDMHHeading4Char">
    <w:name w:val="TLXDMH_Heading4 Char"/>
    <w:basedOn w:val="TLXDMHHeading3Char"/>
    <w:link w:val="TLXDMHHeading4"/>
    <w:rsid w:val="003D5AFD"/>
    <w:rPr>
      <w:rFonts w:eastAsia="PMingLiU" w:cs="Times New Roman"/>
      <w:b/>
      <w:bCs/>
      <w:i/>
      <w:iCs/>
      <w:color w:val="000000"/>
      <w:sz w:val="22"/>
      <w:szCs w:val="24"/>
      <w:shd w:val="clear" w:color="auto" w:fill="D9D9D9"/>
      <w:lang w:val="es-NI" w:eastAsia="zh-TW"/>
      <w14:ligatures w14:val="standardContextual"/>
    </w:rPr>
  </w:style>
  <w:style w:type="paragraph" w:customStyle="1" w:styleId="TLXDMHHeading10">
    <w:name w:val="TLXDMH_Heading 1"/>
    <w:basedOn w:val="Heading1"/>
    <w:qFormat/>
    <w:rsid w:val="004B3731"/>
    <w:pPr>
      <w:pBdr>
        <w:top w:val="none" w:sz="0" w:space="0" w:color="auto"/>
        <w:bottom w:val="none" w:sz="0" w:space="0" w:color="auto"/>
      </w:pBdr>
      <w:shd w:val="clear" w:color="auto" w:fill="auto"/>
      <w:spacing w:before="0"/>
      <w:ind w:left="851" w:hanging="851"/>
    </w:pPr>
  </w:style>
  <w:style w:type="paragraph" w:customStyle="1" w:styleId="TLXDMHHeading20">
    <w:name w:val="TLXDMH_Heading 2"/>
    <w:basedOn w:val="Heading2"/>
    <w:next w:val="Normal"/>
    <w:qFormat/>
    <w:rsid w:val="00287AB5"/>
    <w:pPr>
      <w:pBdr>
        <w:top w:val="none" w:sz="0" w:space="0" w:color="auto"/>
        <w:bottom w:val="none" w:sz="0" w:space="0" w:color="auto"/>
      </w:pBdr>
      <w:tabs>
        <w:tab w:val="left" w:pos="851"/>
      </w:tabs>
      <w:spacing w:before="120"/>
    </w:pPr>
  </w:style>
  <w:style w:type="paragraph" w:customStyle="1" w:styleId="TLXDMHHeading30">
    <w:name w:val="TLXDMH_Heading 3"/>
    <w:basedOn w:val="Heading3"/>
    <w:next w:val="Normal"/>
    <w:qFormat/>
    <w:rsid w:val="009920D3"/>
    <w:pPr>
      <w:spacing w:before="120"/>
      <w:ind w:left="851" w:hanging="851"/>
    </w:pPr>
    <w:rPr>
      <w:i/>
      <w:iCs/>
    </w:rPr>
  </w:style>
  <w:style w:type="paragraph" w:customStyle="1" w:styleId="TLXDMHBullet1">
    <w:name w:val="TLXDMH_Bullet 1"/>
    <w:basedOn w:val="ListParagraph"/>
    <w:qFormat/>
    <w:rsid w:val="00027B2E"/>
    <w:pPr>
      <w:numPr>
        <w:numId w:val="22"/>
      </w:numPr>
    </w:pPr>
  </w:style>
  <w:style w:type="paragraph" w:customStyle="1" w:styleId="TLXDMHBullet2">
    <w:name w:val="TLXDMH_Bullet 2"/>
    <w:basedOn w:val="TLXDMHBullet1"/>
    <w:qFormat/>
    <w:rsid w:val="009B4685"/>
    <w:pPr>
      <w:numPr>
        <w:ilvl w:val="1"/>
      </w:numPr>
    </w:pPr>
  </w:style>
  <w:style w:type="paragraph" w:customStyle="1" w:styleId="TLXDMHBullet3">
    <w:name w:val="TLXDMH_Bullet 3"/>
    <w:basedOn w:val="TLXDMHBullet2"/>
    <w:qFormat/>
    <w:rsid w:val="009B4685"/>
    <w:pPr>
      <w:numPr>
        <w:ilvl w:val="2"/>
      </w:numPr>
    </w:pPr>
  </w:style>
  <w:style w:type="table" w:customStyle="1" w:styleId="TLXDMHTable0">
    <w:name w:val="TLXDMH Table"/>
    <w:basedOn w:val="TableNormal"/>
    <w:uiPriority w:val="99"/>
    <w:rsid w:val="00901206"/>
    <w:pPr>
      <w:spacing w:before="0" w:after="0" w:line="360" w:lineRule="auto"/>
    </w:pPr>
    <w:rPr>
      <w:sz w:val="22"/>
    </w:rPr>
    <w:tblPr>
      <w:tblBorders>
        <w:top w:val="dotted" w:sz="4" w:space="0" w:color="auto"/>
        <w:bottom w:val="dotted" w:sz="4" w:space="0" w:color="auto"/>
        <w:insideH w:val="dotted" w:sz="4" w:space="0" w:color="auto"/>
      </w:tblBorders>
    </w:tblPr>
    <w:tcPr>
      <w:vAlign w:val="center"/>
    </w:tcPr>
  </w:style>
  <w:style w:type="table" w:styleId="GridTable1Light">
    <w:name w:val="Grid Table 1 Light"/>
    <w:basedOn w:val="TableNormal"/>
    <w:uiPriority w:val="46"/>
    <w:rsid w:val="0098794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
    <w:name w:val="List Table 3"/>
    <w:basedOn w:val="TableNormal"/>
    <w:uiPriority w:val="48"/>
    <w:rsid w:val="0098794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Light">
    <w:name w:val="Grid Table Light"/>
    <w:basedOn w:val="TableNormal"/>
    <w:uiPriority w:val="40"/>
    <w:rsid w:val="00F669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ndFIbullet1">
    <w:name w:val="BondFI_bullet1"/>
    <w:basedOn w:val="Normal"/>
    <w:rsid w:val="00163F06"/>
    <w:pPr>
      <w:numPr>
        <w:numId w:val="31"/>
      </w:numPr>
      <w:tabs>
        <w:tab w:val="left" w:pos="360"/>
      </w:tabs>
      <w:spacing w:before="0" w:after="0"/>
    </w:pPr>
    <w:rPr>
      <w:rFonts w:asciiTheme="majorHAnsi" w:eastAsia="Arial" w:hAnsiTheme="majorHAnsi" w:cstheme="majorHAnsi"/>
      <w:lang w:val="es-NI"/>
    </w:rPr>
  </w:style>
  <w:style w:type="paragraph" w:customStyle="1" w:styleId="BondFIbullet2">
    <w:name w:val="BondFI_bullet2"/>
    <w:basedOn w:val="BondFIbullet1"/>
    <w:rsid w:val="00163F06"/>
    <w:pPr>
      <w:numPr>
        <w:ilvl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365442">
      <w:bodyDiv w:val="1"/>
      <w:marLeft w:val="0"/>
      <w:marRight w:val="0"/>
      <w:marTop w:val="0"/>
      <w:marBottom w:val="0"/>
      <w:divBdr>
        <w:top w:val="none" w:sz="0" w:space="0" w:color="auto"/>
        <w:left w:val="none" w:sz="0" w:space="0" w:color="auto"/>
        <w:bottom w:val="none" w:sz="0" w:space="0" w:color="auto"/>
        <w:right w:val="none" w:sz="0" w:space="0" w:color="auto"/>
      </w:divBdr>
      <w:divsChild>
        <w:div w:id="593905863">
          <w:marLeft w:val="0"/>
          <w:marRight w:val="0"/>
          <w:marTop w:val="0"/>
          <w:marBottom w:val="0"/>
          <w:divBdr>
            <w:top w:val="none" w:sz="0" w:space="0" w:color="auto"/>
            <w:left w:val="none" w:sz="0" w:space="0" w:color="auto"/>
            <w:bottom w:val="none" w:sz="0" w:space="0" w:color="auto"/>
            <w:right w:val="none" w:sz="0" w:space="0" w:color="auto"/>
          </w:divBdr>
        </w:div>
      </w:divsChild>
    </w:div>
    <w:div w:id="1347487588">
      <w:bodyDiv w:val="1"/>
      <w:marLeft w:val="0"/>
      <w:marRight w:val="0"/>
      <w:marTop w:val="0"/>
      <w:marBottom w:val="0"/>
      <w:divBdr>
        <w:top w:val="none" w:sz="0" w:space="0" w:color="auto"/>
        <w:left w:val="none" w:sz="0" w:space="0" w:color="auto"/>
        <w:bottom w:val="none" w:sz="0" w:space="0" w:color="auto"/>
        <w:right w:val="none" w:sz="0" w:space="0" w:color="auto"/>
      </w:divBdr>
      <w:divsChild>
        <w:div w:id="2047676205">
          <w:marLeft w:val="0"/>
          <w:marRight w:val="0"/>
          <w:marTop w:val="0"/>
          <w:marBottom w:val="0"/>
          <w:divBdr>
            <w:top w:val="none" w:sz="0" w:space="0" w:color="auto"/>
            <w:left w:val="none" w:sz="0" w:space="0" w:color="auto"/>
            <w:bottom w:val="none" w:sz="0" w:space="0" w:color="auto"/>
            <w:right w:val="none" w:sz="0" w:space="0" w:color="auto"/>
          </w:divBdr>
        </w:div>
      </w:divsChild>
    </w:div>
    <w:div w:id="1496022160">
      <w:bodyDiv w:val="1"/>
      <w:marLeft w:val="0"/>
      <w:marRight w:val="0"/>
      <w:marTop w:val="0"/>
      <w:marBottom w:val="0"/>
      <w:divBdr>
        <w:top w:val="none" w:sz="0" w:space="0" w:color="auto"/>
        <w:left w:val="none" w:sz="0" w:space="0" w:color="auto"/>
        <w:bottom w:val="none" w:sz="0" w:space="0" w:color="auto"/>
        <w:right w:val="none" w:sz="0" w:space="0" w:color="auto"/>
      </w:divBdr>
      <w:divsChild>
        <w:div w:id="1320765984">
          <w:marLeft w:val="0"/>
          <w:marRight w:val="0"/>
          <w:marTop w:val="0"/>
          <w:marBottom w:val="0"/>
          <w:divBdr>
            <w:top w:val="none" w:sz="0" w:space="0" w:color="auto"/>
            <w:left w:val="none" w:sz="0" w:space="0" w:color="auto"/>
            <w:bottom w:val="none" w:sz="0" w:space="0" w:color="auto"/>
            <w:right w:val="none" w:sz="0" w:space="0" w:color="auto"/>
          </w:divBdr>
        </w:div>
      </w:divsChild>
    </w:div>
    <w:div w:id="1574702966">
      <w:bodyDiv w:val="1"/>
      <w:marLeft w:val="0"/>
      <w:marRight w:val="0"/>
      <w:marTop w:val="0"/>
      <w:marBottom w:val="0"/>
      <w:divBdr>
        <w:top w:val="none" w:sz="0" w:space="0" w:color="auto"/>
        <w:left w:val="none" w:sz="0" w:space="0" w:color="auto"/>
        <w:bottom w:val="none" w:sz="0" w:space="0" w:color="auto"/>
        <w:right w:val="none" w:sz="0" w:space="0" w:color="auto"/>
      </w:divBdr>
      <w:divsChild>
        <w:div w:id="746223690">
          <w:marLeft w:val="0"/>
          <w:marRight w:val="0"/>
          <w:marTop w:val="0"/>
          <w:marBottom w:val="0"/>
          <w:divBdr>
            <w:top w:val="none" w:sz="0" w:space="0" w:color="auto"/>
            <w:left w:val="none" w:sz="0" w:space="0" w:color="auto"/>
            <w:bottom w:val="none" w:sz="0" w:space="0" w:color="auto"/>
            <w:right w:val="none" w:sz="0" w:space="0" w:color="auto"/>
          </w:divBdr>
        </w:div>
      </w:divsChild>
    </w:div>
    <w:div w:id="1619338751">
      <w:bodyDiv w:val="1"/>
      <w:marLeft w:val="0"/>
      <w:marRight w:val="0"/>
      <w:marTop w:val="0"/>
      <w:marBottom w:val="0"/>
      <w:divBdr>
        <w:top w:val="none" w:sz="0" w:space="0" w:color="auto"/>
        <w:left w:val="none" w:sz="0" w:space="0" w:color="auto"/>
        <w:bottom w:val="none" w:sz="0" w:space="0" w:color="auto"/>
        <w:right w:val="none" w:sz="0" w:space="0" w:color="auto"/>
      </w:divBdr>
    </w:div>
    <w:div w:id="1760297440">
      <w:bodyDiv w:val="1"/>
      <w:marLeft w:val="0"/>
      <w:marRight w:val="0"/>
      <w:marTop w:val="0"/>
      <w:marBottom w:val="0"/>
      <w:divBdr>
        <w:top w:val="none" w:sz="0" w:space="0" w:color="auto"/>
        <w:left w:val="none" w:sz="0" w:space="0" w:color="auto"/>
        <w:bottom w:val="none" w:sz="0" w:space="0" w:color="auto"/>
        <w:right w:val="none" w:sz="0" w:space="0" w:color="auto"/>
      </w:divBdr>
      <w:divsChild>
        <w:div w:id="435636635">
          <w:marLeft w:val="0"/>
          <w:marRight w:val="0"/>
          <w:marTop w:val="0"/>
          <w:marBottom w:val="0"/>
          <w:divBdr>
            <w:top w:val="none" w:sz="0" w:space="0" w:color="auto"/>
            <w:left w:val="none" w:sz="0" w:space="0" w:color="auto"/>
            <w:bottom w:val="none" w:sz="0" w:space="0" w:color="auto"/>
            <w:right w:val="none" w:sz="0" w:space="0" w:color="auto"/>
          </w:divBdr>
        </w:div>
      </w:divsChild>
    </w:div>
    <w:div w:id="1889948287">
      <w:bodyDiv w:val="1"/>
      <w:marLeft w:val="0"/>
      <w:marRight w:val="0"/>
      <w:marTop w:val="0"/>
      <w:marBottom w:val="0"/>
      <w:divBdr>
        <w:top w:val="none" w:sz="0" w:space="0" w:color="auto"/>
        <w:left w:val="none" w:sz="0" w:space="0" w:color="auto"/>
        <w:bottom w:val="none" w:sz="0" w:space="0" w:color="auto"/>
        <w:right w:val="none" w:sz="0" w:space="0" w:color="auto"/>
      </w:divBdr>
    </w:div>
    <w:div w:id="2147382614">
      <w:bodyDiv w:val="1"/>
      <w:marLeft w:val="0"/>
      <w:marRight w:val="0"/>
      <w:marTop w:val="0"/>
      <w:marBottom w:val="0"/>
      <w:divBdr>
        <w:top w:val="none" w:sz="0" w:space="0" w:color="auto"/>
        <w:left w:val="none" w:sz="0" w:space="0" w:color="auto"/>
        <w:bottom w:val="none" w:sz="0" w:space="0" w:color="auto"/>
        <w:right w:val="none" w:sz="0" w:space="0" w:color="auto"/>
      </w:divBdr>
      <w:divsChild>
        <w:div w:id="1183930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6/09/relationships/commentsIds" Target="commentsIds.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EAADE4B0FE308A4BBF0D3FBD6D10CC6E" ma:contentTypeVersion="16" ma:contentTypeDescription="Tạo tài liệu mới." ma:contentTypeScope="" ma:versionID="861226e65a38e10d13f7176e9b993cdc">
  <xsd:schema xmlns:xsd="http://www.w3.org/2001/XMLSchema" xmlns:xs="http://www.w3.org/2001/XMLSchema" xmlns:p="http://schemas.microsoft.com/office/2006/metadata/properties" xmlns:ns1="http://schemas.microsoft.com/sharepoint/v3" xmlns:ns2="e1bf412c-dfe0-42fb-9ec3-50e312a5fd3e" xmlns:ns3="f63312b4-811e-4ef2-ba88-be24ac02adb8" targetNamespace="http://schemas.microsoft.com/office/2006/metadata/properties" ma:root="true" ma:fieldsID="d7d0209a97446b9b5cb8d18cca4e2bdc" ns1:_="" ns2:_="" ns3:_="">
    <xsd:import namespace="http://schemas.microsoft.com/sharepoint/v3"/>
    <xsd:import namespace="e1bf412c-dfe0-42fb-9ec3-50e312a5fd3e"/>
    <xsd:import namespace="f63312b4-811e-4ef2-ba88-be24ac02adb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1:_ip_UnifiedCompliancePolicyProperties" minOccurs="0"/>
                <xsd:element ref="ns1:_ip_UnifiedCompliancePolicyUIAction"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Đặc tính Chính sách Tuân thủ Hợp nhất" ma:hidden="true" ma:internalName="_ip_UnifiedCompliancePolicyProperties">
      <xsd:simpleType>
        <xsd:restriction base="dms:Note"/>
      </xsd:simpleType>
    </xsd:element>
    <xsd:element name="_ip_UnifiedCompliancePolicyUIAction" ma:index="15" nillable="true" ma:displayName="Thao tác UI của Chính sách Tuân thủ Hợp nhất"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f412c-dfe0-42fb-9ec3-50e312a5fd3e"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TaxCatchAll" ma:index="18" nillable="true" ma:displayName="Taxonomy Catch All Column" ma:hidden="true" ma:list="{cf2a29f4-6233-46bb-ab96-281de00b1881}" ma:internalName="TaxCatchAll" ma:showField="CatchAllData" ma:web="e1bf412c-dfe0-42fb-9ec3-50e312a5fd3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3312b4-811e-4ef2-ba88-be24ac02adb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EAADE4B0FE308A4BBF0D3FBD6D10CC6E" ma:contentTypeVersion="16" ma:contentTypeDescription="Tạo tài liệu mới." ma:contentTypeScope="" ma:versionID="861226e65a38e10d13f7176e9b993cdc">
  <xsd:schema xmlns:xsd="http://www.w3.org/2001/XMLSchema" xmlns:xs="http://www.w3.org/2001/XMLSchema" xmlns:p="http://schemas.microsoft.com/office/2006/metadata/properties" xmlns:ns1="http://schemas.microsoft.com/sharepoint/v3" xmlns:ns2="e1bf412c-dfe0-42fb-9ec3-50e312a5fd3e" xmlns:ns3="f63312b4-811e-4ef2-ba88-be24ac02adb8" targetNamespace="http://schemas.microsoft.com/office/2006/metadata/properties" ma:root="true" ma:fieldsID="d7d0209a97446b9b5cb8d18cca4e2bdc" ns1:_="" ns2:_="" ns3:_="">
    <xsd:import namespace="http://schemas.microsoft.com/sharepoint/v3"/>
    <xsd:import namespace="e1bf412c-dfe0-42fb-9ec3-50e312a5fd3e"/>
    <xsd:import namespace="f63312b4-811e-4ef2-ba88-be24ac02adb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1:_ip_UnifiedCompliancePolicyProperties" minOccurs="0"/>
                <xsd:element ref="ns1:_ip_UnifiedCompliancePolicyUIAction"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Đặc tính Chính sách Tuân thủ Hợp nhất" ma:hidden="true" ma:internalName="_ip_UnifiedCompliancePolicyProperties">
      <xsd:simpleType>
        <xsd:restriction base="dms:Note"/>
      </xsd:simpleType>
    </xsd:element>
    <xsd:element name="_ip_UnifiedCompliancePolicyUIAction" ma:index="15" nillable="true" ma:displayName="Thao tác UI của Chính sách Tuân thủ Hợp nhất"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f412c-dfe0-42fb-9ec3-50e312a5fd3e"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TaxCatchAll" ma:index="18" nillable="true" ma:displayName="Taxonomy Catch All Column" ma:hidden="true" ma:list="{cf2a29f4-6233-46bb-ab96-281de00b1881}" ma:internalName="TaxCatchAll" ma:showField="CatchAllData" ma:web="e1bf412c-dfe0-42fb-9ec3-50e312a5fd3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3312b4-811e-4ef2-ba88-be24ac02adb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e1bf412c-dfe0-42fb-9ec3-50e312a5fd3e" xsi:nil="true"/>
    <_ip_UnifiedCompliancePolicyProperties xmlns="http://schemas.microsoft.com/sharepoint/v3" xsi:nil="true"/>
    <lcf76f155ced4ddcb4097134ff3c332f xmlns="f63312b4-811e-4ef2-ba88-be24ac02adb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CD9008-BC7D-48EB-8A7D-03FC0B5D54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bf412c-dfe0-42fb-9ec3-50e312a5fd3e"/>
    <ds:schemaRef ds:uri="f63312b4-811e-4ef2-ba88-be24ac02a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27C237-042A-4B59-8A43-FCBC5B9C0440}">
  <ds:schemaRefs>
    <ds:schemaRef ds:uri="http://schemas.microsoft.com/sharepoint/v3/contenttype/forms"/>
  </ds:schemaRefs>
</ds:datastoreItem>
</file>

<file path=customXml/itemProps3.xml><?xml version="1.0" encoding="utf-8"?>
<ds:datastoreItem xmlns:ds="http://schemas.openxmlformats.org/officeDocument/2006/customXml" ds:itemID="{50605D63-B492-4F42-B74A-2CB3BB41D118}">
  <ds:schemaRefs>
    <ds:schemaRef ds:uri="http://schemas.openxmlformats.org/officeDocument/2006/bibliography"/>
  </ds:schemaRefs>
</ds:datastoreItem>
</file>

<file path=customXml/itemProps4.xml><?xml version="1.0" encoding="utf-8"?>
<ds:datastoreItem xmlns:ds="http://schemas.openxmlformats.org/officeDocument/2006/customXml" ds:itemID="{695CD8DA-738B-45D5-9FDD-C8BEFFC7C5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bf412c-dfe0-42fb-9ec3-50e312a5fd3e"/>
    <ds:schemaRef ds:uri="f63312b4-811e-4ef2-ba88-be24ac02a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672C9F9-7838-4B7F-B070-F093272EDCA9}">
  <ds:schemaRefs>
    <ds:schemaRef ds:uri="http://schemas.microsoft.com/office/2006/metadata/properties"/>
    <ds:schemaRef ds:uri="http://schemas.microsoft.com/office/infopath/2007/PartnerControls"/>
    <ds:schemaRef ds:uri="http://schemas.microsoft.com/sharepoint/v3"/>
    <ds:schemaRef ds:uri="e1bf412c-dfe0-42fb-9ec3-50e312a5fd3e"/>
    <ds:schemaRef ds:uri="f63312b4-811e-4ef2-ba88-be24ac02adb8"/>
  </ds:schemaRefs>
</ds:datastoreItem>
</file>

<file path=docProps/app.xml><?xml version="1.0" encoding="utf-8"?>
<Properties xmlns="http://schemas.openxmlformats.org/officeDocument/2006/extended-properties" xmlns:vt="http://schemas.openxmlformats.org/officeDocument/2006/docPropsVTypes">
  <Template>Normal.dotm</Template>
  <TotalTime>18779</TotalTime>
  <Pages>29</Pages>
  <Words>8222</Words>
  <Characters>46872</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Le Thi Thanh</dc:creator>
  <cp:keywords/>
  <dc:description/>
  <cp:lastModifiedBy>Quant Department - HO</cp:lastModifiedBy>
  <cp:revision>2252</cp:revision>
  <dcterms:created xsi:type="dcterms:W3CDTF">2025-11-05T06:27:00Z</dcterms:created>
  <dcterms:modified xsi:type="dcterms:W3CDTF">2026-09-16T08:35:00Z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0x010100EAADE4B0FE308A4BBF0D3FBD6D10CC6E</vt:lpwstr>
  </property>
  <property fmtid="{D5CDD505-2E9C-101B-9397-08002B2CF9AE}" pid="3" name="MediaServiceImageTags">
    <vt:lpwstr/>
  </property>
  <property fmtid="{D5CDD505-2E9C-101B-9397-08002B2CF9AE}" pid="4" name="GrammarlyDocumentId">
    <vt:lpwstr>f7b269cf-473c-4eaa-a61a-7365a744d662</vt:lpwstr>
  </property>
</Properties>
</file>